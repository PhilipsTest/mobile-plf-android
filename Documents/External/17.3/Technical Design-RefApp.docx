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D0D" w:rsidRPr="00870D0D" w:rsidRDefault="001351B4" w:rsidP="00870D0D">
      <w:pPr>
        <w:pStyle w:val="TOCHeading"/>
      </w:pPr>
      <w:bookmarkStart w:id="0" w:name="_Toc228603449"/>
      <w:r w:rsidRPr="00044929">
        <w:t>Open Issues</w:t>
      </w:r>
      <w:bookmarkEnd w:id="0"/>
      <w:r w:rsidR="005B13E3" w:rsidRPr="00044929">
        <w:t xml:space="preserve"> and/or Actions</w:t>
      </w:r>
    </w:p>
    <w:p w:rsidR="001351B4" w:rsidRPr="00044929" w:rsidRDefault="001C1FC4" w:rsidP="00336498">
      <w:r>
        <w:t>No open issues.</w:t>
      </w:r>
    </w:p>
    <w:p w:rsidR="005D40BC" w:rsidRPr="00044929" w:rsidRDefault="005D40BC" w:rsidP="005D40BC">
      <w:bookmarkStart w:id="1" w:name="_Toc228603450"/>
      <w:r w:rsidRPr="00044929">
        <w:br w:type="page"/>
      </w:r>
    </w:p>
    <w:p w:rsidR="001351B4" w:rsidRPr="00044929" w:rsidRDefault="001351B4" w:rsidP="00336498">
      <w:pPr>
        <w:pStyle w:val="TOCHeading"/>
      </w:pPr>
      <w:r w:rsidRPr="00044929">
        <w:lastRenderedPageBreak/>
        <w:t>Table of Contents</w:t>
      </w:r>
      <w:bookmarkEnd w:id="1"/>
    </w:p>
    <w:p w:rsidR="009762F9" w:rsidRDefault="001351B4">
      <w:pPr>
        <w:pStyle w:val="TOC1"/>
        <w:rPr>
          <w:ins w:id="2" w:author="Philips" w:date="2017-05-23T17:48:00Z"/>
          <w:rFonts w:asciiTheme="minorHAnsi" w:eastAsiaTheme="minorEastAsia" w:hAnsiTheme="minorHAnsi" w:cstheme="minorBidi"/>
          <w:b w:val="0"/>
          <w:noProof/>
          <w:sz w:val="22"/>
          <w:szCs w:val="22"/>
        </w:rPr>
      </w:pPr>
      <w:r w:rsidRPr="00044929">
        <w:fldChar w:fldCharType="begin"/>
      </w:r>
      <w:r w:rsidRPr="00044929">
        <w:instrText xml:space="preserve"> TOC \o "1-3" \h \z \u </w:instrText>
      </w:r>
      <w:r w:rsidRPr="00044929">
        <w:fldChar w:fldCharType="separate"/>
      </w:r>
      <w:ins w:id="3" w:author="Philips" w:date="2017-05-23T17:48:00Z">
        <w:r w:rsidR="009762F9" w:rsidRPr="005E6675">
          <w:rPr>
            <w:rStyle w:val="Hyperlink"/>
            <w:noProof/>
          </w:rPr>
          <w:fldChar w:fldCharType="begin"/>
        </w:r>
        <w:r w:rsidR="009762F9" w:rsidRPr="005E6675">
          <w:rPr>
            <w:rStyle w:val="Hyperlink"/>
            <w:noProof/>
          </w:rPr>
          <w:instrText xml:space="preserve"> </w:instrText>
        </w:r>
        <w:r w:rsidR="009762F9">
          <w:rPr>
            <w:noProof/>
          </w:rPr>
          <w:instrText>HYPERLINK \l "_Toc483325054"</w:instrText>
        </w:r>
        <w:r w:rsidR="009762F9" w:rsidRPr="005E6675">
          <w:rPr>
            <w:rStyle w:val="Hyperlink"/>
            <w:noProof/>
          </w:rPr>
          <w:instrText xml:space="preserve"> </w:instrText>
        </w:r>
        <w:r w:rsidR="009762F9" w:rsidRPr="005E6675">
          <w:rPr>
            <w:rStyle w:val="Hyperlink"/>
            <w:noProof/>
          </w:rPr>
        </w:r>
        <w:r w:rsidR="009762F9" w:rsidRPr="005E6675">
          <w:rPr>
            <w:rStyle w:val="Hyperlink"/>
            <w:noProof/>
          </w:rPr>
          <w:fldChar w:fldCharType="separate"/>
        </w:r>
        <w:r w:rsidR="009762F9" w:rsidRPr="005E6675">
          <w:rPr>
            <w:rStyle w:val="Hyperlink"/>
            <w:noProof/>
          </w:rPr>
          <w:t>1</w:t>
        </w:r>
        <w:r w:rsidR="009762F9">
          <w:rPr>
            <w:rFonts w:asciiTheme="minorHAnsi" w:eastAsiaTheme="minorEastAsia" w:hAnsiTheme="minorHAnsi" w:cstheme="minorBidi"/>
            <w:b w:val="0"/>
            <w:noProof/>
            <w:sz w:val="22"/>
            <w:szCs w:val="22"/>
          </w:rPr>
          <w:tab/>
        </w:r>
        <w:r w:rsidR="009762F9" w:rsidRPr="005E6675">
          <w:rPr>
            <w:rStyle w:val="Hyperlink"/>
            <w:noProof/>
          </w:rPr>
          <w:t>DOCUMENT INTRODUCTION</w:t>
        </w:r>
        <w:r w:rsidR="009762F9">
          <w:rPr>
            <w:noProof/>
            <w:webHidden/>
          </w:rPr>
          <w:tab/>
        </w:r>
        <w:r w:rsidR="009762F9">
          <w:rPr>
            <w:noProof/>
            <w:webHidden/>
          </w:rPr>
          <w:fldChar w:fldCharType="begin"/>
        </w:r>
        <w:r w:rsidR="009762F9">
          <w:rPr>
            <w:noProof/>
            <w:webHidden/>
          </w:rPr>
          <w:instrText xml:space="preserve"> PAGEREF _Toc483325054 \h </w:instrText>
        </w:r>
        <w:r w:rsidR="009762F9">
          <w:rPr>
            <w:noProof/>
            <w:webHidden/>
          </w:rPr>
        </w:r>
      </w:ins>
      <w:r w:rsidR="009762F9">
        <w:rPr>
          <w:noProof/>
          <w:webHidden/>
        </w:rPr>
        <w:fldChar w:fldCharType="separate"/>
      </w:r>
      <w:ins w:id="4" w:author="Philips" w:date="2017-05-23T17:48:00Z">
        <w:r w:rsidR="009762F9">
          <w:rPr>
            <w:noProof/>
            <w:webHidden/>
          </w:rPr>
          <w:t>3</w:t>
        </w:r>
        <w:r w:rsidR="009762F9">
          <w:rPr>
            <w:noProof/>
            <w:webHidden/>
          </w:rPr>
          <w:fldChar w:fldCharType="end"/>
        </w:r>
        <w:r w:rsidR="009762F9" w:rsidRPr="005E6675">
          <w:rPr>
            <w:rStyle w:val="Hyperlink"/>
            <w:noProof/>
          </w:rPr>
          <w:fldChar w:fldCharType="end"/>
        </w:r>
      </w:ins>
    </w:p>
    <w:p w:rsidR="009762F9" w:rsidRDefault="009762F9">
      <w:pPr>
        <w:pStyle w:val="TOC2"/>
        <w:tabs>
          <w:tab w:val="left" w:pos="880"/>
          <w:tab w:val="right" w:leader="dot" w:pos="9631"/>
        </w:tabs>
        <w:rPr>
          <w:ins w:id="5" w:author="Philips" w:date="2017-05-23T17:48:00Z"/>
          <w:rFonts w:asciiTheme="minorHAnsi" w:eastAsiaTheme="minorEastAsia" w:hAnsiTheme="minorHAnsi" w:cstheme="minorBidi"/>
          <w:noProof/>
          <w:sz w:val="22"/>
          <w:szCs w:val="22"/>
        </w:rPr>
      </w:pPr>
      <w:ins w:id="6"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"_Toc483325055"</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1.1</w:t>
        </w:r>
        <w:r>
          <w:rPr>
            <w:rFonts w:asciiTheme="minorHAnsi" w:eastAsiaTheme="minorEastAsia" w:hAnsiTheme="minorHAnsi" w:cstheme="minorBidi"/>
            <w:noProof/>
            <w:sz w:val="22"/>
            <w:szCs w:val="22"/>
          </w:rPr>
          <w:tab/>
        </w:r>
        <w:r w:rsidRPr="005E6675">
          <w:rPr>
            <w:rStyle w:val="Hyperlink"/>
            <w:noProof/>
          </w:rPr>
          <w:t>Purpose</w:t>
        </w:r>
        <w:r>
          <w:rPr>
            <w:noProof/>
            <w:webHidden/>
          </w:rPr>
          <w:tab/>
        </w:r>
        <w:r>
          <w:rPr>
            <w:noProof/>
            <w:webHidden/>
          </w:rPr>
          <w:fldChar w:fldCharType="begin"/>
        </w:r>
        <w:r>
          <w:rPr>
            <w:noProof/>
            <w:webHidden/>
          </w:rPr>
          <w:instrText xml:space="preserve"> PAGEREF _Toc483325055 \h </w:instrText>
        </w:r>
        <w:r>
          <w:rPr>
            <w:noProof/>
            <w:webHidden/>
          </w:rPr>
        </w:r>
      </w:ins>
      <w:r>
        <w:rPr>
          <w:noProof/>
          <w:webHidden/>
        </w:rPr>
        <w:fldChar w:fldCharType="separate"/>
      </w:r>
      <w:ins w:id="7" w:author="Philips" w:date="2017-05-23T17:48:00Z">
        <w:r>
          <w:rPr>
            <w:noProof/>
            <w:webHidden/>
          </w:rPr>
          <w:t>3</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8" w:author="Philips" w:date="2017-05-23T17:48:00Z"/>
          <w:rFonts w:asciiTheme="minorHAnsi" w:eastAsiaTheme="minorEastAsia" w:hAnsiTheme="minorHAnsi" w:cstheme="minorBidi"/>
          <w:noProof/>
          <w:sz w:val="22"/>
          <w:szCs w:val="22"/>
        </w:rPr>
      </w:pPr>
      <w:ins w:id="9"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"_Toc483325056"</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1.2</w:t>
        </w:r>
        <w:r>
          <w:rPr>
            <w:rFonts w:asciiTheme="minorHAnsi" w:eastAsiaTheme="minorEastAsia" w:hAnsiTheme="minorHAnsi" w:cstheme="minorBidi"/>
            <w:noProof/>
            <w:sz w:val="22"/>
            <w:szCs w:val="22"/>
          </w:rPr>
          <w:tab/>
        </w:r>
        <w:r w:rsidRPr="005E6675">
          <w:rPr>
            <w:rStyle w:val="Hyperlink"/>
            <w:noProof/>
          </w:rPr>
          <w:t>Scope</w:t>
        </w:r>
        <w:r>
          <w:rPr>
            <w:noProof/>
            <w:webHidden/>
          </w:rPr>
          <w:tab/>
        </w:r>
        <w:r>
          <w:rPr>
            <w:noProof/>
            <w:webHidden/>
          </w:rPr>
          <w:fldChar w:fldCharType="begin"/>
        </w:r>
        <w:r>
          <w:rPr>
            <w:noProof/>
            <w:webHidden/>
          </w:rPr>
          <w:instrText xml:space="preserve"> PAGEREF _Toc483325056 \h </w:instrText>
        </w:r>
        <w:r>
          <w:rPr>
            <w:noProof/>
            <w:webHidden/>
          </w:rPr>
        </w:r>
      </w:ins>
      <w:r>
        <w:rPr>
          <w:noProof/>
          <w:webHidden/>
        </w:rPr>
        <w:fldChar w:fldCharType="separate"/>
      </w:r>
      <w:ins w:id="10" w:author="Philips" w:date="2017-05-23T17:48:00Z">
        <w:r>
          <w:rPr>
            <w:noProof/>
            <w:webHidden/>
          </w:rPr>
          <w:t>3</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11" w:author="Philips" w:date="2017-05-23T17:48:00Z"/>
          <w:rFonts w:asciiTheme="minorHAnsi" w:eastAsiaTheme="minorEastAsia" w:hAnsiTheme="minorHAnsi" w:cstheme="minorBidi"/>
          <w:noProof/>
          <w:sz w:val="22"/>
          <w:szCs w:val="22"/>
        </w:rPr>
      </w:pPr>
      <w:ins w:id="12"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"_Toc483325058"</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1.3</w:t>
        </w:r>
        <w:r>
          <w:rPr>
            <w:rFonts w:asciiTheme="minorHAnsi" w:eastAsiaTheme="minorEastAsia" w:hAnsiTheme="minorHAnsi" w:cstheme="minorBidi"/>
            <w:noProof/>
            <w:sz w:val="22"/>
            <w:szCs w:val="22"/>
          </w:rPr>
          <w:tab/>
        </w:r>
        <w:r w:rsidRPr="005E6675">
          <w:rPr>
            <w:rStyle w:val="Hyperlink"/>
            <w:noProof/>
          </w:rPr>
          <w:t>References</w:t>
        </w:r>
        <w:r>
          <w:rPr>
            <w:noProof/>
            <w:webHidden/>
          </w:rPr>
          <w:tab/>
        </w:r>
        <w:r>
          <w:rPr>
            <w:noProof/>
            <w:webHidden/>
          </w:rPr>
          <w:fldChar w:fldCharType="begin"/>
        </w:r>
        <w:r>
          <w:rPr>
            <w:noProof/>
            <w:webHidden/>
          </w:rPr>
          <w:instrText xml:space="preserve"> PAGEREF _Toc483325058 \h </w:instrText>
        </w:r>
        <w:r>
          <w:rPr>
            <w:noProof/>
            <w:webHidden/>
          </w:rPr>
        </w:r>
      </w:ins>
      <w:r>
        <w:rPr>
          <w:noProof/>
          <w:webHidden/>
        </w:rPr>
        <w:fldChar w:fldCharType="separate"/>
      </w:r>
      <w:ins w:id="13" w:author="Philips" w:date="2017-05-23T17:48:00Z">
        <w:r>
          <w:rPr>
            <w:noProof/>
            <w:webHidden/>
          </w:rPr>
          <w:t>3</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14" w:author="Philips" w:date="2017-05-23T17:48:00Z"/>
          <w:rFonts w:asciiTheme="minorHAnsi" w:eastAsiaTheme="minorEastAsia" w:hAnsiTheme="minorHAnsi" w:cstheme="minorBidi"/>
          <w:noProof/>
          <w:sz w:val="22"/>
          <w:szCs w:val="22"/>
        </w:rPr>
      </w:pPr>
      <w:ins w:id="15"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"_Toc483325059"</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1.4</w:t>
        </w:r>
        <w:r>
          <w:rPr>
            <w:rFonts w:asciiTheme="minorHAnsi" w:eastAsiaTheme="minorEastAsia" w:hAnsiTheme="minorHAnsi" w:cstheme="minorBidi"/>
            <w:noProof/>
            <w:sz w:val="22"/>
            <w:szCs w:val="22"/>
          </w:rPr>
          <w:tab/>
        </w:r>
        <w:r w:rsidRPr="005E6675">
          <w:rPr>
            <w:rStyle w:val="Hyperlink"/>
            <w:noProof/>
          </w:rPr>
          <w:t>Terminology &amp; Abbreviations</w:t>
        </w:r>
        <w:r>
          <w:rPr>
            <w:noProof/>
            <w:webHidden/>
          </w:rPr>
          <w:tab/>
        </w:r>
        <w:r>
          <w:rPr>
            <w:noProof/>
            <w:webHidden/>
          </w:rPr>
          <w:fldChar w:fldCharType="begin"/>
        </w:r>
        <w:r>
          <w:rPr>
            <w:noProof/>
            <w:webHidden/>
          </w:rPr>
          <w:instrText xml:space="preserve"> PAGEREF _Toc483325059 \h </w:instrText>
        </w:r>
        <w:r>
          <w:rPr>
            <w:noProof/>
            <w:webHidden/>
          </w:rPr>
        </w:r>
      </w:ins>
      <w:r>
        <w:rPr>
          <w:noProof/>
          <w:webHidden/>
        </w:rPr>
        <w:fldChar w:fldCharType="separate"/>
      </w:r>
      <w:ins w:id="16" w:author="Philips" w:date="2017-05-23T17:48:00Z">
        <w:r>
          <w:rPr>
            <w:noProof/>
            <w:webHidden/>
          </w:rPr>
          <w:t>3</w:t>
        </w:r>
        <w:r>
          <w:rPr>
            <w:noProof/>
            <w:webHidden/>
          </w:rPr>
          <w:fldChar w:fldCharType="end"/>
        </w:r>
        <w:r w:rsidRPr="005E6675">
          <w:rPr>
            <w:rStyle w:val="Hyperlink"/>
            <w:noProof/>
          </w:rPr>
          <w:fldChar w:fldCharType="end"/>
        </w:r>
      </w:ins>
    </w:p>
    <w:p w:rsidR="009762F9" w:rsidRDefault="009762F9">
      <w:pPr>
        <w:pStyle w:val="TOC1"/>
        <w:rPr>
          <w:ins w:id="17" w:author="Philips" w:date="2017-05-23T17:48:00Z"/>
          <w:rFonts w:asciiTheme="minorHAnsi" w:eastAsiaTheme="minorEastAsia" w:hAnsiTheme="minorHAnsi" w:cstheme="minorBidi"/>
          <w:b w:val="0"/>
          <w:noProof/>
          <w:sz w:val="22"/>
          <w:szCs w:val="22"/>
        </w:rPr>
      </w:pPr>
      <w:ins w:id="18"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"_Toc483325060"</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2</w:t>
        </w:r>
        <w:r>
          <w:rPr>
            <w:rFonts w:asciiTheme="minorHAnsi" w:eastAsiaTheme="minorEastAsia" w:hAnsiTheme="minorHAnsi" w:cstheme="minorBidi"/>
            <w:b w:val="0"/>
            <w:noProof/>
            <w:sz w:val="22"/>
            <w:szCs w:val="22"/>
          </w:rPr>
          <w:tab/>
        </w:r>
        <w:r w:rsidRPr="005E6675">
          <w:rPr>
            <w:rStyle w:val="Hyperlink"/>
            <w:noProof/>
          </w:rPr>
          <w:t>Overview</w:t>
        </w:r>
        <w:r>
          <w:rPr>
            <w:noProof/>
            <w:webHidden/>
          </w:rPr>
          <w:tab/>
        </w:r>
        <w:r>
          <w:rPr>
            <w:noProof/>
            <w:webHidden/>
          </w:rPr>
          <w:fldChar w:fldCharType="begin"/>
        </w:r>
        <w:r>
          <w:rPr>
            <w:noProof/>
            <w:webHidden/>
          </w:rPr>
          <w:instrText xml:space="preserve"> PAGEREF _Toc483325060 \h </w:instrText>
        </w:r>
        <w:r>
          <w:rPr>
            <w:noProof/>
            <w:webHidden/>
          </w:rPr>
        </w:r>
      </w:ins>
      <w:r>
        <w:rPr>
          <w:noProof/>
          <w:webHidden/>
        </w:rPr>
        <w:fldChar w:fldCharType="separate"/>
      </w:r>
      <w:ins w:id="19" w:author="Philips" w:date="2017-05-23T17:48:00Z">
        <w:r>
          <w:rPr>
            <w:noProof/>
            <w:webHidden/>
          </w:rPr>
          <w:t>4</w:t>
        </w:r>
        <w:r>
          <w:rPr>
            <w:noProof/>
            <w:webHidden/>
          </w:rPr>
          <w:fldChar w:fldCharType="end"/>
        </w:r>
        <w:r w:rsidRPr="005E6675">
          <w:rPr>
            <w:rStyle w:val="Hyperlink"/>
            <w:noProof/>
          </w:rPr>
          <w:fldChar w:fldCharType="end"/>
        </w:r>
      </w:ins>
    </w:p>
    <w:p w:rsidR="009762F9" w:rsidRDefault="009762F9">
      <w:pPr>
        <w:pStyle w:val="TOC1"/>
        <w:rPr>
          <w:ins w:id="20" w:author="Philips" w:date="2017-05-23T17:48:00Z"/>
          <w:rFonts w:asciiTheme="minorHAnsi" w:eastAsiaTheme="minorEastAsia" w:hAnsiTheme="minorHAnsi" w:cstheme="minorBidi"/>
          <w:b w:val="0"/>
          <w:noProof/>
          <w:sz w:val="22"/>
          <w:szCs w:val="22"/>
        </w:rPr>
      </w:pPr>
      <w:ins w:id="21"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"_Toc483325081"</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w:t>
        </w:r>
        <w:r>
          <w:rPr>
            <w:rFonts w:asciiTheme="minorHAnsi" w:eastAsiaTheme="minorEastAsia" w:hAnsiTheme="minorHAnsi" w:cstheme="minorBidi"/>
            <w:b w:val="0"/>
            <w:noProof/>
            <w:sz w:val="22"/>
            <w:szCs w:val="22"/>
          </w:rPr>
          <w:tab/>
        </w:r>
        <w:r w:rsidRPr="005E6675">
          <w:rPr>
            <w:rStyle w:val="Hyperlink"/>
            <w:noProof/>
          </w:rPr>
          <w:t>Architecture</w:t>
        </w:r>
        <w:r>
          <w:rPr>
            <w:noProof/>
            <w:webHidden/>
          </w:rPr>
          <w:tab/>
        </w:r>
        <w:r>
          <w:rPr>
            <w:noProof/>
            <w:webHidden/>
          </w:rPr>
          <w:fldChar w:fldCharType="begin"/>
        </w:r>
        <w:r>
          <w:rPr>
            <w:noProof/>
            <w:webHidden/>
          </w:rPr>
          <w:instrText xml:space="preserve"> PAGEREF _Toc483325081 \h </w:instrText>
        </w:r>
        <w:r>
          <w:rPr>
            <w:noProof/>
            <w:webHidden/>
          </w:rPr>
        </w:r>
      </w:ins>
      <w:r>
        <w:rPr>
          <w:noProof/>
          <w:webHidden/>
        </w:rPr>
        <w:fldChar w:fldCharType="separate"/>
      </w:r>
      <w:ins w:id="22" w:author="Philips" w:date="2017-05-23T17:48:00Z">
        <w:r>
          <w:rPr>
            <w:noProof/>
            <w:webHidden/>
          </w:rPr>
          <w:t>4</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23" w:author="Philips" w:date="2017-05-23T17:48:00Z"/>
          <w:rFonts w:asciiTheme="minorHAnsi" w:eastAsiaTheme="minorEastAsia" w:hAnsiTheme="minorHAnsi" w:cstheme="minorBidi"/>
          <w:noProof/>
          <w:sz w:val="22"/>
          <w:szCs w:val="22"/>
        </w:rPr>
      </w:pPr>
      <w:ins w:id="24"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"_Toc483325082"</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3.1</w:t>
        </w:r>
        <w:r>
          <w:rPr>
            <w:rFonts w:asciiTheme="minorHAnsi" w:eastAsiaTheme="minorEastAsia" w:hAnsiTheme="minorHAnsi" w:cstheme="minorBidi"/>
            <w:noProof/>
            <w:sz w:val="22"/>
            <w:szCs w:val="22"/>
          </w:rPr>
          <w:tab/>
        </w:r>
        <w:r w:rsidRPr="005E6675">
          <w:rPr>
            <w:rStyle w:val="Hyperlink"/>
            <w:noProof/>
          </w:rPr>
          <w:t>Architectural Overview</w:t>
        </w:r>
        <w:r>
          <w:rPr>
            <w:noProof/>
            <w:webHidden/>
          </w:rPr>
          <w:tab/>
        </w:r>
        <w:r>
          <w:rPr>
            <w:noProof/>
            <w:webHidden/>
          </w:rPr>
          <w:fldChar w:fldCharType="begin"/>
        </w:r>
        <w:r>
          <w:rPr>
            <w:noProof/>
            <w:webHidden/>
          </w:rPr>
          <w:instrText xml:space="preserve"> PAGEREF _Toc483325082 \h </w:instrText>
        </w:r>
        <w:r>
          <w:rPr>
            <w:noProof/>
            <w:webHidden/>
          </w:rPr>
        </w:r>
      </w:ins>
      <w:r>
        <w:rPr>
          <w:noProof/>
          <w:webHidden/>
        </w:rPr>
        <w:fldChar w:fldCharType="separate"/>
      </w:r>
      <w:ins w:id="25" w:author="Philips" w:date="2017-05-23T17:48:00Z">
        <w:r>
          <w:rPr>
            <w:noProof/>
            <w:webHidden/>
          </w:rPr>
          <w:t>4</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26" w:author="Philips" w:date="2017-05-23T17:48:00Z"/>
          <w:rFonts w:asciiTheme="minorHAnsi" w:eastAsiaTheme="minorEastAsia" w:hAnsiTheme="minorHAnsi" w:cstheme="minorBidi"/>
          <w:noProof/>
          <w:sz w:val="22"/>
          <w:szCs w:val="22"/>
        </w:rPr>
      </w:pPr>
      <w:ins w:id="27"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"_Toc483325083"</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3.1.1</w:t>
        </w:r>
        <w:r>
          <w:rPr>
            <w:rFonts w:asciiTheme="minorHAnsi" w:eastAsiaTheme="minorEastAsia" w:hAnsiTheme="minorHAnsi" w:cstheme="minorBidi"/>
            <w:noProof/>
            <w:sz w:val="22"/>
            <w:szCs w:val="22"/>
          </w:rPr>
          <w:tab/>
        </w:r>
        <w:r w:rsidRPr="005E6675">
          <w:rPr>
            <w:rStyle w:val="Hyperlink"/>
            <w:noProof/>
          </w:rPr>
          <w:t>Concepts</w:t>
        </w:r>
        <w:r>
          <w:rPr>
            <w:noProof/>
            <w:webHidden/>
          </w:rPr>
          <w:tab/>
        </w:r>
        <w:r>
          <w:rPr>
            <w:noProof/>
            <w:webHidden/>
          </w:rPr>
          <w:fldChar w:fldCharType="begin"/>
        </w:r>
        <w:r>
          <w:rPr>
            <w:noProof/>
            <w:webHidden/>
          </w:rPr>
          <w:instrText xml:space="preserve"> PAGEREF _Toc483325083 \h </w:instrText>
        </w:r>
        <w:r>
          <w:rPr>
            <w:noProof/>
            <w:webHidden/>
          </w:rPr>
        </w:r>
      </w:ins>
      <w:r>
        <w:rPr>
          <w:noProof/>
          <w:webHidden/>
        </w:rPr>
        <w:fldChar w:fldCharType="separate"/>
      </w:r>
      <w:ins w:id="28" w:author="Philips" w:date="2017-05-23T17:48:00Z">
        <w:r>
          <w:rPr>
            <w:noProof/>
            <w:webHidden/>
          </w:rPr>
          <w:t>4</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29" w:author="Philips" w:date="2017-05-23T17:48:00Z"/>
          <w:rFonts w:asciiTheme="minorHAnsi" w:eastAsiaTheme="minorEastAsia" w:hAnsiTheme="minorHAnsi" w:cstheme="minorBidi"/>
          <w:noProof/>
          <w:sz w:val="22"/>
          <w:szCs w:val="22"/>
        </w:rPr>
      </w:pPr>
      <w:ins w:id="30"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"_Toc483325084"</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3.2</w:t>
        </w:r>
        <w:r>
          <w:rPr>
            <w:rFonts w:asciiTheme="minorHAnsi" w:eastAsiaTheme="minorEastAsia" w:hAnsiTheme="minorHAnsi" w:cstheme="minorBidi"/>
            <w:noProof/>
            <w:sz w:val="22"/>
            <w:szCs w:val="22"/>
          </w:rPr>
          <w:tab/>
        </w:r>
        <w:r w:rsidRPr="005E6675">
          <w:rPr>
            <w:rStyle w:val="Hyperlink"/>
            <w:noProof/>
          </w:rPr>
          <w:t>Architectural Priniciples</w:t>
        </w:r>
        <w:r>
          <w:rPr>
            <w:noProof/>
            <w:webHidden/>
          </w:rPr>
          <w:tab/>
        </w:r>
        <w:r>
          <w:rPr>
            <w:noProof/>
            <w:webHidden/>
          </w:rPr>
          <w:fldChar w:fldCharType="begin"/>
        </w:r>
        <w:r>
          <w:rPr>
            <w:noProof/>
            <w:webHidden/>
          </w:rPr>
          <w:instrText xml:space="preserve"> PAGEREF _Toc483325084 \h </w:instrText>
        </w:r>
        <w:r>
          <w:rPr>
            <w:noProof/>
            <w:webHidden/>
          </w:rPr>
        </w:r>
      </w:ins>
      <w:r>
        <w:rPr>
          <w:noProof/>
          <w:webHidden/>
        </w:rPr>
        <w:fldChar w:fldCharType="separate"/>
      </w:r>
      <w:ins w:id="31" w:author="Philips" w:date="2017-05-23T17:48:00Z">
        <w:r>
          <w:rPr>
            <w:noProof/>
            <w:webHidden/>
          </w:rPr>
          <w:t>6</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32" w:author="Philips" w:date="2017-05-23T17:48:00Z"/>
          <w:rFonts w:asciiTheme="minorHAnsi" w:eastAsiaTheme="minorEastAsia" w:hAnsiTheme="minorHAnsi" w:cstheme="minorBidi"/>
          <w:noProof/>
          <w:sz w:val="22"/>
          <w:szCs w:val="22"/>
        </w:rPr>
      </w:pPr>
      <w:ins w:id="33"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"_Toc483325085"</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3.2.1</w:t>
        </w:r>
        <w:r>
          <w:rPr>
            <w:rFonts w:asciiTheme="minorHAnsi" w:eastAsiaTheme="minorEastAsia" w:hAnsiTheme="minorHAnsi" w:cstheme="minorBidi"/>
            <w:noProof/>
            <w:sz w:val="22"/>
            <w:szCs w:val="22"/>
          </w:rPr>
          <w:tab/>
        </w:r>
        <w:r w:rsidRPr="005E6675">
          <w:rPr>
            <w:rStyle w:val="Hyperlink"/>
            <w:noProof/>
          </w:rPr>
          <w:t>Dependency Management</w:t>
        </w:r>
        <w:r>
          <w:rPr>
            <w:noProof/>
            <w:webHidden/>
          </w:rPr>
          <w:tab/>
        </w:r>
        <w:r>
          <w:rPr>
            <w:noProof/>
            <w:webHidden/>
          </w:rPr>
          <w:fldChar w:fldCharType="begin"/>
        </w:r>
        <w:r>
          <w:rPr>
            <w:noProof/>
            <w:webHidden/>
          </w:rPr>
          <w:instrText xml:space="preserve"> PAGEREF _Toc483325085 \h </w:instrText>
        </w:r>
        <w:r>
          <w:rPr>
            <w:noProof/>
            <w:webHidden/>
          </w:rPr>
        </w:r>
      </w:ins>
      <w:r>
        <w:rPr>
          <w:noProof/>
          <w:webHidden/>
        </w:rPr>
        <w:fldChar w:fldCharType="separate"/>
      </w:r>
      <w:ins w:id="34" w:author="Philips" w:date="2017-05-23T17:48:00Z">
        <w:r>
          <w:rPr>
            <w:noProof/>
            <w:webHidden/>
          </w:rPr>
          <w:t>7</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35" w:author="Philips" w:date="2017-05-23T17:48:00Z"/>
          <w:rFonts w:asciiTheme="minorHAnsi" w:eastAsiaTheme="minorEastAsia" w:hAnsiTheme="minorHAnsi" w:cstheme="minorBidi"/>
          <w:noProof/>
          <w:sz w:val="22"/>
          <w:szCs w:val="22"/>
        </w:rPr>
      </w:pPr>
      <w:ins w:id="36"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"_Toc483325086"</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3.2.2</w:t>
        </w:r>
        <w:r>
          <w:rPr>
            <w:rFonts w:asciiTheme="minorHAnsi" w:eastAsiaTheme="minorEastAsia" w:hAnsiTheme="minorHAnsi" w:cstheme="minorBidi"/>
            <w:noProof/>
            <w:sz w:val="22"/>
            <w:szCs w:val="22"/>
          </w:rPr>
          <w:tab/>
        </w:r>
        <w:r w:rsidRPr="005E6675">
          <w:rPr>
            <w:rStyle w:val="Hyperlink"/>
            <w:noProof/>
          </w:rPr>
          <w:t>Choice of SDK v/s Gateway</w:t>
        </w:r>
        <w:r>
          <w:rPr>
            <w:noProof/>
            <w:webHidden/>
          </w:rPr>
          <w:tab/>
        </w:r>
        <w:r>
          <w:rPr>
            <w:noProof/>
            <w:webHidden/>
          </w:rPr>
          <w:fldChar w:fldCharType="begin"/>
        </w:r>
        <w:r>
          <w:rPr>
            <w:noProof/>
            <w:webHidden/>
          </w:rPr>
          <w:instrText xml:space="preserve"> PAGEREF _Toc483325086 \h </w:instrText>
        </w:r>
        <w:r>
          <w:rPr>
            <w:noProof/>
            <w:webHidden/>
          </w:rPr>
        </w:r>
      </w:ins>
      <w:r>
        <w:rPr>
          <w:noProof/>
          <w:webHidden/>
        </w:rPr>
        <w:fldChar w:fldCharType="separate"/>
      </w:r>
      <w:ins w:id="37" w:author="Philips" w:date="2017-05-23T17:48:00Z">
        <w:r>
          <w:rPr>
            <w:noProof/>
            <w:webHidden/>
          </w:rPr>
          <w:t>8</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38" w:author="Philips" w:date="2017-05-23T17:48:00Z"/>
          <w:rFonts w:asciiTheme="minorHAnsi" w:eastAsiaTheme="minorEastAsia" w:hAnsiTheme="minorHAnsi" w:cstheme="minorBidi"/>
          <w:noProof/>
          <w:sz w:val="22"/>
          <w:szCs w:val="22"/>
        </w:rPr>
      </w:pPr>
      <w:ins w:id="39"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"_Toc483325087"</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3.2.3</w:t>
        </w:r>
        <w:r>
          <w:rPr>
            <w:rFonts w:asciiTheme="minorHAnsi" w:eastAsiaTheme="minorEastAsia" w:hAnsiTheme="minorHAnsi" w:cstheme="minorBidi"/>
            <w:noProof/>
            <w:sz w:val="22"/>
            <w:szCs w:val="22"/>
          </w:rPr>
          <w:tab/>
        </w:r>
        <w:r w:rsidRPr="005E6675">
          <w:rPr>
            <w:rStyle w:val="Hyperlink"/>
            <w:noProof/>
          </w:rPr>
          <w:t>Architectural Patterns</w:t>
        </w:r>
        <w:r>
          <w:rPr>
            <w:noProof/>
            <w:webHidden/>
          </w:rPr>
          <w:tab/>
        </w:r>
        <w:r>
          <w:rPr>
            <w:noProof/>
            <w:webHidden/>
          </w:rPr>
          <w:fldChar w:fldCharType="begin"/>
        </w:r>
        <w:r>
          <w:rPr>
            <w:noProof/>
            <w:webHidden/>
          </w:rPr>
          <w:instrText xml:space="preserve"> PAGEREF _Toc483325087 \h </w:instrText>
        </w:r>
        <w:r>
          <w:rPr>
            <w:noProof/>
            <w:webHidden/>
          </w:rPr>
        </w:r>
      </w:ins>
      <w:r>
        <w:rPr>
          <w:noProof/>
          <w:webHidden/>
        </w:rPr>
        <w:fldChar w:fldCharType="separate"/>
      </w:r>
      <w:ins w:id="40" w:author="Philips" w:date="2017-05-23T17:48:00Z">
        <w:r>
          <w:rPr>
            <w:noProof/>
            <w:webHidden/>
          </w:rPr>
          <w:t>9</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41" w:author="Philips" w:date="2017-05-23T17:48:00Z"/>
          <w:rFonts w:asciiTheme="minorHAnsi" w:eastAsiaTheme="minorEastAsia" w:hAnsiTheme="minorHAnsi" w:cstheme="minorBidi"/>
          <w:noProof/>
          <w:sz w:val="22"/>
          <w:szCs w:val="22"/>
        </w:rPr>
      </w:pPr>
      <w:ins w:id="42"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"_Toc483325088"</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3.2.4</w:t>
        </w:r>
        <w:r>
          <w:rPr>
            <w:rFonts w:asciiTheme="minorHAnsi" w:eastAsiaTheme="minorEastAsia" w:hAnsiTheme="minorHAnsi" w:cstheme="minorBidi"/>
            <w:noProof/>
            <w:sz w:val="22"/>
            <w:szCs w:val="22"/>
          </w:rPr>
          <w:tab/>
        </w:r>
        <w:r w:rsidRPr="005E6675">
          <w:rPr>
            <w:rStyle w:val="Hyperlink"/>
            <w:noProof/>
          </w:rPr>
          <w:t>uApp Development Rules</w:t>
        </w:r>
        <w:r>
          <w:rPr>
            <w:noProof/>
            <w:webHidden/>
          </w:rPr>
          <w:tab/>
        </w:r>
        <w:r>
          <w:rPr>
            <w:noProof/>
            <w:webHidden/>
          </w:rPr>
          <w:fldChar w:fldCharType="begin"/>
        </w:r>
        <w:r>
          <w:rPr>
            <w:noProof/>
            <w:webHidden/>
          </w:rPr>
          <w:instrText xml:space="preserve"> PAGEREF _Toc483325088 \h </w:instrText>
        </w:r>
        <w:r>
          <w:rPr>
            <w:noProof/>
            <w:webHidden/>
          </w:rPr>
        </w:r>
      </w:ins>
      <w:r>
        <w:rPr>
          <w:noProof/>
          <w:webHidden/>
        </w:rPr>
        <w:fldChar w:fldCharType="separate"/>
      </w:r>
      <w:ins w:id="43" w:author="Philips" w:date="2017-05-23T17:48:00Z">
        <w:r>
          <w:rPr>
            <w:noProof/>
            <w:webHidden/>
          </w:rPr>
          <w:t>10</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44" w:author="Philips" w:date="2017-05-23T17:48:00Z"/>
          <w:rFonts w:asciiTheme="minorHAnsi" w:eastAsiaTheme="minorEastAsia" w:hAnsiTheme="minorHAnsi" w:cstheme="minorBidi"/>
          <w:noProof/>
          <w:sz w:val="22"/>
          <w:szCs w:val="22"/>
        </w:rPr>
      </w:pPr>
      <w:ins w:id="45"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"_Toc483325090"</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3.2.5</w:t>
        </w:r>
        <w:r>
          <w:rPr>
            <w:rFonts w:asciiTheme="minorHAnsi" w:eastAsiaTheme="minorEastAsia" w:hAnsiTheme="minorHAnsi" w:cstheme="minorBidi"/>
            <w:noProof/>
            <w:sz w:val="22"/>
            <w:szCs w:val="22"/>
          </w:rPr>
          <w:tab/>
        </w:r>
        <w:r w:rsidRPr="005E6675">
          <w:rPr>
            <w:rStyle w:val="Hyperlink"/>
            <w:noProof/>
          </w:rPr>
          <w:t>Execution Architecture</w:t>
        </w:r>
        <w:r>
          <w:rPr>
            <w:noProof/>
            <w:webHidden/>
          </w:rPr>
          <w:tab/>
        </w:r>
        <w:r>
          <w:rPr>
            <w:noProof/>
            <w:webHidden/>
          </w:rPr>
          <w:fldChar w:fldCharType="begin"/>
        </w:r>
        <w:r>
          <w:rPr>
            <w:noProof/>
            <w:webHidden/>
          </w:rPr>
          <w:instrText xml:space="preserve"> PAGEREF _Toc483325090 \h </w:instrText>
        </w:r>
        <w:r>
          <w:rPr>
            <w:noProof/>
            <w:webHidden/>
          </w:rPr>
        </w:r>
      </w:ins>
      <w:r>
        <w:rPr>
          <w:noProof/>
          <w:webHidden/>
        </w:rPr>
        <w:fldChar w:fldCharType="separate"/>
      </w:r>
      <w:ins w:id="46" w:author="Philips" w:date="2017-05-23T17:48:00Z">
        <w:r>
          <w:rPr>
            <w:noProof/>
            <w:webHidden/>
          </w:rPr>
          <w:t>10</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47" w:author="Philips" w:date="2017-05-23T17:48:00Z"/>
          <w:rFonts w:asciiTheme="minorHAnsi" w:eastAsiaTheme="minorEastAsia" w:hAnsiTheme="minorHAnsi" w:cstheme="minorBidi"/>
          <w:noProof/>
          <w:sz w:val="22"/>
          <w:szCs w:val="22"/>
        </w:rPr>
      </w:pPr>
      <w:ins w:id="48"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"_Toc483325095"</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3.2.6</w:t>
        </w:r>
        <w:r>
          <w:rPr>
            <w:rFonts w:asciiTheme="minorHAnsi" w:eastAsiaTheme="minorEastAsia" w:hAnsiTheme="minorHAnsi" w:cstheme="minorBidi"/>
            <w:noProof/>
            <w:sz w:val="22"/>
            <w:szCs w:val="22"/>
          </w:rPr>
          <w:tab/>
        </w:r>
        <w:r w:rsidRPr="005E6675">
          <w:rPr>
            <w:rStyle w:val="Hyperlink"/>
            <w:noProof/>
          </w:rPr>
          <w:t>Rules and Guidelines</w:t>
        </w:r>
        <w:r>
          <w:rPr>
            <w:noProof/>
            <w:webHidden/>
          </w:rPr>
          <w:tab/>
        </w:r>
        <w:r>
          <w:rPr>
            <w:noProof/>
            <w:webHidden/>
          </w:rPr>
          <w:fldChar w:fldCharType="begin"/>
        </w:r>
        <w:r>
          <w:rPr>
            <w:noProof/>
            <w:webHidden/>
          </w:rPr>
          <w:instrText xml:space="preserve"> PAGEREF _Toc483325095 \h </w:instrText>
        </w:r>
        <w:r>
          <w:rPr>
            <w:noProof/>
            <w:webHidden/>
          </w:rPr>
        </w:r>
      </w:ins>
      <w:r>
        <w:rPr>
          <w:noProof/>
          <w:webHidden/>
        </w:rPr>
        <w:fldChar w:fldCharType="separate"/>
      </w:r>
      <w:ins w:id="49" w:author="Philips" w:date="2017-05-23T17:48:00Z">
        <w:r>
          <w:rPr>
            <w:noProof/>
            <w:webHidden/>
          </w:rPr>
          <w:t>14</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50" w:author="Philips" w:date="2017-05-23T17:48:00Z"/>
          <w:rFonts w:asciiTheme="minorHAnsi" w:eastAsiaTheme="minorEastAsia" w:hAnsiTheme="minorHAnsi" w:cstheme="minorBidi"/>
          <w:noProof/>
          <w:sz w:val="22"/>
          <w:szCs w:val="22"/>
        </w:rPr>
      </w:pPr>
      <w:ins w:id="51"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"_Toc483325096"</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3.3</w:t>
        </w:r>
        <w:r>
          <w:rPr>
            <w:rFonts w:asciiTheme="minorHAnsi" w:eastAsiaTheme="minorEastAsia" w:hAnsiTheme="minorHAnsi" w:cstheme="minorBidi"/>
            <w:noProof/>
            <w:sz w:val="22"/>
            <w:szCs w:val="22"/>
          </w:rPr>
          <w:tab/>
        </w:r>
        <w:r w:rsidRPr="005E6675">
          <w:rPr>
            <w:rStyle w:val="Hyperlink"/>
            <w:noProof/>
          </w:rPr>
          <w:t>Architecture Views</w:t>
        </w:r>
        <w:r>
          <w:rPr>
            <w:noProof/>
            <w:webHidden/>
          </w:rPr>
          <w:tab/>
        </w:r>
        <w:r>
          <w:rPr>
            <w:noProof/>
            <w:webHidden/>
          </w:rPr>
          <w:fldChar w:fldCharType="begin"/>
        </w:r>
        <w:r>
          <w:rPr>
            <w:noProof/>
            <w:webHidden/>
          </w:rPr>
          <w:instrText xml:space="preserve"> PAGEREF _Toc483325096 \h </w:instrText>
        </w:r>
        <w:r>
          <w:rPr>
            <w:noProof/>
            <w:webHidden/>
          </w:rPr>
        </w:r>
      </w:ins>
      <w:r>
        <w:rPr>
          <w:noProof/>
          <w:webHidden/>
        </w:rPr>
        <w:fldChar w:fldCharType="separate"/>
      </w:r>
      <w:ins w:id="52" w:author="Philips" w:date="2017-05-23T17:48:00Z">
        <w:r>
          <w:rPr>
            <w:noProof/>
            <w:webHidden/>
          </w:rPr>
          <w:t>14</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53" w:author="Philips" w:date="2017-05-23T17:48:00Z"/>
          <w:rFonts w:asciiTheme="minorHAnsi" w:eastAsiaTheme="minorEastAsia" w:hAnsiTheme="minorHAnsi" w:cstheme="minorBidi"/>
          <w:noProof/>
          <w:sz w:val="22"/>
          <w:szCs w:val="22"/>
        </w:rPr>
      </w:pPr>
      <w:ins w:id="54"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"_Toc483325097"</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3.3.1</w:t>
        </w:r>
        <w:r>
          <w:rPr>
            <w:rFonts w:asciiTheme="minorHAnsi" w:eastAsiaTheme="minorEastAsia" w:hAnsiTheme="minorHAnsi" w:cstheme="minorBidi"/>
            <w:noProof/>
            <w:sz w:val="22"/>
            <w:szCs w:val="22"/>
          </w:rPr>
          <w:tab/>
        </w:r>
        <w:r w:rsidRPr="005E6675">
          <w:rPr>
            <w:rStyle w:val="Hyperlink"/>
            <w:noProof/>
          </w:rPr>
          <w:t>System decomposition view</w:t>
        </w:r>
        <w:r>
          <w:rPr>
            <w:noProof/>
            <w:webHidden/>
          </w:rPr>
          <w:tab/>
        </w:r>
        <w:r>
          <w:rPr>
            <w:noProof/>
            <w:webHidden/>
          </w:rPr>
          <w:fldChar w:fldCharType="begin"/>
        </w:r>
        <w:r>
          <w:rPr>
            <w:noProof/>
            <w:webHidden/>
          </w:rPr>
          <w:instrText xml:space="preserve"> PAGEREF _Toc483325097 \h </w:instrText>
        </w:r>
        <w:r>
          <w:rPr>
            <w:noProof/>
            <w:webHidden/>
          </w:rPr>
        </w:r>
      </w:ins>
      <w:r>
        <w:rPr>
          <w:noProof/>
          <w:webHidden/>
        </w:rPr>
        <w:fldChar w:fldCharType="separate"/>
      </w:r>
      <w:ins w:id="55" w:author="Philips" w:date="2017-05-23T17:48:00Z">
        <w:r>
          <w:rPr>
            <w:noProof/>
            <w:webHidden/>
          </w:rPr>
          <w:t>14</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56" w:author="Philips" w:date="2017-05-23T17:48:00Z"/>
          <w:rFonts w:asciiTheme="minorHAnsi" w:eastAsiaTheme="minorEastAsia" w:hAnsiTheme="minorHAnsi" w:cstheme="minorBidi"/>
          <w:noProof/>
          <w:sz w:val="22"/>
          <w:szCs w:val="22"/>
        </w:rPr>
      </w:pPr>
      <w:ins w:id="57"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"_Toc483325102"</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3.3.2</w:t>
        </w:r>
        <w:r>
          <w:rPr>
            <w:rFonts w:asciiTheme="minorHAnsi" w:eastAsiaTheme="minorEastAsia" w:hAnsiTheme="minorHAnsi" w:cstheme="minorBidi"/>
            <w:noProof/>
            <w:sz w:val="22"/>
            <w:szCs w:val="22"/>
          </w:rPr>
          <w:tab/>
        </w:r>
        <w:r w:rsidRPr="005E6675">
          <w:rPr>
            <w:rStyle w:val="Hyperlink"/>
            <w:noProof/>
          </w:rPr>
          <w:t>Software View</w:t>
        </w:r>
        <w:r>
          <w:rPr>
            <w:noProof/>
            <w:webHidden/>
          </w:rPr>
          <w:tab/>
        </w:r>
        <w:r>
          <w:rPr>
            <w:noProof/>
            <w:webHidden/>
          </w:rPr>
          <w:fldChar w:fldCharType="begin"/>
        </w:r>
        <w:r>
          <w:rPr>
            <w:noProof/>
            <w:webHidden/>
          </w:rPr>
          <w:instrText xml:space="preserve"> PAGEREF _Toc483325102 \h </w:instrText>
        </w:r>
        <w:r>
          <w:rPr>
            <w:noProof/>
            <w:webHidden/>
          </w:rPr>
        </w:r>
      </w:ins>
      <w:r>
        <w:rPr>
          <w:noProof/>
          <w:webHidden/>
        </w:rPr>
        <w:fldChar w:fldCharType="separate"/>
      </w:r>
      <w:ins w:id="58" w:author="Philips" w:date="2017-05-23T17:48:00Z">
        <w:r>
          <w:rPr>
            <w:noProof/>
            <w:webHidden/>
          </w:rPr>
          <w:t>17</w:t>
        </w:r>
        <w:r>
          <w:rPr>
            <w:noProof/>
            <w:webHidden/>
          </w:rPr>
          <w:fldChar w:fldCharType="end"/>
        </w:r>
        <w:r w:rsidRPr="005E6675">
          <w:rPr>
            <w:rStyle w:val="Hyperlink"/>
            <w:noProof/>
          </w:rPr>
          <w:fldChar w:fldCharType="end"/>
        </w:r>
      </w:ins>
    </w:p>
    <w:p w:rsidR="009762F9" w:rsidRDefault="009762F9">
      <w:pPr>
        <w:pStyle w:val="TOC3"/>
        <w:tabs>
          <w:tab w:val="left" w:pos="1100"/>
          <w:tab w:val="right" w:leader="dot" w:pos="9631"/>
        </w:tabs>
        <w:rPr>
          <w:ins w:id="59" w:author="Philips" w:date="2017-05-23T17:48:00Z"/>
          <w:rFonts w:asciiTheme="minorHAnsi" w:eastAsiaTheme="minorEastAsia" w:hAnsiTheme="minorHAnsi" w:cstheme="minorBidi"/>
          <w:noProof/>
          <w:sz w:val="22"/>
          <w:szCs w:val="22"/>
        </w:rPr>
      </w:pPr>
      <w:ins w:id="60"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"_Toc483325107"</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3.3.3</w:t>
        </w:r>
        <w:r>
          <w:rPr>
            <w:rFonts w:asciiTheme="minorHAnsi" w:eastAsiaTheme="minorEastAsia" w:hAnsiTheme="minorHAnsi" w:cstheme="minorBidi"/>
            <w:noProof/>
            <w:sz w:val="22"/>
            <w:szCs w:val="22"/>
          </w:rPr>
          <w:tab/>
        </w:r>
        <w:r w:rsidRPr="005E6675">
          <w:rPr>
            <w:rStyle w:val="Hyperlink"/>
            <w:noProof/>
          </w:rPr>
          <w:t>Process view</w:t>
        </w:r>
        <w:r>
          <w:rPr>
            <w:noProof/>
            <w:webHidden/>
          </w:rPr>
          <w:tab/>
        </w:r>
        <w:r>
          <w:rPr>
            <w:noProof/>
            <w:webHidden/>
          </w:rPr>
          <w:fldChar w:fldCharType="begin"/>
        </w:r>
        <w:r>
          <w:rPr>
            <w:noProof/>
            <w:webHidden/>
          </w:rPr>
          <w:instrText xml:space="preserve"> PAGEREF _Toc483325107 \h </w:instrText>
        </w:r>
        <w:r>
          <w:rPr>
            <w:noProof/>
            <w:webHidden/>
          </w:rPr>
        </w:r>
      </w:ins>
      <w:r>
        <w:rPr>
          <w:noProof/>
          <w:webHidden/>
        </w:rPr>
        <w:fldChar w:fldCharType="separate"/>
      </w:r>
      <w:ins w:id="61" w:author="Philips" w:date="2017-05-23T17:48:00Z">
        <w:r>
          <w:rPr>
            <w:noProof/>
            <w:webHidden/>
          </w:rPr>
          <w:t>17</w:t>
        </w:r>
        <w:r>
          <w:rPr>
            <w:noProof/>
            <w:webHidden/>
          </w:rPr>
          <w:fldChar w:fldCharType="end"/>
        </w:r>
        <w:r w:rsidRPr="005E6675">
          <w:rPr>
            <w:rStyle w:val="Hyperlink"/>
            <w:noProof/>
          </w:rPr>
          <w:fldChar w:fldCharType="end"/>
        </w:r>
      </w:ins>
    </w:p>
    <w:p w:rsidR="009762F9" w:rsidRDefault="009762F9">
      <w:pPr>
        <w:pStyle w:val="TOC1"/>
        <w:rPr>
          <w:ins w:id="62" w:author="Philips" w:date="2017-05-23T17:48:00Z"/>
          <w:rFonts w:asciiTheme="minorHAnsi" w:eastAsiaTheme="minorEastAsia" w:hAnsiTheme="minorHAnsi" w:cstheme="minorBidi"/>
          <w:b w:val="0"/>
          <w:noProof/>
          <w:sz w:val="22"/>
          <w:szCs w:val="22"/>
        </w:rPr>
      </w:pPr>
      <w:ins w:id="63"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"_Toc483325111"</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4</w:t>
        </w:r>
        <w:r>
          <w:rPr>
            <w:rFonts w:asciiTheme="minorHAnsi" w:eastAsiaTheme="minorEastAsia" w:hAnsiTheme="minorHAnsi" w:cstheme="minorBidi"/>
            <w:b w:val="0"/>
            <w:noProof/>
            <w:sz w:val="22"/>
            <w:szCs w:val="22"/>
          </w:rPr>
          <w:tab/>
        </w:r>
        <w:r w:rsidRPr="005E6675">
          <w:rPr>
            <w:rStyle w:val="Hyperlink"/>
            <w:noProof/>
          </w:rPr>
          <w:t>Allocation of Quality Aspects</w:t>
        </w:r>
        <w:r>
          <w:rPr>
            <w:noProof/>
            <w:webHidden/>
          </w:rPr>
          <w:tab/>
        </w:r>
        <w:r>
          <w:rPr>
            <w:noProof/>
            <w:webHidden/>
          </w:rPr>
          <w:fldChar w:fldCharType="begin"/>
        </w:r>
        <w:r>
          <w:rPr>
            <w:noProof/>
            <w:webHidden/>
          </w:rPr>
          <w:instrText xml:space="preserve"> PAGEREF _Toc483325111 \h </w:instrText>
        </w:r>
        <w:r>
          <w:rPr>
            <w:noProof/>
            <w:webHidden/>
          </w:rPr>
        </w:r>
      </w:ins>
      <w:r>
        <w:rPr>
          <w:noProof/>
          <w:webHidden/>
        </w:rPr>
        <w:fldChar w:fldCharType="separate"/>
      </w:r>
      <w:ins w:id="64" w:author="Philips" w:date="2017-05-23T17:48:00Z">
        <w:r>
          <w:rPr>
            <w:noProof/>
            <w:webHidden/>
          </w:rPr>
          <w:t>17</w:t>
        </w:r>
        <w:r>
          <w:rPr>
            <w:noProof/>
            <w:webHidden/>
          </w:rPr>
          <w:fldChar w:fldCharType="end"/>
        </w:r>
        <w:r w:rsidRPr="005E6675">
          <w:rPr>
            <w:rStyle w:val="Hyperlink"/>
            <w:noProof/>
          </w:rPr>
          <w:fldChar w:fldCharType="end"/>
        </w:r>
      </w:ins>
    </w:p>
    <w:p w:rsidR="009762F9" w:rsidRDefault="009762F9">
      <w:pPr>
        <w:pStyle w:val="TOC1"/>
        <w:rPr>
          <w:ins w:id="65" w:author="Philips" w:date="2017-05-23T17:48:00Z"/>
          <w:rFonts w:asciiTheme="minorHAnsi" w:eastAsiaTheme="minorEastAsia" w:hAnsiTheme="minorHAnsi" w:cstheme="minorBidi"/>
          <w:b w:val="0"/>
          <w:noProof/>
          <w:sz w:val="22"/>
          <w:szCs w:val="22"/>
        </w:rPr>
      </w:pPr>
      <w:ins w:id="66"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"_Toc483325112"</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5</w:t>
        </w:r>
        <w:r>
          <w:rPr>
            <w:rFonts w:asciiTheme="minorHAnsi" w:eastAsiaTheme="minorEastAsia" w:hAnsiTheme="minorHAnsi" w:cstheme="minorBidi"/>
            <w:b w:val="0"/>
            <w:noProof/>
            <w:sz w:val="22"/>
            <w:szCs w:val="22"/>
          </w:rPr>
          <w:tab/>
        </w:r>
        <w:r w:rsidRPr="005E6675">
          <w:rPr>
            <w:rStyle w:val="Hyperlink"/>
            <w:noProof/>
          </w:rPr>
          <w:t>Design Details</w:t>
        </w:r>
        <w:r>
          <w:rPr>
            <w:noProof/>
            <w:webHidden/>
          </w:rPr>
          <w:tab/>
        </w:r>
        <w:r>
          <w:rPr>
            <w:noProof/>
            <w:webHidden/>
          </w:rPr>
          <w:fldChar w:fldCharType="begin"/>
        </w:r>
        <w:r>
          <w:rPr>
            <w:noProof/>
            <w:webHidden/>
          </w:rPr>
          <w:instrText xml:space="preserve"> PAGEREF _Toc483325112 \h </w:instrText>
        </w:r>
        <w:r>
          <w:rPr>
            <w:noProof/>
            <w:webHidden/>
          </w:rPr>
        </w:r>
      </w:ins>
      <w:r>
        <w:rPr>
          <w:noProof/>
          <w:webHidden/>
        </w:rPr>
        <w:fldChar w:fldCharType="separate"/>
      </w:r>
      <w:ins w:id="67" w:author="Philips" w:date="2017-05-23T17:48:00Z">
        <w:r>
          <w:rPr>
            <w:noProof/>
            <w:webHidden/>
          </w:rPr>
          <w:t>18</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68" w:author="Philips" w:date="2017-05-23T17:48:00Z"/>
          <w:rFonts w:asciiTheme="minorHAnsi" w:eastAsiaTheme="minorEastAsia" w:hAnsiTheme="minorHAnsi" w:cstheme="minorBidi"/>
          <w:noProof/>
          <w:sz w:val="22"/>
          <w:szCs w:val="22"/>
        </w:rPr>
      </w:pPr>
      <w:ins w:id="69"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"_Toc483325113"</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5.1</w:t>
        </w:r>
        <w:r>
          <w:rPr>
            <w:rFonts w:asciiTheme="minorHAnsi" w:eastAsiaTheme="minorEastAsia" w:hAnsiTheme="minorHAnsi" w:cstheme="minorBidi"/>
            <w:noProof/>
            <w:sz w:val="22"/>
            <w:szCs w:val="22"/>
          </w:rPr>
          <w:tab/>
        </w:r>
        <w:r w:rsidRPr="005E6675">
          <w:rPr>
            <w:rStyle w:val="Hyperlink"/>
            <w:noProof/>
          </w:rPr>
          <w:t>Navigation Logic</w:t>
        </w:r>
        <w:r>
          <w:rPr>
            <w:noProof/>
            <w:webHidden/>
          </w:rPr>
          <w:tab/>
        </w:r>
        <w:r>
          <w:rPr>
            <w:noProof/>
            <w:webHidden/>
          </w:rPr>
          <w:fldChar w:fldCharType="begin"/>
        </w:r>
        <w:r>
          <w:rPr>
            <w:noProof/>
            <w:webHidden/>
          </w:rPr>
          <w:instrText xml:space="preserve"> PAGEREF _Toc483325113 \h </w:instrText>
        </w:r>
        <w:r>
          <w:rPr>
            <w:noProof/>
            <w:webHidden/>
          </w:rPr>
        </w:r>
      </w:ins>
      <w:r>
        <w:rPr>
          <w:noProof/>
          <w:webHidden/>
        </w:rPr>
        <w:fldChar w:fldCharType="separate"/>
      </w:r>
      <w:ins w:id="70" w:author="Philips" w:date="2017-05-23T17:48:00Z">
        <w:r>
          <w:rPr>
            <w:noProof/>
            <w:webHidden/>
          </w:rPr>
          <w:t>18</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71" w:author="Philips" w:date="2017-05-23T17:48:00Z"/>
          <w:rFonts w:asciiTheme="minorHAnsi" w:eastAsiaTheme="minorEastAsia" w:hAnsiTheme="minorHAnsi" w:cstheme="minorBidi"/>
          <w:noProof/>
          <w:sz w:val="22"/>
          <w:szCs w:val="22"/>
        </w:rPr>
      </w:pPr>
      <w:ins w:id="72"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"_Toc483325114"</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5.2</w:t>
        </w:r>
        <w:r>
          <w:rPr>
            <w:rFonts w:asciiTheme="minorHAnsi" w:eastAsiaTheme="minorEastAsia" w:hAnsiTheme="minorHAnsi" w:cstheme="minorBidi"/>
            <w:noProof/>
            <w:sz w:val="22"/>
            <w:szCs w:val="22"/>
          </w:rPr>
          <w:tab/>
        </w:r>
        <w:r w:rsidRPr="005E6675">
          <w:rPr>
            <w:rStyle w:val="Hyperlink"/>
            <w:noProof/>
          </w:rPr>
          <w:t>Configurable UI.</w:t>
        </w:r>
        <w:r>
          <w:rPr>
            <w:noProof/>
            <w:webHidden/>
          </w:rPr>
          <w:tab/>
        </w:r>
        <w:r>
          <w:rPr>
            <w:noProof/>
            <w:webHidden/>
          </w:rPr>
          <w:fldChar w:fldCharType="begin"/>
        </w:r>
        <w:r>
          <w:rPr>
            <w:noProof/>
            <w:webHidden/>
          </w:rPr>
          <w:instrText xml:space="preserve"> PAGEREF _Toc483325114 \h </w:instrText>
        </w:r>
        <w:r>
          <w:rPr>
            <w:noProof/>
            <w:webHidden/>
          </w:rPr>
        </w:r>
      </w:ins>
      <w:r>
        <w:rPr>
          <w:noProof/>
          <w:webHidden/>
        </w:rPr>
        <w:fldChar w:fldCharType="separate"/>
      </w:r>
      <w:ins w:id="73" w:author="Philips" w:date="2017-05-23T17:48:00Z">
        <w:r>
          <w:rPr>
            <w:noProof/>
            <w:webHidden/>
          </w:rPr>
          <w:t>18</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74" w:author="Philips" w:date="2017-05-23T17:48:00Z"/>
          <w:rFonts w:asciiTheme="minorHAnsi" w:eastAsiaTheme="minorEastAsia" w:hAnsiTheme="minorHAnsi" w:cstheme="minorBidi"/>
          <w:noProof/>
          <w:sz w:val="22"/>
          <w:szCs w:val="22"/>
        </w:rPr>
      </w:pPr>
      <w:ins w:id="75"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"_Toc483325117"</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5.3</w:t>
        </w:r>
        <w:r>
          <w:rPr>
            <w:rFonts w:asciiTheme="minorHAnsi" w:eastAsiaTheme="minorEastAsia" w:hAnsiTheme="minorHAnsi" w:cstheme="minorBidi"/>
            <w:noProof/>
            <w:sz w:val="22"/>
            <w:szCs w:val="22"/>
          </w:rPr>
          <w:tab/>
        </w:r>
        <w:r w:rsidRPr="005E6675">
          <w:rPr>
            <w:rStyle w:val="Hyperlink"/>
            <w:noProof/>
          </w:rPr>
          <w:t>External Interfaces</w:t>
        </w:r>
        <w:r>
          <w:rPr>
            <w:noProof/>
            <w:webHidden/>
          </w:rPr>
          <w:tab/>
        </w:r>
        <w:r>
          <w:rPr>
            <w:noProof/>
            <w:webHidden/>
          </w:rPr>
          <w:fldChar w:fldCharType="begin"/>
        </w:r>
        <w:r>
          <w:rPr>
            <w:noProof/>
            <w:webHidden/>
          </w:rPr>
          <w:instrText xml:space="preserve"> PAGEREF _Toc483325117 \h </w:instrText>
        </w:r>
        <w:r>
          <w:rPr>
            <w:noProof/>
            <w:webHidden/>
          </w:rPr>
        </w:r>
      </w:ins>
      <w:r>
        <w:rPr>
          <w:noProof/>
          <w:webHidden/>
        </w:rPr>
        <w:fldChar w:fldCharType="separate"/>
      </w:r>
      <w:ins w:id="76" w:author="Philips" w:date="2017-05-23T17:48:00Z">
        <w:r>
          <w:rPr>
            <w:noProof/>
            <w:webHidden/>
          </w:rPr>
          <w:t>19</w:t>
        </w:r>
        <w:r>
          <w:rPr>
            <w:noProof/>
            <w:webHidden/>
          </w:rPr>
          <w:fldChar w:fldCharType="end"/>
        </w:r>
        <w:r w:rsidRPr="005E6675">
          <w:rPr>
            <w:rStyle w:val="Hyperlink"/>
            <w:noProof/>
          </w:rPr>
          <w:fldChar w:fldCharType="end"/>
        </w:r>
      </w:ins>
    </w:p>
    <w:p w:rsidR="009762F9" w:rsidRDefault="009762F9">
      <w:pPr>
        <w:pStyle w:val="TOC2"/>
        <w:tabs>
          <w:tab w:val="left" w:pos="880"/>
          <w:tab w:val="right" w:leader="dot" w:pos="9631"/>
        </w:tabs>
        <w:rPr>
          <w:ins w:id="77" w:author="Philips" w:date="2017-05-23T17:48:00Z"/>
          <w:rFonts w:asciiTheme="minorHAnsi" w:eastAsiaTheme="minorEastAsia" w:hAnsiTheme="minorHAnsi" w:cstheme="minorBidi"/>
          <w:noProof/>
          <w:sz w:val="22"/>
          <w:szCs w:val="22"/>
        </w:rPr>
      </w:pPr>
      <w:ins w:id="78"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"_Toc483325125"</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5.4</w:t>
        </w:r>
        <w:r>
          <w:rPr>
            <w:rFonts w:asciiTheme="minorHAnsi" w:eastAsiaTheme="minorEastAsia" w:hAnsiTheme="minorHAnsi" w:cstheme="minorBidi"/>
            <w:noProof/>
            <w:sz w:val="22"/>
            <w:szCs w:val="22"/>
          </w:rPr>
          <w:tab/>
        </w:r>
        <w:r w:rsidRPr="005E6675">
          <w:rPr>
            <w:rStyle w:val="Hyperlink"/>
            <w:noProof/>
          </w:rPr>
          <w:t>Internal Interfaces</w:t>
        </w:r>
        <w:r>
          <w:rPr>
            <w:noProof/>
            <w:webHidden/>
          </w:rPr>
          <w:tab/>
        </w:r>
        <w:r>
          <w:rPr>
            <w:noProof/>
            <w:webHidden/>
          </w:rPr>
          <w:fldChar w:fldCharType="begin"/>
        </w:r>
        <w:r>
          <w:rPr>
            <w:noProof/>
            <w:webHidden/>
          </w:rPr>
          <w:instrText xml:space="preserve"> PAGEREF _Toc483325125 \h </w:instrText>
        </w:r>
        <w:r>
          <w:rPr>
            <w:noProof/>
            <w:webHidden/>
          </w:rPr>
        </w:r>
      </w:ins>
      <w:r>
        <w:rPr>
          <w:noProof/>
          <w:webHidden/>
        </w:rPr>
        <w:fldChar w:fldCharType="separate"/>
      </w:r>
      <w:ins w:id="79" w:author="Philips" w:date="2017-05-23T17:48:00Z">
        <w:r>
          <w:rPr>
            <w:noProof/>
            <w:webHidden/>
          </w:rPr>
          <w:t>19</w:t>
        </w:r>
        <w:r>
          <w:rPr>
            <w:noProof/>
            <w:webHidden/>
          </w:rPr>
          <w:fldChar w:fldCharType="end"/>
        </w:r>
        <w:r w:rsidRPr="005E6675">
          <w:rPr>
            <w:rStyle w:val="Hyperlink"/>
            <w:noProof/>
          </w:rPr>
          <w:fldChar w:fldCharType="end"/>
        </w:r>
      </w:ins>
    </w:p>
    <w:p w:rsidR="009762F9" w:rsidRDefault="009762F9">
      <w:pPr>
        <w:pStyle w:val="TOC1"/>
        <w:rPr>
          <w:ins w:id="80" w:author="Philips" w:date="2017-05-23T17:48:00Z"/>
          <w:rFonts w:asciiTheme="minorHAnsi" w:eastAsiaTheme="minorEastAsia" w:hAnsiTheme="minorHAnsi" w:cstheme="minorBidi"/>
          <w:b w:val="0"/>
          <w:noProof/>
          <w:sz w:val="22"/>
          <w:szCs w:val="22"/>
        </w:rPr>
      </w:pPr>
      <w:ins w:id="81"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"_Toc483325132"</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6</w:t>
        </w:r>
        <w:r>
          <w:rPr>
            <w:rFonts w:asciiTheme="minorHAnsi" w:eastAsiaTheme="minorEastAsia" w:hAnsiTheme="minorHAnsi" w:cstheme="minorBidi"/>
            <w:b w:val="0"/>
            <w:noProof/>
            <w:sz w:val="22"/>
            <w:szCs w:val="22"/>
          </w:rPr>
          <w:tab/>
        </w:r>
        <w:r w:rsidRPr="005E6675">
          <w:rPr>
            <w:rStyle w:val="Hyperlink"/>
            <w:noProof/>
          </w:rPr>
          <w:t>Revision History</w:t>
        </w:r>
        <w:r>
          <w:rPr>
            <w:noProof/>
            <w:webHidden/>
          </w:rPr>
          <w:tab/>
        </w:r>
        <w:r>
          <w:rPr>
            <w:noProof/>
            <w:webHidden/>
          </w:rPr>
          <w:fldChar w:fldCharType="begin"/>
        </w:r>
        <w:r>
          <w:rPr>
            <w:noProof/>
            <w:webHidden/>
          </w:rPr>
          <w:instrText xml:space="preserve"> PAGEREF _Toc483325132 \h </w:instrText>
        </w:r>
        <w:r>
          <w:rPr>
            <w:noProof/>
            <w:webHidden/>
          </w:rPr>
        </w:r>
      </w:ins>
      <w:r>
        <w:rPr>
          <w:noProof/>
          <w:webHidden/>
        </w:rPr>
        <w:fldChar w:fldCharType="separate"/>
      </w:r>
      <w:ins w:id="82" w:author="Philips" w:date="2017-05-23T17:48:00Z">
        <w:r>
          <w:rPr>
            <w:noProof/>
            <w:webHidden/>
          </w:rPr>
          <w:t>21</w:t>
        </w:r>
        <w:r>
          <w:rPr>
            <w:noProof/>
            <w:webHidden/>
          </w:rPr>
          <w:fldChar w:fldCharType="end"/>
        </w:r>
        <w:r w:rsidRPr="005E6675">
          <w:rPr>
            <w:rStyle w:val="Hyperlink"/>
            <w:noProof/>
          </w:rPr>
          <w:fldChar w:fldCharType="end"/>
        </w:r>
      </w:ins>
    </w:p>
    <w:p w:rsidR="009762F9" w:rsidRDefault="009762F9">
      <w:pPr>
        <w:pStyle w:val="TOC1"/>
        <w:rPr>
          <w:ins w:id="83" w:author="Philips" w:date="2017-05-23T17:48:00Z"/>
          <w:rFonts w:asciiTheme="minorHAnsi" w:eastAsiaTheme="minorEastAsia" w:hAnsiTheme="minorHAnsi" w:cstheme="minorBidi"/>
          <w:b w:val="0"/>
          <w:noProof/>
          <w:sz w:val="22"/>
          <w:szCs w:val="22"/>
        </w:rPr>
      </w:pPr>
      <w:ins w:id="84" w:author="Philips" w:date="2017-05-23T17:48:00Z">
        <w:r w:rsidRPr="005E6675">
          <w:rPr>
            <w:rStyle w:val="Hyperlink"/>
            <w:noProof/>
          </w:rPr>
          <w:fldChar w:fldCharType="begin"/>
        </w:r>
        <w:r w:rsidRPr="005E6675">
          <w:rPr>
            <w:rStyle w:val="Hyperlink"/>
            <w:noProof/>
          </w:rPr>
          <w:instrText xml:space="preserve"> </w:instrText>
        </w:r>
        <w:r>
          <w:rPr>
            <w:noProof/>
          </w:rPr>
          <w:instrText>HYPERLINK \l "_Toc483325133"</w:instrText>
        </w:r>
        <w:r w:rsidRPr="005E6675">
          <w:rPr>
            <w:rStyle w:val="Hyperlink"/>
            <w:noProof/>
          </w:rPr>
          <w:instrText xml:space="preserve"> </w:instrText>
        </w:r>
        <w:r w:rsidRPr="005E6675">
          <w:rPr>
            <w:rStyle w:val="Hyperlink"/>
            <w:noProof/>
          </w:rPr>
        </w:r>
        <w:r w:rsidRPr="005E6675">
          <w:rPr>
            <w:rStyle w:val="Hyperlink"/>
            <w:noProof/>
          </w:rPr>
          <w:fldChar w:fldCharType="separate"/>
        </w:r>
        <w:r w:rsidRPr="005E6675">
          <w:rPr>
            <w:rStyle w:val="Hyperlink"/>
            <w:noProof/>
          </w:rPr>
          <w:t>7</w:t>
        </w:r>
        <w:r>
          <w:rPr>
            <w:rFonts w:asciiTheme="minorHAnsi" w:eastAsiaTheme="minorEastAsia" w:hAnsiTheme="minorHAnsi" w:cstheme="minorBidi"/>
            <w:b w:val="0"/>
            <w:noProof/>
            <w:sz w:val="22"/>
            <w:szCs w:val="22"/>
          </w:rPr>
          <w:tab/>
        </w:r>
        <w:r w:rsidRPr="005E6675">
          <w:rPr>
            <w:rStyle w:val="Hyperlink"/>
            <w:noProof/>
          </w:rPr>
          <w:t>Approval</w:t>
        </w:r>
        <w:r>
          <w:rPr>
            <w:noProof/>
            <w:webHidden/>
          </w:rPr>
          <w:tab/>
        </w:r>
        <w:r>
          <w:rPr>
            <w:noProof/>
            <w:webHidden/>
          </w:rPr>
          <w:fldChar w:fldCharType="begin"/>
        </w:r>
        <w:r>
          <w:rPr>
            <w:noProof/>
            <w:webHidden/>
          </w:rPr>
          <w:instrText xml:space="preserve"> PAGEREF _Toc483325133 \h </w:instrText>
        </w:r>
        <w:r>
          <w:rPr>
            <w:noProof/>
            <w:webHidden/>
          </w:rPr>
        </w:r>
      </w:ins>
      <w:r>
        <w:rPr>
          <w:noProof/>
          <w:webHidden/>
        </w:rPr>
        <w:fldChar w:fldCharType="separate"/>
      </w:r>
      <w:ins w:id="85" w:author="Philips" w:date="2017-05-23T17:48:00Z">
        <w:r>
          <w:rPr>
            <w:noProof/>
            <w:webHidden/>
          </w:rPr>
          <w:t>21</w:t>
        </w:r>
        <w:r>
          <w:rPr>
            <w:noProof/>
            <w:webHidden/>
          </w:rPr>
          <w:fldChar w:fldCharType="end"/>
        </w:r>
        <w:r w:rsidRPr="005E6675">
          <w:rPr>
            <w:rStyle w:val="Hyperlink"/>
            <w:noProof/>
          </w:rPr>
          <w:fldChar w:fldCharType="end"/>
        </w:r>
      </w:ins>
    </w:p>
    <w:p w:rsidR="00A36C06" w:rsidDel="00A20CCD" w:rsidRDefault="00A36C06">
      <w:pPr>
        <w:pStyle w:val="TOC1"/>
        <w:rPr>
          <w:del w:id="86" w:author="Philips" w:date="2017-03-12T19:33:00Z"/>
          <w:rFonts w:asciiTheme="minorHAnsi" w:eastAsiaTheme="minorEastAsia" w:hAnsiTheme="minorHAnsi" w:cstheme="minorBidi"/>
          <w:b w:val="0"/>
          <w:noProof/>
          <w:sz w:val="22"/>
          <w:szCs w:val="22"/>
        </w:rPr>
      </w:pPr>
      <w:del w:id="87" w:author="Philips" w:date="2017-03-12T19:33:00Z">
        <w:r w:rsidRPr="00A20CCD" w:rsidDel="00A20CCD">
          <w:rPr>
            <w:noProof/>
            <w:rPrChange w:id="88" w:author="Philips" w:date="2017-03-12T19:33:00Z">
              <w:rPr>
                <w:rStyle w:val="Hyperlink"/>
                <w:b w:val="0"/>
                <w:noProof/>
              </w:rPr>
            </w:rPrChange>
          </w:rPr>
          <w:delText>1</w:delText>
        </w:r>
        <w:r w:rsidDel="00A20CCD">
          <w:rPr>
            <w:rFonts w:asciiTheme="minorHAnsi" w:eastAsiaTheme="minorEastAsia" w:hAnsiTheme="minorHAnsi" w:cstheme="minorBidi"/>
            <w:b w:val="0"/>
            <w:noProof/>
            <w:sz w:val="22"/>
            <w:szCs w:val="22"/>
          </w:rPr>
          <w:tab/>
        </w:r>
        <w:r w:rsidRPr="00A20CCD" w:rsidDel="00A20CCD">
          <w:rPr>
            <w:noProof/>
            <w:rPrChange w:id="89" w:author="Philips" w:date="2017-03-12T19:33:00Z">
              <w:rPr>
                <w:rStyle w:val="Hyperlink"/>
                <w:b w:val="0"/>
                <w:noProof/>
              </w:rPr>
            </w:rPrChange>
          </w:rPr>
          <w:delText>DOCUMENT INTRODUCTION</w:delText>
        </w:r>
        <w:r w:rsidDel="00A20CCD">
          <w:rPr>
            <w:noProof/>
            <w:webHidden/>
          </w:rPr>
          <w:tab/>
          <w:delText>3</w:delText>
        </w:r>
      </w:del>
    </w:p>
    <w:p w:rsidR="00A36C06" w:rsidDel="00A20CCD" w:rsidRDefault="00A36C06">
      <w:pPr>
        <w:pStyle w:val="TOC2"/>
        <w:tabs>
          <w:tab w:val="left" w:pos="880"/>
          <w:tab w:val="right" w:leader="dot" w:pos="9631"/>
        </w:tabs>
        <w:rPr>
          <w:del w:id="90" w:author="Philips" w:date="2017-03-12T19:33:00Z"/>
          <w:rFonts w:asciiTheme="minorHAnsi" w:eastAsiaTheme="minorEastAsia" w:hAnsiTheme="minorHAnsi" w:cstheme="minorBidi"/>
          <w:noProof/>
          <w:sz w:val="22"/>
          <w:szCs w:val="22"/>
        </w:rPr>
      </w:pPr>
      <w:del w:id="91" w:author="Philips" w:date="2017-03-12T19:33:00Z">
        <w:r w:rsidRPr="00A20CCD" w:rsidDel="00A20CCD">
          <w:rPr>
            <w:noProof/>
            <w:rPrChange w:id="92" w:author="Philips" w:date="2017-03-12T19:33:00Z">
              <w:rPr>
                <w:rStyle w:val="Hyperlink"/>
                <w:noProof/>
              </w:rPr>
            </w:rPrChange>
          </w:rPr>
          <w:delText>1.1</w:delText>
        </w:r>
        <w:r w:rsidDel="00A20CCD">
          <w:rPr>
            <w:rFonts w:asciiTheme="minorHAnsi" w:eastAsiaTheme="minorEastAsia" w:hAnsiTheme="minorHAnsi" w:cstheme="minorBidi"/>
            <w:noProof/>
            <w:sz w:val="22"/>
            <w:szCs w:val="22"/>
          </w:rPr>
          <w:tab/>
        </w:r>
        <w:r w:rsidRPr="00A20CCD" w:rsidDel="00A20CCD">
          <w:rPr>
            <w:noProof/>
            <w:rPrChange w:id="93" w:author="Philips" w:date="2017-03-12T19:33:00Z">
              <w:rPr>
                <w:rStyle w:val="Hyperlink"/>
                <w:noProof/>
              </w:rPr>
            </w:rPrChange>
          </w:rPr>
          <w:delText>Purpose</w:delText>
        </w:r>
        <w:r w:rsidDel="00A20CCD">
          <w:rPr>
            <w:noProof/>
            <w:webHidden/>
          </w:rPr>
          <w:tab/>
          <w:delText>3</w:delText>
        </w:r>
      </w:del>
    </w:p>
    <w:p w:rsidR="00A36C06" w:rsidDel="00A20CCD" w:rsidRDefault="00A36C06">
      <w:pPr>
        <w:pStyle w:val="TOC2"/>
        <w:tabs>
          <w:tab w:val="left" w:pos="880"/>
          <w:tab w:val="right" w:leader="dot" w:pos="9631"/>
        </w:tabs>
        <w:rPr>
          <w:del w:id="94" w:author="Philips" w:date="2017-03-12T19:33:00Z"/>
          <w:rFonts w:asciiTheme="minorHAnsi" w:eastAsiaTheme="minorEastAsia" w:hAnsiTheme="minorHAnsi" w:cstheme="minorBidi"/>
          <w:noProof/>
          <w:sz w:val="22"/>
          <w:szCs w:val="22"/>
        </w:rPr>
      </w:pPr>
      <w:del w:id="95" w:author="Philips" w:date="2017-03-12T19:33:00Z">
        <w:r w:rsidRPr="00A20CCD" w:rsidDel="00A20CCD">
          <w:rPr>
            <w:noProof/>
            <w:rPrChange w:id="96" w:author="Philips" w:date="2017-03-12T19:33:00Z">
              <w:rPr>
                <w:rStyle w:val="Hyperlink"/>
                <w:noProof/>
              </w:rPr>
            </w:rPrChange>
          </w:rPr>
          <w:delText>1.2</w:delText>
        </w:r>
        <w:r w:rsidDel="00A20CCD">
          <w:rPr>
            <w:rFonts w:asciiTheme="minorHAnsi" w:eastAsiaTheme="minorEastAsia" w:hAnsiTheme="minorHAnsi" w:cstheme="minorBidi"/>
            <w:noProof/>
            <w:sz w:val="22"/>
            <w:szCs w:val="22"/>
          </w:rPr>
          <w:tab/>
        </w:r>
        <w:r w:rsidRPr="00A20CCD" w:rsidDel="00A20CCD">
          <w:rPr>
            <w:noProof/>
            <w:rPrChange w:id="97" w:author="Philips" w:date="2017-03-12T19:33:00Z">
              <w:rPr>
                <w:rStyle w:val="Hyperlink"/>
                <w:noProof/>
              </w:rPr>
            </w:rPrChange>
          </w:rPr>
          <w:delText>Scope</w:delText>
        </w:r>
        <w:r w:rsidDel="00A20CCD">
          <w:rPr>
            <w:noProof/>
            <w:webHidden/>
          </w:rPr>
          <w:tab/>
          <w:delText>3</w:delText>
        </w:r>
      </w:del>
    </w:p>
    <w:p w:rsidR="00A36C06" w:rsidDel="00A20CCD" w:rsidRDefault="00A36C06">
      <w:pPr>
        <w:pStyle w:val="TOC2"/>
        <w:tabs>
          <w:tab w:val="left" w:pos="880"/>
          <w:tab w:val="right" w:leader="dot" w:pos="9631"/>
        </w:tabs>
        <w:rPr>
          <w:del w:id="98" w:author="Philips" w:date="2017-03-12T19:33:00Z"/>
          <w:rFonts w:asciiTheme="minorHAnsi" w:eastAsiaTheme="minorEastAsia" w:hAnsiTheme="minorHAnsi" w:cstheme="minorBidi"/>
          <w:noProof/>
          <w:sz w:val="22"/>
          <w:szCs w:val="22"/>
        </w:rPr>
      </w:pPr>
      <w:del w:id="99" w:author="Philips" w:date="2017-03-12T19:33:00Z">
        <w:r w:rsidRPr="00A20CCD" w:rsidDel="00A20CCD">
          <w:rPr>
            <w:noProof/>
            <w:rPrChange w:id="100" w:author="Philips" w:date="2017-03-12T19:33:00Z">
              <w:rPr>
                <w:rStyle w:val="Hyperlink"/>
                <w:noProof/>
              </w:rPr>
            </w:rPrChange>
          </w:rPr>
          <w:delText>1.3</w:delText>
        </w:r>
        <w:r w:rsidDel="00A20CCD">
          <w:rPr>
            <w:rFonts w:asciiTheme="minorHAnsi" w:eastAsiaTheme="minorEastAsia" w:hAnsiTheme="minorHAnsi" w:cstheme="minorBidi"/>
            <w:noProof/>
            <w:sz w:val="22"/>
            <w:szCs w:val="22"/>
          </w:rPr>
          <w:tab/>
        </w:r>
        <w:r w:rsidRPr="00A20CCD" w:rsidDel="00A20CCD">
          <w:rPr>
            <w:noProof/>
            <w:rPrChange w:id="101" w:author="Philips" w:date="2017-03-12T19:33:00Z">
              <w:rPr>
                <w:rStyle w:val="Hyperlink"/>
                <w:noProof/>
              </w:rPr>
            </w:rPrChange>
          </w:rPr>
          <w:delText>References</w:delText>
        </w:r>
        <w:r w:rsidDel="00A20CCD">
          <w:rPr>
            <w:noProof/>
            <w:webHidden/>
          </w:rPr>
          <w:tab/>
          <w:delText>3</w:delText>
        </w:r>
      </w:del>
    </w:p>
    <w:p w:rsidR="00A36C06" w:rsidDel="00A20CCD" w:rsidRDefault="00A36C06">
      <w:pPr>
        <w:pStyle w:val="TOC2"/>
        <w:tabs>
          <w:tab w:val="left" w:pos="880"/>
          <w:tab w:val="right" w:leader="dot" w:pos="9631"/>
        </w:tabs>
        <w:rPr>
          <w:del w:id="102" w:author="Philips" w:date="2017-03-12T19:33:00Z"/>
          <w:rFonts w:asciiTheme="minorHAnsi" w:eastAsiaTheme="minorEastAsia" w:hAnsiTheme="minorHAnsi" w:cstheme="minorBidi"/>
          <w:noProof/>
          <w:sz w:val="22"/>
          <w:szCs w:val="22"/>
        </w:rPr>
      </w:pPr>
      <w:del w:id="103" w:author="Philips" w:date="2017-03-12T19:33:00Z">
        <w:r w:rsidRPr="00A20CCD" w:rsidDel="00A20CCD">
          <w:rPr>
            <w:noProof/>
            <w:rPrChange w:id="104" w:author="Philips" w:date="2017-03-12T19:33:00Z">
              <w:rPr>
                <w:rStyle w:val="Hyperlink"/>
                <w:noProof/>
              </w:rPr>
            </w:rPrChange>
          </w:rPr>
          <w:delText>1.4</w:delText>
        </w:r>
        <w:r w:rsidDel="00A20CCD">
          <w:rPr>
            <w:rFonts w:asciiTheme="minorHAnsi" w:eastAsiaTheme="minorEastAsia" w:hAnsiTheme="minorHAnsi" w:cstheme="minorBidi"/>
            <w:noProof/>
            <w:sz w:val="22"/>
            <w:szCs w:val="22"/>
          </w:rPr>
          <w:tab/>
        </w:r>
        <w:r w:rsidRPr="00A20CCD" w:rsidDel="00A20CCD">
          <w:rPr>
            <w:noProof/>
            <w:rPrChange w:id="105" w:author="Philips" w:date="2017-03-12T19:33:00Z">
              <w:rPr>
                <w:rStyle w:val="Hyperlink"/>
                <w:noProof/>
              </w:rPr>
            </w:rPrChange>
          </w:rPr>
          <w:delText>Terminology &amp; Abbreviations</w:delText>
        </w:r>
        <w:r w:rsidDel="00A20CCD">
          <w:rPr>
            <w:noProof/>
            <w:webHidden/>
          </w:rPr>
          <w:tab/>
          <w:delText>3</w:delText>
        </w:r>
      </w:del>
    </w:p>
    <w:p w:rsidR="00A36C06" w:rsidDel="00A20CCD" w:rsidRDefault="00A36C06">
      <w:pPr>
        <w:pStyle w:val="TOC1"/>
        <w:rPr>
          <w:del w:id="106" w:author="Philips" w:date="2017-03-12T19:33:00Z"/>
          <w:rFonts w:asciiTheme="minorHAnsi" w:eastAsiaTheme="minorEastAsia" w:hAnsiTheme="minorHAnsi" w:cstheme="minorBidi"/>
          <w:b w:val="0"/>
          <w:noProof/>
          <w:sz w:val="22"/>
          <w:szCs w:val="22"/>
        </w:rPr>
      </w:pPr>
      <w:del w:id="107" w:author="Philips" w:date="2017-03-12T19:33:00Z">
        <w:r w:rsidRPr="00A20CCD" w:rsidDel="00A20CCD">
          <w:rPr>
            <w:noProof/>
            <w:rPrChange w:id="108" w:author="Philips" w:date="2017-03-12T19:33:00Z">
              <w:rPr>
                <w:rStyle w:val="Hyperlink"/>
                <w:b w:val="0"/>
                <w:noProof/>
              </w:rPr>
            </w:rPrChange>
          </w:rPr>
          <w:delText>2</w:delText>
        </w:r>
        <w:r w:rsidDel="00A20CCD">
          <w:rPr>
            <w:rFonts w:asciiTheme="minorHAnsi" w:eastAsiaTheme="minorEastAsia" w:hAnsiTheme="minorHAnsi" w:cstheme="minorBidi"/>
            <w:b w:val="0"/>
            <w:noProof/>
            <w:sz w:val="22"/>
            <w:szCs w:val="22"/>
          </w:rPr>
          <w:tab/>
        </w:r>
        <w:r w:rsidRPr="00A20CCD" w:rsidDel="00A20CCD">
          <w:rPr>
            <w:noProof/>
            <w:rPrChange w:id="109" w:author="Philips" w:date="2017-03-12T19:33:00Z">
              <w:rPr>
                <w:rStyle w:val="Hyperlink"/>
                <w:b w:val="0"/>
                <w:noProof/>
              </w:rPr>
            </w:rPrChange>
          </w:rPr>
          <w:delText>Overview</w:delText>
        </w:r>
        <w:r w:rsidDel="00A20CCD">
          <w:rPr>
            <w:noProof/>
            <w:webHidden/>
          </w:rPr>
          <w:tab/>
          <w:delText>4</w:delText>
        </w:r>
      </w:del>
    </w:p>
    <w:p w:rsidR="00A36C06" w:rsidDel="00A20CCD" w:rsidRDefault="00A36C06">
      <w:pPr>
        <w:pStyle w:val="TOC1"/>
        <w:rPr>
          <w:del w:id="110" w:author="Philips" w:date="2017-03-12T19:33:00Z"/>
          <w:rFonts w:asciiTheme="minorHAnsi" w:eastAsiaTheme="minorEastAsia" w:hAnsiTheme="minorHAnsi" w:cstheme="minorBidi"/>
          <w:b w:val="0"/>
          <w:noProof/>
          <w:sz w:val="22"/>
          <w:szCs w:val="22"/>
        </w:rPr>
      </w:pPr>
      <w:del w:id="111" w:author="Philips" w:date="2017-03-12T19:33:00Z">
        <w:r w:rsidRPr="00A20CCD" w:rsidDel="00A20CCD">
          <w:rPr>
            <w:noProof/>
            <w:rPrChange w:id="112" w:author="Philips" w:date="2017-03-12T19:33:00Z">
              <w:rPr>
                <w:rStyle w:val="Hyperlink"/>
                <w:b w:val="0"/>
                <w:noProof/>
              </w:rPr>
            </w:rPrChange>
          </w:rPr>
          <w:delText>3</w:delText>
        </w:r>
        <w:r w:rsidDel="00A20CCD">
          <w:rPr>
            <w:rFonts w:asciiTheme="minorHAnsi" w:eastAsiaTheme="minorEastAsia" w:hAnsiTheme="minorHAnsi" w:cstheme="minorBidi"/>
            <w:b w:val="0"/>
            <w:noProof/>
            <w:sz w:val="22"/>
            <w:szCs w:val="22"/>
          </w:rPr>
          <w:tab/>
        </w:r>
        <w:r w:rsidRPr="00A20CCD" w:rsidDel="00A20CCD">
          <w:rPr>
            <w:noProof/>
            <w:rPrChange w:id="113" w:author="Philips" w:date="2017-03-12T19:33:00Z">
              <w:rPr>
                <w:rStyle w:val="Hyperlink"/>
                <w:b w:val="0"/>
                <w:noProof/>
              </w:rPr>
            </w:rPrChange>
          </w:rPr>
          <w:delText>Mobility Chapter Overview</w:delText>
        </w:r>
        <w:r w:rsidDel="00A20CCD">
          <w:rPr>
            <w:noProof/>
            <w:webHidden/>
          </w:rPr>
          <w:tab/>
          <w:delText>4</w:delText>
        </w:r>
      </w:del>
    </w:p>
    <w:p w:rsidR="00A36C06" w:rsidDel="00A20CCD" w:rsidRDefault="00A36C06">
      <w:pPr>
        <w:pStyle w:val="TOC1"/>
        <w:rPr>
          <w:del w:id="114" w:author="Philips" w:date="2017-03-12T19:33:00Z"/>
          <w:rFonts w:asciiTheme="minorHAnsi" w:eastAsiaTheme="minorEastAsia" w:hAnsiTheme="minorHAnsi" w:cstheme="minorBidi"/>
          <w:b w:val="0"/>
          <w:noProof/>
          <w:sz w:val="22"/>
          <w:szCs w:val="22"/>
        </w:rPr>
      </w:pPr>
      <w:del w:id="115" w:author="Philips" w:date="2017-03-12T19:33:00Z">
        <w:r w:rsidRPr="00A20CCD" w:rsidDel="00A20CCD">
          <w:rPr>
            <w:noProof/>
            <w:rPrChange w:id="116" w:author="Philips" w:date="2017-03-12T19:33:00Z">
              <w:rPr>
                <w:rStyle w:val="Hyperlink"/>
                <w:b w:val="0"/>
                <w:noProof/>
              </w:rPr>
            </w:rPrChange>
          </w:rPr>
          <w:delText>4</w:delText>
        </w:r>
        <w:r w:rsidDel="00A20CCD">
          <w:rPr>
            <w:rFonts w:asciiTheme="minorHAnsi" w:eastAsiaTheme="minorEastAsia" w:hAnsiTheme="minorHAnsi" w:cstheme="minorBidi"/>
            <w:b w:val="0"/>
            <w:noProof/>
            <w:sz w:val="22"/>
            <w:szCs w:val="22"/>
          </w:rPr>
          <w:tab/>
        </w:r>
        <w:r w:rsidRPr="00A20CCD" w:rsidDel="00A20CCD">
          <w:rPr>
            <w:noProof/>
            <w:rPrChange w:id="117" w:author="Philips" w:date="2017-03-12T19:33:00Z">
              <w:rPr>
                <w:rStyle w:val="Hyperlink"/>
                <w:b w:val="0"/>
                <w:noProof/>
              </w:rPr>
            </w:rPrChange>
          </w:rPr>
          <w:delText>System Architecture</w:delText>
        </w:r>
        <w:r w:rsidDel="00A20CCD">
          <w:rPr>
            <w:noProof/>
            <w:webHidden/>
          </w:rPr>
          <w:tab/>
          <w:delText>5</w:delText>
        </w:r>
      </w:del>
    </w:p>
    <w:p w:rsidR="00A36C06" w:rsidDel="00A20CCD" w:rsidRDefault="00A36C06">
      <w:pPr>
        <w:pStyle w:val="TOC2"/>
        <w:tabs>
          <w:tab w:val="left" w:pos="880"/>
          <w:tab w:val="right" w:leader="dot" w:pos="9631"/>
        </w:tabs>
        <w:rPr>
          <w:del w:id="118" w:author="Philips" w:date="2017-03-12T19:33:00Z"/>
          <w:rFonts w:asciiTheme="minorHAnsi" w:eastAsiaTheme="minorEastAsia" w:hAnsiTheme="minorHAnsi" w:cstheme="minorBidi"/>
          <w:noProof/>
          <w:sz w:val="22"/>
          <w:szCs w:val="22"/>
        </w:rPr>
      </w:pPr>
      <w:del w:id="119" w:author="Philips" w:date="2017-03-12T19:33:00Z">
        <w:r w:rsidRPr="00A20CCD" w:rsidDel="00A20CCD">
          <w:rPr>
            <w:noProof/>
            <w:rPrChange w:id="120" w:author="Philips" w:date="2017-03-12T19:33:00Z">
              <w:rPr>
                <w:rStyle w:val="Hyperlink"/>
                <w:noProof/>
              </w:rPr>
            </w:rPrChange>
          </w:rPr>
          <w:delText>4.1</w:delText>
        </w:r>
        <w:r w:rsidDel="00A20CCD">
          <w:rPr>
            <w:rFonts w:asciiTheme="minorHAnsi" w:eastAsiaTheme="minorEastAsia" w:hAnsiTheme="minorHAnsi" w:cstheme="minorBidi"/>
            <w:noProof/>
            <w:sz w:val="22"/>
            <w:szCs w:val="22"/>
          </w:rPr>
          <w:tab/>
        </w:r>
        <w:r w:rsidRPr="00A20CCD" w:rsidDel="00A20CCD">
          <w:rPr>
            <w:noProof/>
            <w:rPrChange w:id="121" w:author="Philips" w:date="2017-03-12T19:33:00Z">
              <w:rPr>
                <w:rStyle w:val="Hyperlink"/>
                <w:noProof/>
              </w:rPr>
            </w:rPrChange>
          </w:rPr>
          <w:delText>System Architectural Overview</w:delText>
        </w:r>
        <w:r w:rsidDel="00A20CCD">
          <w:rPr>
            <w:noProof/>
            <w:webHidden/>
          </w:rPr>
          <w:tab/>
          <w:delText>5</w:delText>
        </w:r>
      </w:del>
    </w:p>
    <w:p w:rsidR="00A36C06" w:rsidDel="00A20CCD" w:rsidRDefault="00A36C06">
      <w:pPr>
        <w:pStyle w:val="TOC3"/>
        <w:tabs>
          <w:tab w:val="left" w:pos="1100"/>
          <w:tab w:val="right" w:leader="dot" w:pos="9631"/>
        </w:tabs>
        <w:rPr>
          <w:del w:id="122" w:author="Philips" w:date="2017-03-12T19:33:00Z"/>
          <w:rFonts w:asciiTheme="minorHAnsi" w:eastAsiaTheme="minorEastAsia" w:hAnsiTheme="minorHAnsi" w:cstheme="minorBidi"/>
          <w:noProof/>
          <w:sz w:val="22"/>
          <w:szCs w:val="22"/>
        </w:rPr>
      </w:pPr>
      <w:del w:id="123" w:author="Philips" w:date="2017-03-12T19:33:00Z">
        <w:r w:rsidRPr="00A20CCD" w:rsidDel="00A20CCD">
          <w:rPr>
            <w:noProof/>
            <w:rPrChange w:id="124" w:author="Philips" w:date="2017-03-12T19:33:00Z">
              <w:rPr>
                <w:rStyle w:val="Hyperlink"/>
                <w:noProof/>
              </w:rPr>
            </w:rPrChange>
          </w:rPr>
          <w:delText>4.1.1</w:delText>
        </w:r>
        <w:r w:rsidDel="00A20CCD">
          <w:rPr>
            <w:rFonts w:asciiTheme="minorHAnsi" w:eastAsiaTheme="minorEastAsia" w:hAnsiTheme="minorHAnsi" w:cstheme="minorBidi"/>
            <w:noProof/>
            <w:sz w:val="22"/>
            <w:szCs w:val="22"/>
          </w:rPr>
          <w:tab/>
        </w:r>
        <w:r w:rsidRPr="00A20CCD" w:rsidDel="00A20CCD">
          <w:rPr>
            <w:noProof/>
            <w:rPrChange w:id="125" w:author="Philips" w:date="2017-03-12T19:33:00Z">
              <w:rPr>
                <w:rStyle w:val="Hyperlink"/>
                <w:noProof/>
              </w:rPr>
            </w:rPrChange>
          </w:rPr>
          <w:delText>Concepts</w:delText>
        </w:r>
        <w:r w:rsidDel="00A20CCD">
          <w:rPr>
            <w:noProof/>
            <w:webHidden/>
          </w:rPr>
          <w:tab/>
          <w:delText>6</w:delText>
        </w:r>
      </w:del>
    </w:p>
    <w:p w:rsidR="00A36C06" w:rsidDel="00A20CCD" w:rsidRDefault="00A36C06">
      <w:pPr>
        <w:pStyle w:val="TOC2"/>
        <w:tabs>
          <w:tab w:val="left" w:pos="880"/>
          <w:tab w:val="right" w:leader="dot" w:pos="9631"/>
        </w:tabs>
        <w:rPr>
          <w:del w:id="126" w:author="Philips" w:date="2017-03-12T19:33:00Z"/>
          <w:rFonts w:asciiTheme="minorHAnsi" w:eastAsiaTheme="minorEastAsia" w:hAnsiTheme="minorHAnsi" w:cstheme="minorBidi"/>
          <w:noProof/>
          <w:sz w:val="22"/>
          <w:szCs w:val="22"/>
        </w:rPr>
      </w:pPr>
      <w:del w:id="127" w:author="Philips" w:date="2017-03-12T19:33:00Z">
        <w:r w:rsidRPr="00A20CCD" w:rsidDel="00A20CCD">
          <w:rPr>
            <w:noProof/>
            <w:rPrChange w:id="128" w:author="Philips" w:date="2017-03-12T19:33:00Z">
              <w:rPr>
                <w:rStyle w:val="Hyperlink"/>
                <w:noProof/>
              </w:rPr>
            </w:rPrChange>
          </w:rPr>
          <w:delText>4.2</w:delText>
        </w:r>
        <w:r w:rsidDel="00A20CCD">
          <w:rPr>
            <w:rFonts w:asciiTheme="minorHAnsi" w:eastAsiaTheme="minorEastAsia" w:hAnsiTheme="minorHAnsi" w:cstheme="minorBidi"/>
            <w:noProof/>
            <w:sz w:val="22"/>
            <w:szCs w:val="22"/>
          </w:rPr>
          <w:tab/>
        </w:r>
        <w:r w:rsidRPr="00A20CCD" w:rsidDel="00A20CCD">
          <w:rPr>
            <w:noProof/>
            <w:rPrChange w:id="129" w:author="Philips" w:date="2017-03-12T19:33:00Z">
              <w:rPr>
                <w:rStyle w:val="Hyperlink"/>
                <w:noProof/>
              </w:rPr>
            </w:rPrChange>
          </w:rPr>
          <w:delText>Architectural Decisions</w:delText>
        </w:r>
        <w:r w:rsidDel="00A20CCD">
          <w:rPr>
            <w:noProof/>
            <w:webHidden/>
          </w:rPr>
          <w:tab/>
          <w:delText>8</w:delText>
        </w:r>
      </w:del>
    </w:p>
    <w:p w:rsidR="00A36C06" w:rsidDel="00A20CCD" w:rsidRDefault="00A36C06">
      <w:pPr>
        <w:pStyle w:val="TOC3"/>
        <w:tabs>
          <w:tab w:val="left" w:pos="1100"/>
          <w:tab w:val="right" w:leader="dot" w:pos="9631"/>
        </w:tabs>
        <w:rPr>
          <w:del w:id="130" w:author="Philips" w:date="2017-03-12T19:33:00Z"/>
          <w:rFonts w:asciiTheme="minorHAnsi" w:eastAsiaTheme="minorEastAsia" w:hAnsiTheme="minorHAnsi" w:cstheme="minorBidi"/>
          <w:noProof/>
          <w:sz w:val="22"/>
          <w:szCs w:val="22"/>
        </w:rPr>
      </w:pPr>
      <w:del w:id="131" w:author="Philips" w:date="2017-03-12T19:33:00Z">
        <w:r w:rsidRPr="00A20CCD" w:rsidDel="00A20CCD">
          <w:rPr>
            <w:noProof/>
            <w:rPrChange w:id="132" w:author="Philips" w:date="2017-03-12T19:33:00Z">
              <w:rPr>
                <w:rStyle w:val="Hyperlink"/>
                <w:noProof/>
              </w:rPr>
            </w:rPrChange>
          </w:rPr>
          <w:delText>4.2.1</w:delText>
        </w:r>
        <w:r w:rsidDel="00A20CCD">
          <w:rPr>
            <w:rFonts w:asciiTheme="minorHAnsi" w:eastAsiaTheme="minorEastAsia" w:hAnsiTheme="minorHAnsi" w:cstheme="minorBidi"/>
            <w:noProof/>
            <w:sz w:val="22"/>
            <w:szCs w:val="22"/>
          </w:rPr>
          <w:tab/>
        </w:r>
        <w:r w:rsidRPr="00A20CCD" w:rsidDel="00A20CCD">
          <w:rPr>
            <w:noProof/>
            <w:rPrChange w:id="133" w:author="Philips" w:date="2017-03-12T19:33:00Z">
              <w:rPr>
                <w:rStyle w:val="Hyperlink"/>
                <w:noProof/>
              </w:rPr>
            </w:rPrChange>
          </w:rPr>
          <w:delText>Dependency Management</w:delText>
        </w:r>
        <w:r w:rsidDel="00A20CCD">
          <w:rPr>
            <w:noProof/>
            <w:webHidden/>
          </w:rPr>
          <w:tab/>
          <w:delText>9</w:delText>
        </w:r>
      </w:del>
    </w:p>
    <w:p w:rsidR="00A36C06" w:rsidDel="00A20CCD" w:rsidRDefault="00A36C06">
      <w:pPr>
        <w:pStyle w:val="TOC3"/>
        <w:tabs>
          <w:tab w:val="left" w:pos="1100"/>
          <w:tab w:val="right" w:leader="dot" w:pos="9631"/>
        </w:tabs>
        <w:rPr>
          <w:del w:id="134" w:author="Philips" w:date="2017-03-12T19:33:00Z"/>
          <w:rFonts w:asciiTheme="minorHAnsi" w:eastAsiaTheme="minorEastAsia" w:hAnsiTheme="minorHAnsi" w:cstheme="minorBidi"/>
          <w:noProof/>
          <w:sz w:val="22"/>
          <w:szCs w:val="22"/>
        </w:rPr>
      </w:pPr>
      <w:del w:id="135" w:author="Philips" w:date="2017-03-12T19:33:00Z">
        <w:r w:rsidRPr="00A20CCD" w:rsidDel="00A20CCD">
          <w:rPr>
            <w:noProof/>
            <w:rPrChange w:id="136" w:author="Philips" w:date="2017-03-12T19:33:00Z">
              <w:rPr>
                <w:rStyle w:val="Hyperlink"/>
                <w:noProof/>
              </w:rPr>
            </w:rPrChange>
          </w:rPr>
          <w:delText>4.2.2</w:delText>
        </w:r>
        <w:r w:rsidDel="00A20CCD">
          <w:rPr>
            <w:rFonts w:asciiTheme="minorHAnsi" w:eastAsiaTheme="minorEastAsia" w:hAnsiTheme="minorHAnsi" w:cstheme="minorBidi"/>
            <w:noProof/>
            <w:sz w:val="22"/>
            <w:szCs w:val="22"/>
          </w:rPr>
          <w:tab/>
        </w:r>
        <w:r w:rsidRPr="00A20CCD" w:rsidDel="00A20CCD">
          <w:rPr>
            <w:noProof/>
            <w:rPrChange w:id="137" w:author="Philips" w:date="2017-03-12T19:33:00Z">
              <w:rPr>
                <w:rStyle w:val="Hyperlink"/>
                <w:noProof/>
              </w:rPr>
            </w:rPrChange>
          </w:rPr>
          <w:delText>Choice of SDK v/s Gateway</w:delText>
        </w:r>
        <w:r w:rsidDel="00A20CCD">
          <w:rPr>
            <w:noProof/>
            <w:webHidden/>
          </w:rPr>
          <w:tab/>
          <w:delText>9</w:delText>
        </w:r>
      </w:del>
    </w:p>
    <w:p w:rsidR="00A36C06" w:rsidDel="00A20CCD" w:rsidRDefault="00A36C06">
      <w:pPr>
        <w:pStyle w:val="TOC3"/>
        <w:tabs>
          <w:tab w:val="left" w:pos="1100"/>
          <w:tab w:val="right" w:leader="dot" w:pos="9631"/>
        </w:tabs>
        <w:rPr>
          <w:del w:id="138" w:author="Philips" w:date="2017-03-12T19:33:00Z"/>
          <w:rFonts w:asciiTheme="minorHAnsi" w:eastAsiaTheme="minorEastAsia" w:hAnsiTheme="minorHAnsi" w:cstheme="minorBidi"/>
          <w:noProof/>
          <w:sz w:val="22"/>
          <w:szCs w:val="22"/>
        </w:rPr>
      </w:pPr>
      <w:del w:id="139" w:author="Philips" w:date="2017-03-12T19:33:00Z">
        <w:r w:rsidRPr="00A20CCD" w:rsidDel="00A20CCD">
          <w:rPr>
            <w:noProof/>
            <w:rPrChange w:id="140" w:author="Philips" w:date="2017-03-12T19:33:00Z">
              <w:rPr>
                <w:rStyle w:val="Hyperlink"/>
                <w:noProof/>
              </w:rPr>
            </w:rPrChange>
          </w:rPr>
          <w:delText>4.2.3</w:delText>
        </w:r>
        <w:r w:rsidDel="00A20CCD">
          <w:rPr>
            <w:rFonts w:asciiTheme="minorHAnsi" w:eastAsiaTheme="minorEastAsia" w:hAnsiTheme="minorHAnsi" w:cstheme="minorBidi"/>
            <w:noProof/>
            <w:sz w:val="22"/>
            <w:szCs w:val="22"/>
          </w:rPr>
          <w:tab/>
        </w:r>
        <w:r w:rsidRPr="00A20CCD" w:rsidDel="00A20CCD">
          <w:rPr>
            <w:noProof/>
            <w:rPrChange w:id="141" w:author="Philips" w:date="2017-03-12T19:33:00Z">
              <w:rPr>
                <w:rStyle w:val="Hyperlink"/>
                <w:noProof/>
              </w:rPr>
            </w:rPrChange>
          </w:rPr>
          <w:delText>Architectural Patterns</w:delText>
        </w:r>
        <w:r w:rsidDel="00A20CCD">
          <w:rPr>
            <w:noProof/>
            <w:webHidden/>
          </w:rPr>
          <w:tab/>
          <w:delText>10</w:delText>
        </w:r>
      </w:del>
    </w:p>
    <w:p w:rsidR="00A36C06" w:rsidDel="00A20CCD" w:rsidRDefault="00A36C06">
      <w:pPr>
        <w:pStyle w:val="TOC3"/>
        <w:tabs>
          <w:tab w:val="left" w:pos="1100"/>
          <w:tab w:val="right" w:leader="dot" w:pos="9631"/>
        </w:tabs>
        <w:rPr>
          <w:del w:id="142" w:author="Philips" w:date="2017-03-12T19:33:00Z"/>
          <w:rFonts w:asciiTheme="minorHAnsi" w:eastAsiaTheme="minorEastAsia" w:hAnsiTheme="minorHAnsi" w:cstheme="minorBidi"/>
          <w:noProof/>
          <w:sz w:val="22"/>
          <w:szCs w:val="22"/>
        </w:rPr>
      </w:pPr>
      <w:del w:id="143" w:author="Philips" w:date="2017-03-12T19:33:00Z">
        <w:r w:rsidRPr="00A20CCD" w:rsidDel="00A20CCD">
          <w:rPr>
            <w:noProof/>
            <w:rPrChange w:id="144" w:author="Philips" w:date="2017-03-12T19:33:00Z">
              <w:rPr>
                <w:rStyle w:val="Hyperlink"/>
                <w:noProof/>
              </w:rPr>
            </w:rPrChange>
          </w:rPr>
          <w:delText>4.2.4</w:delText>
        </w:r>
        <w:r w:rsidDel="00A20CCD">
          <w:rPr>
            <w:rFonts w:asciiTheme="minorHAnsi" w:eastAsiaTheme="minorEastAsia" w:hAnsiTheme="minorHAnsi" w:cstheme="minorBidi"/>
            <w:noProof/>
            <w:sz w:val="22"/>
            <w:szCs w:val="22"/>
          </w:rPr>
          <w:tab/>
        </w:r>
        <w:r w:rsidRPr="00A20CCD" w:rsidDel="00A20CCD">
          <w:rPr>
            <w:noProof/>
            <w:rPrChange w:id="145" w:author="Philips" w:date="2017-03-12T19:33:00Z">
              <w:rPr>
                <w:rStyle w:val="Hyperlink"/>
                <w:noProof/>
              </w:rPr>
            </w:rPrChange>
          </w:rPr>
          <w:delText>Device Constraints</w:delText>
        </w:r>
        <w:r w:rsidDel="00A20CCD">
          <w:rPr>
            <w:noProof/>
            <w:webHidden/>
          </w:rPr>
          <w:tab/>
          <w:delText>13</w:delText>
        </w:r>
      </w:del>
    </w:p>
    <w:p w:rsidR="00A36C06" w:rsidDel="00A20CCD" w:rsidRDefault="00A36C06">
      <w:pPr>
        <w:pStyle w:val="TOC3"/>
        <w:tabs>
          <w:tab w:val="left" w:pos="1100"/>
          <w:tab w:val="right" w:leader="dot" w:pos="9631"/>
        </w:tabs>
        <w:rPr>
          <w:del w:id="146" w:author="Philips" w:date="2017-03-12T19:33:00Z"/>
          <w:rFonts w:asciiTheme="minorHAnsi" w:eastAsiaTheme="minorEastAsia" w:hAnsiTheme="minorHAnsi" w:cstheme="minorBidi"/>
          <w:noProof/>
          <w:sz w:val="22"/>
          <w:szCs w:val="22"/>
        </w:rPr>
      </w:pPr>
      <w:del w:id="147" w:author="Philips" w:date="2017-03-12T19:33:00Z">
        <w:r w:rsidRPr="00A20CCD" w:rsidDel="00A20CCD">
          <w:rPr>
            <w:noProof/>
            <w:rPrChange w:id="148" w:author="Philips" w:date="2017-03-12T19:33:00Z">
              <w:rPr>
                <w:rStyle w:val="Hyperlink"/>
                <w:noProof/>
              </w:rPr>
            </w:rPrChange>
          </w:rPr>
          <w:delText>4.2.5</w:delText>
        </w:r>
        <w:r w:rsidDel="00A20CCD">
          <w:rPr>
            <w:rFonts w:asciiTheme="minorHAnsi" w:eastAsiaTheme="minorEastAsia" w:hAnsiTheme="minorHAnsi" w:cstheme="minorBidi"/>
            <w:noProof/>
            <w:sz w:val="22"/>
            <w:szCs w:val="22"/>
          </w:rPr>
          <w:tab/>
        </w:r>
        <w:r w:rsidRPr="00A20CCD" w:rsidDel="00A20CCD">
          <w:rPr>
            <w:noProof/>
            <w:rPrChange w:id="149" w:author="Philips" w:date="2017-03-12T19:33:00Z">
              <w:rPr>
                <w:rStyle w:val="Hyperlink"/>
                <w:noProof/>
              </w:rPr>
            </w:rPrChange>
          </w:rPr>
          <w:delText>Execution Architecture</w:delText>
        </w:r>
        <w:r w:rsidDel="00A20CCD">
          <w:rPr>
            <w:noProof/>
            <w:webHidden/>
          </w:rPr>
          <w:tab/>
          <w:delText>13</w:delText>
        </w:r>
      </w:del>
    </w:p>
    <w:p w:rsidR="00A36C06" w:rsidDel="00A20CCD" w:rsidRDefault="00A36C06">
      <w:pPr>
        <w:pStyle w:val="TOC2"/>
        <w:tabs>
          <w:tab w:val="left" w:pos="880"/>
          <w:tab w:val="right" w:leader="dot" w:pos="9631"/>
        </w:tabs>
        <w:rPr>
          <w:del w:id="150" w:author="Philips" w:date="2017-03-12T19:33:00Z"/>
          <w:rFonts w:asciiTheme="minorHAnsi" w:eastAsiaTheme="minorEastAsia" w:hAnsiTheme="minorHAnsi" w:cstheme="minorBidi"/>
          <w:noProof/>
          <w:sz w:val="22"/>
          <w:szCs w:val="22"/>
        </w:rPr>
      </w:pPr>
      <w:del w:id="151" w:author="Philips" w:date="2017-03-12T19:33:00Z">
        <w:r w:rsidRPr="00A20CCD" w:rsidDel="00A20CCD">
          <w:rPr>
            <w:noProof/>
            <w:rPrChange w:id="152" w:author="Philips" w:date="2017-03-12T19:33:00Z">
              <w:rPr>
                <w:rStyle w:val="Hyperlink"/>
                <w:noProof/>
              </w:rPr>
            </w:rPrChange>
          </w:rPr>
          <w:delText>4.3</w:delText>
        </w:r>
        <w:r w:rsidDel="00A20CCD">
          <w:rPr>
            <w:rFonts w:asciiTheme="minorHAnsi" w:eastAsiaTheme="minorEastAsia" w:hAnsiTheme="minorHAnsi" w:cstheme="minorBidi"/>
            <w:noProof/>
            <w:sz w:val="22"/>
            <w:szCs w:val="22"/>
          </w:rPr>
          <w:tab/>
        </w:r>
        <w:r w:rsidRPr="00A20CCD" w:rsidDel="00A20CCD">
          <w:rPr>
            <w:noProof/>
            <w:rPrChange w:id="153" w:author="Philips" w:date="2017-03-12T19:33:00Z">
              <w:rPr>
                <w:rStyle w:val="Hyperlink"/>
                <w:noProof/>
              </w:rPr>
            </w:rPrChange>
          </w:rPr>
          <w:delText>Principles Behind Architectural Choices</w:delText>
        </w:r>
        <w:r w:rsidDel="00A20CCD">
          <w:rPr>
            <w:noProof/>
            <w:webHidden/>
          </w:rPr>
          <w:tab/>
          <w:delText>17</w:delText>
        </w:r>
      </w:del>
    </w:p>
    <w:p w:rsidR="00A36C06" w:rsidDel="00A20CCD" w:rsidRDefault="00A36C06">
      <w:pPr>
        <w:pStyle w:val="TOC2"/>
        <w:tabs>
          <w:tab w:val="left" w:pos="880"/>
          <w:tab w:val="right" w:leader="dot" w:pos="9631"/>
        </w:tabs>
        <w:rPr>
          <w:del w:id="154" w:author="Philips" w:date="2017-03-12T19:33:00Z"/>
          <w:rFonts w:asciiTheme="minorHAnsi" w:eastAsiaTheme="minorEastAsia" w:hAnsiTheme="minorHAnsi" w:cstheme="minorBidi"/>
          <w:noProof/>
          <w:sz w:val="22"/>
          <w:szCs w:val="22"/>
        </w:rPr>
      </w:pPr>
      <w:del w:id="155" w:author="Philips" w:date="2017-03-12T19:33:00Z">
        <w:r w:rsidRPr="00A20CCD" w:rsidDel="00A20CCD">
          <w:rPr>
            <w:noProof/>
            <w:rPrChange w:id="156" w:author="Philips" w:date="2017-03-12T19:33:00Z">
              <w:rPr>
                <w:rStyle w:val="Hyperlink"/>
                <w:noProof/>
              </w:rPr>
            </w:rPrChange>
          </w:rPr>
          <w:delText>4.4</w:delText>
        </w:r>
        <w:r w:rsidDel="00A20CCD">
          <w:rPr>
            <w:rFonts w:asciiTheme="minorHAnsi" w:eastAsiaTheme="minorEastAsia" w:hAnsiTheme="minorHAnsi" w:cstheme="minorBidi"/>
            <w:noProof/>
            <w:sz w:val="22"/>
            <w:szCs w:val="22"/>
          </w:rPr>
          <w:tab/>
        </w:r>
        <w:r w:rsidRPr="00A20CCD" w:rsidDel="00A20CCD">
          <w:rPr>
            <w:noProof/>
            <w:rPrChange w:id="157" w:author="Philips" w:date="2017-03-12T19:33:00Z">
              <w:rPr>
                <w:rStyle w:val="Hyperlink"/>
                <w:noProof/>
              </w:rPr>
            </w:rPrChange>
          </w:rPr>
          <w:delText>Rules and Guidelines</w:delText>
        </w:r>
        <w:r w:rsidDel="00A20CCD">
          <w:rPr>
            <w:noProof/>
            <w:webHidden/>
          </w:rPr>
          <w:tab/>
          <w:delText>17</w:delText>
        </w:r>
      </w:del>
    </w:p>
    <w:p w:rsidR="00A36C06" w:rsidDel="00A20CCD" w:rsidRDefault="00A36C06">
      <w:pPr>
        <w:pStyle w:val="TOC2"/>
        <w:tabs>
          <w:tab w:val="left" w:pos="880"/>
          <w:tab w:val="right" w:leader="dot" w:pos="9631"/>
        </w:tabs>
        <w:rPr>
          <w:del w:id="158" w:author="Philips" w:date="2017-03-12T19:33:00Z"/>
          <w:rFonts w:asciiTheme="minorHAnsi" w:eastAsiaTheme="minorEastAsia" w:hAnsiTheme="minorHAnsi" w:cstheme="minorBidi"/>
          <w:noProof/>
          <w:sz w:val="22"/>
          <w:szCs w:val="22"/>
        </w:rPr>
      </w:pPr>
      <w:del w:id="159" w:author="Philips" w:date="2017-03-12T19:33:00Z">
        <w:r w:rsidRPr="00A20CCD" w:rsidDel="00A20CCD">
          <w:rPr>
            <w:noProof/>
            <w:rPrChange w:id="160" w:author="Philips" w:date="2017-03-12T19:33:00Z">
              <w:rPr>
                <w:rStyle w:val="Hyperlink"/>
                <w:noProof/>
              </w:rPr>
            </w:rPrChange>
          </w:rPr>
          <w:delText>4.5</w:delText>
        </w:r>
        <w:r w:rsidDel="00A20CCD">
          <w:rPr>
            <w:rFonts w:asciiTheme="minorHAnsi" w:eastAsiaTheme="minorEastAsia" w:hAnsiTheme="minorHAnsi" w:cstheme="minorBidi"/>
            <w:noProof/>
            <w:sz w:val="22"/>
            <w:szCs w:val="22"/>
          </w:rPr>
          <w:tab/>
        </w:r>
        <w:r w:rsidRPr="00A20CCD" w:rsidDel="00A20CCD">
          <w:rPr>
            <w:noProof/>
            <w:rPrChange w:id="161" w:author="Philips" w:date="2017-03-12T19:33:00Z">
              <w:rPr>
                <w:rStyle w:val="Hyperlink"/>
                <w:noProof/>
              </w:rPr>
            </w:rPrChange>
          </w:rPr>
          <w:delText>Architecture Views</w:delText>
        </w:r>
        <w:r w:rsidDel="00A20CCD">
          <w:rPr>
            <w:noProof/>
            <w:webHidden/>
          </w:rPr>
          <w:tab/>
          <w:delText>17</w:delText>
        </w:r>
      </w:del>
    </w:p>
    <w:p w:rsidR="00A36C06" w:rsidDel="00A20CCD" w:rsidRDefault="00A36C06">
      <w:pPr>
        <w:pStyle w:val="TOC3"/>
        <w:tabs>
          <w:tab w:val="left" w:pos="1100"/>
          <w:tab w:val="right" w:leader="dot" w:pos="9631"/>
        </w:tabs>
        <w:rPr>
          <w:del w:id="162" w:author="Philips" w:date="2017-03-12T19:33:00Z"/>
          <w:rFonts w:asciiTheme="minorHAnsi" w:eastAsiaTheme="minorEastAsia" w:hAnsiTheme="minorHAnsi" w:cstheme="minorBidi"/>
          <w:noProof/>
          <w:sz w:val="22"/>
          <w:szCs w:val="22"/>
        </w:rPr>
      </w:pPr>
      <w:del w:id="163" w:author="Philips" w:date="2017-03-12T19:33:00Z">
        <w:r w:rsidRPr="00A20CCD" w:rsidDel="00A20CCD">
          <w:rPr>
            <w:noProof/>
            <w:rPrChange w:id="164" w:author="Philips" w:date="2017-03-12T19:33:00Z">
              <w:rPr>
                <w:rStyle w:val="Hyperlink"/>
                <w:noProof/>
              </w:rPr>
            </w:rPrChange>
          </w:rPr>
          <w:delText>4.5.1</w:delText>
        </w:r>
        <w:r w:rsidDel="00A20CCD">
          <w:rPr>
            <w:rFonts w:asciiTheme="minorHAnsi" w:eastAsiaTheme="minorEastAsia" w:hAnsiTheme="minorHAnsi" w:cstheme="minorBidi"/>
            <w:noProof/>
            <w:sz w:val="22"/>
            <w:szCs w:val="22"/>
          </w:rPr>
          <w:tab/>
        </w:r>
        <w:r w:rsidRPr="00A20CCD" w:rsidDel="00A20CCD">
          <w:rPr>
            <w:noProof/>
            <w:rPrChange w:id="165" w:author="Philips" w:date="2017-03-12T19:33:00Z">
              <w:rPr>
                <w:rStyle w:val="Hyperlink"/>
                <w:noProof/>
              </w:rPr>
            </w:rPrChange>
          </w:rPr>
          <w:delText>Interface View</w:delText>
        </w:r>
        <w:r w:rsidDel="00A20CCD">
          <w:rPr>
            <w:noProof/>
            <w:webHidden/>
          </w:rPr>
          <w:tab/>
          <w:delText>17</w:delText>
        </w:r>
      </w:del>
    </w:p>
    <w:p w:rsidR="00A36C06" w:rsidDel="00A20CCD" w:rsidRDefault="00A36C06">
      <w:pPr>
        <w:pStyle w:val="TOC3"/>
        <w:tabs>
          <w:tab w:val="left" w:pos="1100"/>
          <w:tab w:val="right" w:leader="dot" w:pos="9631"/>
        </w:tabs>
        <w:rPr>
          <w:del w:id="166" w:author="Philips" w:date="2017-03-12T19:33:00Z"/>
          <w:rFonts w:asciiTheme="minorHAnsi" w:eastAsiaTheme="minorEastAsia" w:hAnsiTheme="minorHAnsi" w:cstheme="minorBidi"/>
          <w:noProof/>
          <w:sz w:val="22"/>
          <w:szCs w:val="22"/>
        </w:rPr>
      </w:pPr>
      <w:del w:id="167" w:author="Philips" w:date="2017-03-12T19:33:00Z">
        <w:r w:rsidRPr="00A20CCD" w:rsidDel="00A20CCD">
          <w:rPr>
            <w:noProof/>
            <w:rPrChange w:id="168" w:author="Philips" w:date="2017-03-12T19:33:00Z">
              <w:rPr>
                <w:rStyle w:val="Hyperlink"/>
                <w:noProof/>
              </w:rPr>
            </w:rPrChange>
          </w:rPr>
          <w:delText>4.5.2</w:delText>
        </w:r>
        <w:r w:rsidDel="00A20CCD">
          <w:rPr>
            <w:rFonts w:asciiTheme="minorHAnsi" w:eastAsiaTheme="minorEastAsia" w:hAnsiTheme="minorHAnsi" w:cstheme="minorBidi"/>
            <w:noProof/>
            <w:sz w:val="22"/>
            <w:szCs w:val="22"/>
          </w:rPr>
          <w:tab/>
        </w:r>
        <w:r w:rsidRPr="00A20CCD" w:rsidDel="00A20CCD">
          <w:rPr>
            <w:noProof/>
            <w:rPrChange w:id="169" w:author="Philips" w:date="2017-03-12T19:33:00Z">
              <w:rPr>
                <w:rStyle w:val="Hyperlink"/>
                <w:noProof/>
              </w:rPr>
            </w:rPrChange>
          </w:rPr>
          <w:delText>Data Flow</w:delText>
        </w:r>
        <w:r w:rsidDel="00A20CCD">
          <w:rPr>
            <w:noProof/>
            <w:webHidden/>
          </w:rPr>
          <w:tab/>
          <w:delText>18</w:delText>
        </w:r>
      </w:del>
    </w:p>
    <w:p w:rsidR="00A36C06" w:rsidDel="00A20CCD" w:rsidRDefault="00A36C06">
      <w:pPr>
        <w:pStyle w:val="TOC1"/>
        <w:rPr>
          <w:del w:id="170" w:author="Philips" w:date="2017-03-12T19:33:00Z"/>
          <w:rFonts w:asciiTheme="minorHAnsi" w:eastAsiaTheme="minorEastAsia" w:hAnsiTheme="minorHAnsi" w:cstheme="minorBidi"/>
          <w:b w:val="0"/>
          <w:noProof/>
          <w:sz w:val="22"/>
          <w:szCs w:val="22"/>
        </w:rPr>
      </w:pPr>
      <w:del w:id="171" w:author="Philips" w:date="2017-03-12T19:33:00Z">
        <w:r w:rsidRPr="00A20CCD" w:rsidDel="00A20CCD">
          <w:rPr>
            <w:noProof/>
            <w:rPrChange w:id="172" w:author="Philips" w:date="2017-03-12T19:33:00Z">
              <w:rPr>
                <w:rStyle w:val="Hyperlink"/>
                <w:b w:val="0"/>
                <w:noProof/>
              </w:rPr>
            </w:rPrChange>
          </w:rPr>
          <w:delText>5</w:delText>
        </w:r>
        <w:r w:rsidDel="00A20CCD">
          <w:rPr>
            <w:rFonts w:asciiTheme="minorHAnsi" w:eastAsiaTheme="minorEastAsia" w:hAnsiTheme="minorHAnsi" w:cstheme="minorBidi"/>
            <w:b w:val="0"/>
            <w:noProof/>
            <w:sz w:val="22"/>
            <w:szCs w:val="22"/>
          </w:rPr>
          <w:tab/>
        </w:r>
        <w:r w:rsidRPr="00A20CCD" w:rsidDel="00A20CCD">
          <w:rPr>
            <w:noProof/>
            <w:rPrChange w:id="173" w:author="Philips" w:date="2017-03-12T19:33:00Z">
              <w:rPr>
                <w:rStyle w:val="Hyperlink"/>
                <w:b w:val="0"/>
                <w:noProof/>
              </w:rPr>
            </w:rPrChange>
          </w:rPr>
          <w:delText>Allocation of Quality Aspects</w:delText>
        </w:r>
        <w:r w:rsidDel="00A20CCD">
          <w:rPr>
            <w:noProof/>
            <w:webHidden/>
          </w:rPr>
          <w:tab/>
          <w:delText>18</w:delText>
        </w:r>
      </w:del>
    </w:p>
    <w:p w:rsidR="00A36C06" w:rsidDel="00A20CCD" w:rsidRDefault="00A36C06">
      <w:pPr>
        <w:pStyle w:val="TOC1"/>
        <w:rPr>
          <w:del w:id="174" w:author="Philips" w:date="2017-03-12T19:33:00Z"/>
          <w:rFonts w:asciiTheme="minorHAnsi" w:eastAsiaTheme="minorEastAsia" w:hAnsiTheme="minorHAnsi" w:cstheme="minorBidi"/>
          <w:b w:val="0"/>
          <w:noProof/>
          <w:sz w:val="22"/>
          <w:szCs w:val="22"/>
        </w:rPr>
      </w:pPr>
      <w:del w:id="175" w:author="Philips" w:date="2017-03-12T19:33:00Z">
        <w:r w:rsidRPr="00A20CCD" w:rsidDel="00A20CCD">
          <w:rPr>
            <w:noProof/>
            <w:rPrChange w:id="176" w:author="Philips" w:date="2017-03-12T19:33:00Z">
              <w:rPr>
                <w:rStyle w:val="Hyperlink"/>
                <w:b w:val="0"/>
                <w:noProof/>
              </w:rPr>
            </w:rPrChange>
          </w:rPr>
          <w:delText>6</w:delText>
        </w:r>
        <w:r w:rsidDel="00A20CCD">
          <w:rPr>
            <w:rFonts w:asciiTheme="minorHAnsi" w:eastAsiaTheme="minorEastAsia" w:hAnsiTheme="minorHAnsi" w:cstheme="minorBidi"/>
            <w:b w:val="0"/>
            <w:noProof/>
            <w:sz w:val="22"/>
            <w:szCs w:val="22"/>
          </w:rPr>
          <w:tab/>
        </w:r>
        <w:r w:rsidRPr="00A20CCD" w:rsidDel="00A20CCD">
          <w:rPr>
            <w:noProof/>
            <w:rPrChange w:id="177" w:author="Philips" w:date="2017-03-12T19:33:00Z">
              <w:rPr>
                <w:rStyle w:val="Hyperlink"/>
                <w:b w:val="0"/>
                <w:noProof/>
              </w:rPr>
            </w:rPrChange>
          </w:rPr>
          <w:delText>Design Details</w:delText>
        </w:r>
        <w:r w:rsidDel="00A20CCD">
          <w:rPr>
            <w:noProof/>
            <w:webHidden/>
          </w:rPr>
          <w:tab/>
          <w:delText>18</w:delText>
        </w:r>
      </w:del>
    </w:p>
    <w:p w:rsidR="00A36C06" w:rsidDel="00A20CCD" w:rsidRDefault="00A36C06">
      <w:pPr>
        <w:pStyle w:val="TOC2"/>
        <w:tabs>
          <w:tab w:val="left" w:pos="880"/>
          <w:tab w:val="right" w:leader="dot" w:pos="9631"/>
        </w:tabs>
        <w:rPr>
          <w:del w:id="178" w:author="Philips" w:date="2017-03-12T19:33:00Z"/>
          <w:rFonts w:asciiTheme="minorHAnsi" w:eastAsiaTheme="minorEastAsia" w:hAnsiTheme="minorHAnsi" w:cstheme="minorBidi"/>
          <w:noProof/>
          <w:sz w:val="22"/>
          <w:szCs w:val="22"/>
        </w:rPr>
      </w:pPr>
      <w:del w:id="179" w:author="Philips" w:date="2017-03-12T19:33:00Z">
        <w:r w:rsidRPr="00A20CCD" w:rsidDel="00A20CCD">
          <w:rPr>
            <w:noProof/>
            <w:rPrChange w:id="180" w:author="Philips" w:date="2017-03-12T19:33:00Z">
              <w:rPr>
                <w:rStyle w:val="Hyperlink"/>
                <w:noProof/>
              </w:rPr>
            </w:rPrChange>
          </w:rPr>
          <w:delText>6.1</w:delText>
        </w:r>
        <w:r w:rsidDel="00A20CCD">
          <w:rPr>
            <w:rFonts w:asciiTheme="minorHAnsi" w:eastAsiaTheme="minorEastAsia" w:hAnsiTheme="minorHAnsi" w:cstheme="minorBidi"/>
            <w:noProof/>
            <w:sz w:val="22"/>
            <w:szCs w:val="22"/>
          </w:rPr>
          <w:tab/>
        </w:r>
        <w:r w:rsidRPr="00A20CCD" w:rsidDel="00A20CCD">
          <w:rPr>
            <w:noProof/>
            <w:rPrChange w:id="181" w:author="Philips" w:date="2017-03-12T19:33:00Z">
              <w:rPr>
                <w:rStyle w:val="Hyperlink"/>
                <w:noProof/>
              </w:rPr>
            </w:rPrChange>
          </w:rPr>
          <w:delText>External Interfaces</w:delText>
        </w:r>
        <w:r w:rsidDel="00A20CCD">
          <w:rPr>
            <w:noProof/>
            <w:webHidden/>
          </w:rPr>
          <w:tab/>
          <w:delText>18</w:delText>
        </w:r>
      </w:del>
    </w:p>
    <w:p w:rsidR="00A36C06" w:rsidDel="00A20CCD" w:rsidRDefault="00A36C06">
      <w:pPr>
        <w:pStyle w:val="TOC3"/>
        <w:tabs>
          <w:tab w:val="left" w:pos="1100"/>
          <w:tab w:val="right" w:leader="dot" w:pos="9631"/>
        </w:tabs>
        <w:rPr>
          <w:del w:id="182" w:author="Philips" w:date="2017-03-12T19:33:00Z"/>
          <w:rFonts w:asciiTheme="minorHAnsi" w:eastAsiaTheme="minorEastAsia" w:hAnsiTheme="minorHAnsi" w:cstheme="minorBidi"/>
          <w:noProof/>
          <w:sz w:val="22"/>
          <w:szCs w:val="22"/>
        </w:rPr>
      </w:pPr>
      <w:del w:id="183" w:author="Philips" w:date="2017-03-12T19:33:00Z">
        <w:r w:rsidRPr="00A20CCD" w:rsidDel="00A20CCD">
          <w:rPr>
            <w:noProof/>
            <w:rPrChange w:id="184" w:author="Philips" w:date="2017-03-12T19:33:00Z">
              <w:rPr>
                <w:rStyle w:val="Hyperlink"/>
                <w:noProof/>
              </w:rPr>
            </w:rPrChange>
          </w:rPr>
          <w:delText>6.1.1</w:delText>
        </w:r>
        <w:r w:rsidDel="00A20CCD">
          <w:rPr>
            <w:rFonts w:asciiTheme="minorHAnsi" w:eastAsiaTheme="minorEastAsia" w:hAnsiTheme="minorHAnsi" w:cstheme="minorBidi"/>
            <w:noProof/>
            <w:sz w:val="22"/>
            <w:szCs w:val="22"/>
          </w:rPr>
          <w:tab/>
        </w:r>
        <w:r w:rsidRPr="00A20CCD" w:rsidDel="00A20CCD">
          <w:rPr>
            <w:noProof/>
            <w:rPrChange w:id="185" w:author="Philips" w:date="2017-03-12T19:33:00Z">
              <w:rPr>
                <w:rStyle w:val="Hyperlink"/>
                <w:noProof/>
              </w:rPr>
            </w:rPrChange>
          </w:rPr>
          <w:delText>&lt;External Interface 1&gt;</w:delText>
        </w:r>
        <w:r w:rsidDel="00A20CCD">
          <w:rPr>
            <w:noProof/>
            <w:webHidden/>
          </w:rPr>
          <w:tab/>
          <w:delText>18</w:delText>
        </w:r>
      </w:del>
    </w:p>
    <w:p w:rsidR="00A36C06" w:rsidDel="00A20CCD" w:rsidRDefault="00A36C06">
      <w:pPr>
        <w:pStyle w:val="TOC3"/>
        <w:tabs>
          <w:tab w:val="left" w:pos="1100"/>
          <w:tab w:val="right" w:leader="dot" w:pos="9631"/>
        </w:tabs>
        <w:rPr>
          <w:del w:id="186" w:author="Philips" w:date="2017-03-12T19:33:00Z"/>
          <w:rFonts w:asciiTheme="minorHAnsi" w:eastAsiaTheme="minorEastAsia" w:hAnsiTheme="minorHAnsi" w:cstheme="minorBidi"/>
          <w:noProof/>
          <w:sz w:val="22"/>
          <w:szCs w:val="22"/>
        </w:rPr>
      </w:pPr>
      <w:del w:id="187" w:author="Philips" w:date="2017-03-12T19:33:00Z">
        <w:r w:rsidRPr="00A20CCD" w:rsidDel="00A20CCD">
          <w:rPr>
            <w:noProof/>
            <w:rPrChange w:id="188" w:author="Philips" w:date="2017-03-12T19:33:00Z">
              <w:rPr>
                <w:rStyle w:val="Hyperlink"/>
                <w:noProof/>
              </w:rPr>
            </w:rPrChange>
          </w:rPr>
          <w:delText>6.1.2</w:delText>
        </w:r>
        <w:r w:rsidDel="00A20CCD">
          <w:rPr>
            <w:rFonts w:asciiTheme="minorHAnsi" w:eastAsiaTheme="minorEastAsia" w:hAnsiTheme="minorHAnsi" w:cstheme="minorBidi"/>
            <w:noProof/>
            <w:sz w:val="22"/>
            <w:szCs w:val="22"/>
          </w:rPr>
          <w:tab/>
        </w:r>
        <w:r w:rsidRPr="00A20CCD" w:rsidDel="00A20CCD">
          <w:rPr>
            <w:noProof/>
            <w:rPrChange w:id="189" w:author="Philips" w:date="2017-03-12T19:33:00Z">
              <w:rPr>
                <w:rStyle w:val="Hyperlink"/>
                <w:noProof/>
              </w:rPr>
            </w:rPrChange>
          </w:rPr>
          <w:delText>&lt;External Interface n&gt;</w:delText>
        </w:r>
        <w:r w:rsidDel="00A20CCD">
          <w:rPr>
            <w:noProof/>
            <w:webHidden/>
          </w:rPr>
          <w:tab/>
          <w:delText>18</w:delText>
        </w:r>
      </w:del>
    </w:p>
    <w:p w:rsidR="00A36C06" w:rsidDel="00A20CCD" w:rsidRDefault="00A36C06">
      <w:pPr>
        <w:pStyle w:val="TOC2"/>
        <w:tabs>
          <w:tab w:val="left" w:pos="880"/>
          <w:tab w:val="right" w:leader="dot" w:pos="9631"/>
        </w:tabs>
        <w:rPr>
          <w:del w:id="190" w:author="Philips" w:date="2017-03-12T19:33:00Z"/>
          <w:rFonts w:asciiTheme="minorHAnsi" w:eastAsiaTheme="minorEastAsia" w:hAnsiTheme="minorHAnsi" w:cstheme="minorBidi"/>
          <w:noProof/>
          <w:sz w:val="22"/>
          <w:szCs w:val="22"/>
        </w:rPr>
      </w:pPr>
      <w:del w:id="191" w:author="Philips" w:date="2017-03-12T19:33:00Z">
        <w:r w:rsidRPr="00A20CCD" w:rsidDel="00A20CCD">
          <w:rPr>
            <w:noProof/>
            <w:rPrChange w:id="192" w:author="Philips" w:date="2017-03-12T19:33:00Z">
              <w:rPr>
                <w:rStyle w:val="Hyperlink"/>
                <w:noProof/>
              </w:rPr>
            </w:rPrChange>
          </w:rPr>
          <w:delText>6.2</w:delText>
        </w:r>
        <w:r w:rsidDel="00A20CCD">
          <w:rPr>
            <w:rFonts w:asciiTheme="minorHAnsi" w:eastAsiaTheme="minorEastAsia" w:hAnsiTheme="minorHAnsi" w:cstheme="minorBidi"/>
            <w:noProof/>
            <w:sz w:val="22"/>
            <w:szCs w:val="22"/>
          </w:rPr>
          <w:tab/>
        </w:r>
        <w:r w:rsidRPr="00A20CCD" w:rsidDel="00A20CCD">
          <w:rPr>
            <w:noProof/>
            <w:rPrChange w:id="193" w:author="Philips" w:date="2017-03-12T19:33:00Z">
              <w:rPr>
                <w:rStyle w:val="Hyperlink"/>
                <w:noProof/>
              </w:rPr>
            </w:rPrChange>
          </w:rPr>
          <w:delText>Elements</w:delText>
        </w:r>
        <w:r w:rsidDel="00A20CCD">
          <w:rPr>
            <w:noProof/>
            <w:webHidden/>
          </w:rPr>
          <w:tab/>
          <w:delText>18</w:delText>
        </w:r>
      </w:del>
    </w:p>
    <w:p w:rsidR="00A36C06" w:rsidDel="00A20CCD" w:rsidRDefault="00A36C06">
      <w:pPr>
        <w:pStyle w:val="TOC3"/>
        <w:tabs>
          <w:tab w:val="left" w:pos="1100"/>
          <w:tab w:val="right" w:leader="dot" w:pos="9631"/>
        </w:tabs>
        <w:rPr>
          <w:del w:id="194" w:author="Philips" w:date="2017-03-12T19:33:00Z"/>
          <w:rFonts w:asciiTheme="minorHAnsi" w:eastAsiaTheme="minorEastAsia" w:hAnsiTheme="minorHAnsi" w:cstheme="minorBidi"/>
          <w:noProof/>
          <w:sz w:val="22"/>
          <w:szCs w:val="22"/>
        </w:rPr>
      </w:pPr>
      <w:del w:id="195" w:author="Philips" w:date="2017-03-12T19:33:00Z">
        <w:r w:rsidRPr="00A20CCD" w:rsidDel="00A20CCD">
          <w:rPr>
            <w:noProof/>
            <w:rPrChange w:id="196" w:author="Philips" w:date="2017-03-12T19:33:00Z">
              <w:rPr>
                <w:rStyle w:val="Hyperlink"/>
                <w:noProof/>
              </w:rPr>
            </w:rPrChange>
          </w:rPr>
          <w:delText>6.2.1</w:delText>
        </w:r>
        <w:r w:rsidDel="00A20CCD">
          <w:rPr>
            <w:rFonts w:asciiTheme="minorHAnsi" w:eastAsiaTheme="minorEastAsia" w:hAnsiTheme="minorHAnsi" w:cstheme="minorBidi"/>
            <w:noProof/>
            <w:sz w:val="22"/>
            <w:szCs w:val="22"/>
          </w:rPr>
          <w:tab/>
        </w:r>
        <w:r w:rsidRPr="00A20CCD" w:rsidDel="00A20CCD">
          <w:rPr>
            <w:noProof/>
            <w:rPrChange w:id="197" w:author="Philips" w:date="2017-03-12T19:33:00Z">
              <w:rPr>
                <w:rStyle w:val="Hyperlink"/>
                <w:noProof/>
              </w:rPr>
            </w:rPrChange>
          </w:rPr>
          <w:delText>&lt;Element 1&gt;</w:delText>
        </w:r>
        <w:r w:rsidDel="00A20CCD">
          <w:rPr>
            <w:noProof/>
            <w:webHidden/>
          </w:rPr>
          <w:tab/>
          <w:delText>19</w:delText>
        </w:r>
      </w:del>
    </w:p>
    <w:p w:rsidR="00A36C06" w:rsidDel="00A20CCD" w:rsidRDefault="00A36C06">
      <w:pPr>
        <w:pStyle w:val="TOC3"/>
        <w:tabs>
          <w:tab w:val="left" w:pos="1100"/>
          <w:tab w:val="right" w:leader="dot" w:pos="9631"/>
        </w:tabs>
        <w:rPr>
          <w:del w:id="198" w:author="Philips" w:date="2017-03-12T19:33:00Z"/>
          <w:rFonts w:asciiTheme="minorHAnsi" w:eastAsiaTheme="minorEastAsia" w:hAnsiTheme="minorHAnsi" w:cstheme="minorBidi"/>
          <w:noProof/>
          <w:sz w:val="22"/>
          <w:szCs w:val="22"/>
        </w:rPr>
      </w:pPr>
      <w:del w:id="199" w:author="Philips" w:date="2017-03-12T19:33:00Z">
        <w:r w:rsidRPr="00A20CCD" w:rsidDel="00A20CCD">
          <w:rPr>
            <w:noProof/>
            <w:rPrChange w:id="200" w:author="Philips" w:date="2017-03-12T19:33:00Z">
              <w:rPr>
                <w:rStyle w:val="Hyperlink"/>
                <w:noProof/>
              </w:rPr>
            </w:rPrChange>
          </w:rPr>
          <w:delText>6.2.2</w:delText>
        </w:r>
        <w:r w:rsidDel="00A20CCD">
          <w:rPr>
            <w:rFonts w:asciiTheme="minorHAnsi" w:eastAsiaTheme="minorEastAsia" w:hAnsiTheme="minorHAnsi" w:cstheme="minorBidi"/>
            <w:noProof/>
            <w:sz w:val="22"/>
            <w:szCs w:val="22"/>
          </w:rPr>
          <w:tab/>
        </w:r>
        <w:r w:rsidRPr="00A20CCD" w:rsidDel="00A20CCD">
          <w:rPr>
            <w:noProof/>
            <w:rPrChange w:id="201" w:author="Philips" w:date="2017-03-12T19:33:00Z">
              <w:rPr>
                <w:rStyle w:val="Hyperlink"/>
                <w:noProof/>
              </w:rPr>
            </w:rPrChange>
          </w:rPr>
          <w:delText>&lt;Element n&gt;</w:delText>
        </w:r>
        <w:r w:rsidDel="00A20CCD">
          <w:rPr>
            <w:noProof/>
            <w:webHidden/>
          </w:rPr>
          <w:tab/>
          <w:delText>19</w:delText>
        </w:r>
      </w:del>
    </w:p>
    <w:p w:rsidR="00A36C06" w:rsidDel="00A20CCD" w:rsidRDefault="00A36C06">
      <w:pPr>
        <w:pStyle w:val="TOC2"/>
        <w:tabs>
          <w:tab w:val="left" w:pos="880"/>
          <w:tab w:val="right" w:leader="dot" w:pos="9631"/>
        </w:tabs>
        <w:rPr>
          <w:del w:id="202" w:author="Philips" w:date="2017-03-12T19:33:00Z"/>
          <w:rFonts w:asciiTheme="minorHAnsi" w:eastAsiaTheme="minorEastAsia" w:hAnsiTheme="minorHAnsi" w:cstheme="minorBidi"/>
          <w:noProof/>
          <w:sz w:val="22"/>
          <w:szCs w:val="22"/>
        </w:rPr>
      </w:pPr>
      <w:del w:id="203" w:author="Philips" w:date="2017-03-12T19:33:00Z">
        <w:r w:rsidRPr="00A20CCD" w:rsidDel="00A20CCD">
          <w:rPr>
            <w:noProof/>
            <w:rPrChange w:id="204" w:author="Philips" w:date="2017-03-12T19:33:00Z">
              <w:rPr>
                <w:rStyle w:val="Hyperlink"/>
                <w:noProof/>
              </w:rPr>
            </w:rPrChange>
          </w:rPr>
          <w:delText>6.3</w:delText>
        </w:r>
        <w:r w:rsidDel="00A20CCD">
          <w:rPr>
            <w:rFonts w:asciiTheme="minorHAnsi" w:eastAsiaTheme="minorEastAsia" w:hAnsiTheme="minorHAnsi" w:cstheme="minorBidi"/>
            <w:noProof/>
            <w:sz w:val="22"/>
            <w:szCs w:val="22"/>
          </w:rPr>
          <w:tab/>
        </w:r>
        <w:r w:rsidRPr="00A20CCD" w:rsidDel="00A20CCD">
          <w:rPr>
            <w:noProof/>
            <w:rPrChange w:id="205" w:author="Philips" w:date="2017-03-12T19:33:00Z">
              <w:rPr>
                <w:rStyle w:val="Hyperlink"/>
                <w:noProof/>
              </w:rPr>
            </w:rPrChange>
          </w:rPr>
          <w:delText>Internal Interfaces</w:delText>
        </w:r>
        <w:r w:rsidDel="00A20CCD">
          <w:rPr>
            <w:noProof/>
            <w:webHidden/>
          </w:rPr>
          <w:tab/>
          <w:delText>19</w:delText>
        </w:r>
      </w:del>
    </w:p>
    <w:p w:rsidR="00A36C06" w:rsidDel="00A20CCD" w:rsidRDefault="00A36C06">
      <w:pPr>
        <w:pStyle w:val="TOC3"/>
        <w:tabs>
          <w:tab w:val="left" w:pos="1100"/>
          <w:tab w:val="right" w:leader="dot" w:pos="9631"/>
        </w:tabs>
        <w:rPr>
          <w:del w:id="206" w:author="Philips" w:date="2017-03-12T19:33:00Z"/>
          <w:rFonts w:asciiTheme="minorHAnsi" w:eastAsiaTheme="minorEastAsia" w:hAnsiTheme="minorHAnsi" w:cstheme="minorBidi"/>
          <w:noProof/>
          <w:sz w:val="22"/>
          <w:szCs w:val="22"/>
        </w:rPr>
      </w:pPr>
      <w:del w:id="207" w:author="Philips" w:date="2017-03-12T19:33:00Z">
        <w:r w:rsidRPr="00A20CCD" w:rsidDel="00A20CCD">
          <w:rPr>
            <w:noProof/>
            <w:rPrChange w:id="208" w:author="Philips" w:date="2017-03-12T19:33:00Z">
              <w:rPr>
                <w:rStyle w:val="Hyperlink"/>
                <w:noProof/>
              </w:rPr>
            </w:rPrChange>
          </w:rPr>
          <w:delText>6.3.1</w:delText>
        </w:r>
        <w:r w:rsidDel="00A20CCD">
          <w:rPr>
            <w:rFonts w:asciiTheme="minorHAnsi" w:eastAsiaTheme="minorEastAsia" w:hAnsiTheme="minorHAnsi" w:cstheme="minorBidi"/>
            <w:noProof/>
            <w:sz w:val="22"/>
            <w:szCs w:val="22"/>
          </w:rPr>
          <w:tab/>
        </w:r>
        <w:r w:rsidRPr="00A20CCD" w:rsidDel="00A20CCD">
          <w:rPr>
            <w:noProof/>
            <w:rPrChange w:id="209" w:author="Philips" w:date="2017-03-12T19:33:00Z">
              <w:rPr>
                <w:rStyle w:val="Hyperlink"/>
                <w:noProof/>
              </w:rPr>
            </w:rPrChange>
          </w:rPr>
          <w:delText>&lt;Internal Interface 1&gt;</w:delText>
        </w:r>
        <w:r w:rsidDel="00A20CCD">
          <w:rPr>
            <w:noProof/>
            <w:webHidden/>
          </w:rPr>
          <w:tab/>
          <w:delText>19</w:delText>
        </w:r>
      </w:del>
    </w:p>
    <w:p w:rsidR="00A36C06" w:rsidDel="00A20CCD" w:rsidRDefault="00A36C06">
      <w:pPr>
        <w:pStyle w:val="TOC3"/>
        <w:tabs>
          <w:tab w:val="left" w:pos="1100"/>
          <w:tab w:val="right" w:leader="dot" w:pos="9631"/>
        </w:tabs>
        <w:rPr>
          <w:del w:id="210" w:author="Philips" w:date="2017-03-12T19:33:00Z"/>
          <w:rFonts w:asciiTheme="minorHAnsi" w:eastAsiaTheme="minorEastAsia" w:hAnsiTheme="minorHAnsi" w:cstheme="minorBidi"/>
          <w:noProof/>
          <w:sz w:val="22"/>
          <w:szCs w:val="22"/>
        </w:rPr>
      </w:pPr>
      <w:del w:id="211" w:author="Philips" w:date="2017-03-12T19:33:00Z">
        <w:r w:rsidRPr="00A20CCD" w:rsidDel="00A20CCD">
          <w:rPr>
            <w:noProof/>
            <w:rPrChange w:id="212" w:author="Philips" w:date="2017-03-12T19:33:00Z">
              <w:rPr>
                <w:rStyle w:val="Hyperlink"/>
                <w:noProof/>
              </w:rPr>
            </w:rPrChange>
          </w:rPr>
          <w:delText>6.3.2</w:delText>
        </w:r>
        <w:r w:rsidDel="00A20CCD">
          <w:rPr>
            <w:rFonts w:asciiTheme="minorHAnsi" w:eastAsiaTheme="minorEastAsia" w:hAnsiTheme="minorHAnsi" w:cstheme="minorBidi"/>
            <w:noProof/>
            <w:sz w:val="22"/>
            <w:szCs w:val="22"/>
          </w:rPr>
          <w:tab/>
        </w:r>
        <w:r w:rsidRPr="00A20CCD" w:rsidDel="00A20CCD">
          <w:rPr>
            <w:noProof/>
            <w:rPrChange w:id="213" w:author="Philips" w:date="2017-03-12T19:33:00Z">
              <w:rPr>
                <w:rStyle w:val="Hyperlink"/>
                <w:noProof/>
              </w:rPr>
            </w:rPrChange>
          </w:rPr>
          <w:delText>&lt;Internal Interface n&gt;</w:delText>
        </w:r>
        <w:r w:rsidDel="00A20CCD">
          <w:rPr>
            <w:noProof/>
            <w:webHidden/>
          </w:rPr>
          <w:tab/>
          <w:delText>19</w:delText>
        </w:r>
      </w:del>
    </w:p>
    <w:p w:rsidR="00A36C06" w:rsidDel="00A20CCD" w:rsidRDefault="00A36C06">
      <w:pPr>
        <w:pStyle w:val="TOC1"/>
        <w:rPr>
          <w:del w:id="214" w:author="Philips" w:date="2017-03-12T19:33:00Z"/>
          <w:rFonts w:asciiTheme="minorHAnsi" w:eastAsiaTheme="minorEastAsia" w:hAnsiTheme="minorHAnsi" w:cstheme="minorBidi"/>
          <w:b w:val="0"/>
          <w:noProof/>
          <w:sz w:val="22"/>
          <w:szCs w:val="22"/>
        </w:rPr>
      </w:pPr>
      <w:del w:id="215" w:author="Philips" w:date="2017-03-12T19:33:00Z">
        <w:r w:rsidRPr="00A20CCD" w:rsidDel="00A20CCD">
          <w:rPr>
            <w:noProof/>
            <w:rPrChange w:id="216" w:author="Philips" w:date="2017-03-12T19:33:00Z">
              <w:rPr>
                <w:rStyle w:val="Hyperlink"/>
                <w:b w:val="0"/>
                <w:noProof/>
              </w:rPr>
            </w:rPrChange>
          </w:rPr>
          <w:delText>7</w:delText>
        </w:r>
        <w:r w:rsidDel="00A20CCD">
          <w:rPr>
            <w:rFonts w:asciiTheme="minorHAnsi" w:eastAsiaTheme="minorEastAsia" w:hAnsiTheme="minorHAnsi" w:cstheme="minorBidi"/>
            <w:b w:val="0"/>
            <w:noProof/>
            <w:sz w:val="22"/>
            <w:szCs w:val="22"/>
          </w:rPr>
          <w:tab/>
        </w:r>
        <w:r w:rsidRPr="00A20CCD" w:rsidDel="00A20CCD">
          <w:rPr>
            <w:noProof/>
            <w:rPrChange w:id="217" w:author="Philips" w:date="2017-03-12T19:33:00Z">
              <w:rPr>
                <w:rStyle w:val="Hyperlink"/>
                <w:b w:val="0"/>
                <w:noProof/>
              </w:rPr>
            </w:rPrChange>
          </w:rPr>
          <w:delText>Revision History</w:delText>
        </w:r>
        <w:r w:rsidDel="00A20CCD">
          <w:rPr>
            <w:noProof/>
            <w:webHidden/>
          </w:rPr>
          <w:tab/>
          <w:delText>20</w:delText>
        </w:r>
      </w:del>
    </w:p>
    <w:p w:rsidR="00A36C06" w:rsidDel="00A20CCD" w:rsidRDefault="00A36C06">
      <w:pPr>
        <w:pStyle w:val="TOC1"/>
        <w:rPr>
          <w:del w:id="218" w:author="Philips" w:date="2017-03-12T19:33:00Z"/>
          <w:rFonts w:asciiTheme="minorHAnsi" w:eastAsiaTheme="minorEastAsia" w:hAnsiTheme="minorHAnsi" w:cstheme="minorBidi"/>
          <w:b w:val="0"/>
          <w:noProof/>
          <w:sz w:val="22"/>
          <w:szCs w:val="22"/>
        </w:rPr>
      </w:pPr>
      <w:del w:id="219" w:author="Philips" w:date="2017-03-12T19:33:00Z">
        <w:r w:rsidRPr="00A20CCD" w:rsidDel="00A20CCD">
          <w:rPr>
            <w:noProof/>
            <w:rPrChange w:id="220" w:author="Philips" w:date="2017-03-12T19:33:00Z">
              <w:rPr>
                <w:rStyle w:val="Hyperlink"/>
                <w:b w:val="0"/>
                <w:noProof/>
              </w:rPr>
            </w:rPrChange>
          </w:rPr>
          <w:delText>8</w:delText>
        </w:r>
        <w:r w:rsidDel="00A20CCD">
          <w:rPr>
            <w:rFonts w:asciiTheme="minorHAnsi" w:eastAsiaTheme="minorEastAsia" w:hAnsiTheme="minorHAnsi" w:cstheme="minorBidi"/>
            <w:b w:val="0"/>
            <w:noProof/>
            <w:sz w:val="22"/>
            <w:szCs w:val="22"/>
          </w:rPr>
          <w:tab/>
        </w:r>
        <w:r w:rsidRPr="00A20CCD" w:rsidDel="00A20CCD">
          <w:rPr>
            <w:noProof/>
            <w:rPrChange w:id="221" w:author="Philips" w:date="2017-03-12T19:33:00Z">
              <w:rPr>
                <w:rStyle w:val="Hyperlink"/>
                <w:b w:val="0"/>
                <w:noProof/>
              </w:rPr>
            </w:rPrChange>
          </w:rPr>
          <w:delText>Approval</w:delText>
        </w:r>
        <w:r w:rsidDel="00A20CCD">
          <w:rPr>
            <w:noProof/>
            <w:webHidden/>
          </w:rPr>
          <w:tab/>
          <w:delText>20</w:delText>
        </w:r>
      </w:del>
    </w:p>
    <w:p w:rsidR="00A36C06" w:rsidDel="00A20CCD" w:rsidRDefault="00A36C06">
      <w:pPr>
        <w:pStyle w:val="TOC1"/>
        <w:rPr>
          <w:del w:id="222" w:author="Philips" w:date="2017-03-12T19:33:00Z"/>
          <w:rFonts w:asciiTheme="minorHAnsi" w:eastAsiaTheme="minorEastAsia" w:hAnsiTheme="minorHAnsi" w:cstheme="minorBidi"/>
          <w:b w:val="0"/>
          <w:noProof/>
          <w:sz w:val="22"/>
          <w:szCs w:val="22"/>
        </w:rPr>
      </w:pPr>
      <w:del w:id="223" w:author="Philips" w:date="2017-03-12T19:33:00Z">
        <w:r w:rsidRPr="00A20CCD" w:rsidDel="00A20CCD">
          <w:rPr>
            <w:noProof/>
            <w:rPrChange w:id="224" w:author="Philips" w:date="2017-03-12T19:33:00Z">
              <w:rPr>
                <w:rStyle w:val="Hyperlink"/>
                <w:b w:val="0"/>
                <w:noProof/>
              </w:rPr>
            </w:rPrChange>
          </w:rPr>
          <w:delText>9</w:delText>
        </w:r>
        <w:r w:rsidDel="00A20CCD">
          <w:rPr>
            <w:rFonts w:asciiTheme="minorHAnsi" w:eastAsiaTheme="minorEastAsia" w:hAnsiTheme="minorHAnsi" w:cstheme="minorBidi"/>
            <w:b w:val="0"/>
            <w:noProof/>
            <w:sz w:val="22"/>
            <w:szCs w:val="22"/>
          </w:rPr>
          <w:tab/>
        </w:r>
        <w:r w:rsidRPr="00A20CCD" w:rsidDel="00A20CCD">
          <w:rPr>
            <w:noProof/>
            <w:rPrChange w:id="225" w:author="Philips" w:date="2017-03-12T19:33:00Z">
              <w:rPr>
                <w:rStyle w:val="Hyperlink"/>
                <w:b w:val="0"/>
                <w:noProof/>
              </w:rPr>
            </w:rPrChange>
          </w:rPr>
          <w:delText>&lt;Appendices&gt;</w:delText>
        </w:r>
        <w:r w:rsidDel="00A20CCD">
          <w:rPr>
            <w:noProof/>
            <w:webHidden/>
          </w:rPr>
          <w:tab/>
          <w:delText>20</w:delText>
        </w:r>
      </w:del>
    </w:p>
    <w:p w:rsidR="00A36C06" w:rsidDel="00A20CCD" w:rsidRDefault="00A36C06">
      <w:pPr>
        <w:pStyle w:val="TOC1"/>
        <w:rPr>
          <w:del w:id="226" w:author="Philips" w:date="2017-03-12T19:33:00Z"/>
          <w:rFonts w:asciiTheme="minorHAnsi" w:eastAsiaTheme="minorEastAsia" w:hAnsiTheme="minorHAnsi" w:cstheme="minorBidi"/>
          <w:b w:val="0"/>
          <w:noProof/>
          <w:sz w:val="22"/>
          <w:szCs w:val="22"/>
        </w:rPr>
      </w:pPr>
      <w:del w:id="227" w:author="Philips" w:date="2017-03-12T19:33:00Z">
        <w:r w:rsidRPr="00A20CCD" w:rsidDel="00A20CCD">
          <w:rPr>
            <w:noProof/>
            <w:rPrChange w:id="228" w:author="Philips" w:date="2017-03-12T19:33:00Z">
              <w:rPr>
                <w:rStyle w:val="Hyperlink"/>
                <w:b w:val="0"/>
                <w:noProof/>
              </w:rPr>
            </w:rPrChange>
          </w:rPr>
          <w:delText>Template Revision History</w:delText>
        </w:r>
        <w:r w:rsidDel="00A20CCD">
          <w:rPr>
            <w:noProof/>
            <w:webHidden/>
          </w:rPr>
          <w:tab/>
          <w:delText>20</w:delText>
        </w:r>
      </w:del>
    </w:p>
    <w:p w:rsidR="00A36C06" w:rsidDel="00A20CCD" w:rsidRDefault="00A36C06">
      <w:pPr>
        <w:pStyle w:val="TOC1"/>
        <w:rPr>
          <w:del w:id="229" w:author="Philips" w:date="2017-03-12T19:33:00Z"/>
          <w:rFonts w:asciiTheme="minorHAnsi" w:eastAsiaTheme="minorEastAsia" w:hAnsiTheme="minorHAnsi" w:cstheme="minorBidi"/>
          <w:b w:val="0"/>
          <w:noProof/>
          <w:sz w:val="22"/>
          <w:szCs w:val="22"/>
        </w:rPr>
      </w:pPr>
      <w:del w:id="230" w:author="Philips" w:date="2017-03-12T19:33:00Z">
        <w:r w:rsidRPr="00A20CCD" w:rsidDel="00A20CCD">
          <w:rPr>
            <w:noProof/>
            <w:rPrChange w:id="231" w:author="Philips" w:date="2017-03-12T19:33:00Z">
              <w:rPr>
                <w:rStyle w:val="Hyperlink"/>
                <w:b w:val="0"/>
                <w:noProof/>
              </w:rPr>
            </w:rPrChange>
          </w:rPr>
          <w:delText>Template Approval</w:delText>
        </w:r>
        <w:r w:rsidDel="00A20CCD">
          <w:rPr>
            <w:noProof/>
            <w:webHidden/>
          </w:rPr>
          <w:tab/>
          <w:delText>20</w:delText>
        </w:r>
      </w:del>
    </w:p>
    <w:p w:rsidR="00625850" w:rsidDel="00025A71" w:rsidRDefault="001351B4">
      <w:pPr>
        <w:rPr>
          <w:del w:id="232" w:author="Philips" w:date="2017-02-24T17:28:00Z"/>
          <w:i/>
          <w:color w:val="C0504D" w:themeColor="accent2"/>
        </w:rPr>
      </w:pPr>
      <w:r w:rsidRPr="00044929">
        <w:fldChar w:fldCharType="end"/>
      </w:r>
      <w:del w:id="233" w:author="Philips" w:date="2017-02-24T17:28:00Z">
        <w:r w:rsidR="00A32F6C" w:rsidRPr="00044929" w:rsidDel="00025A71">
          <w:rPr>
            <w:i/>
            <w:color w:val="C0504D" w:themeColor="accent2"/>
          </w:rPr>
          <w:delText>&lt;</w:delText>
        </w:r>
        <w:r w:rsidR="00625850" w:rsidRPr="00044929" w:rsidDel="00025A71">
          <w:rPr>
            <w:i/>
            <w:color w:val="C0504D" w:themeColor="accent2"/>
          </w:rPr>
          <w:delText>Update table of content before submitting the deliverable for approval.</w:delText>
        </w:r>
      </w:del>
    </w:p>
    <w:p w:rsidR="00164C2F" w:rsidRPr="00594400" w:rsidRDefault="00A32F6C" w:rsidP="00025A71">
      <w:pPr>
        <w:rPr>
          <w:i/>
          <w:color w:val="C0504D" w:themeColor="accent2"/>
        </w:rPr>
      </w:pPr>
      <w:del w:id="234" w:author="Philips" w:date="2017-02-24T17:28:00Z">
        <w:r w:rsidRPr="00044929" w:rsidDel="00025A71">
          <w:rPr>
            <w:i/>
            <w:color w:val="C0504D" w:themeColor="accent2"/>
          </w:rPr>
          <w:delText>&gt;</w:delText>
        </w:r>
      </w:del>
    </w:p>
    <w:p w:rsidR="005D40BC" w:rsidRPr="00044929" w:rsidRDefault="005D40BC" w:rsidP="005D40BC">
      <w:bookmarkStart w:id="235" w:name="_Toc228603451"/>
      <w:r w:rsidRPr="00044929">
        <w:br w:type="page"/>
      </w:r>
    </w:p>
    <w:p w:rsidR="001351B4" w:rsidRPr="00044929" w:rsidRDefault="001351B4" w:rsidP="00336498">
      <w:pPr>
        <w:pStyle w:val="Heading1"/>
        <w:rPr>
          <w:lang w:val="en-US"/>
        </w:rPr>
      </w:pPr>
      <w:bookmarkStart w:id="236" w:name="_Toc483325054"/>
      <w:r w:rsidRPr="00044929">
        <w:rPr>
          <w:lang w:val="en-US"/>
        </w:rPr>
        <w:lastRenderedPageBreak/>
        <w:t>DOCUMENT INTRODUCTION</w:t>
      </w:r>
      <w:bookmarkEnd w:id="235"/>
      <w:bookmarkEnd w:id="236"/>
    </w:p>
    <w:p w:rsidR="001351B4" w:rsidRPr="00044929" w:rsidRDefault="001351B4" w:rsidP="0080769B">
      <w:pPr>
        <w:pStyle w:val="Heading2"/>
      </w:pPr>
      <w:bookmarkStart w:id="237" w:name="_Toc220980188"/>
      <w:bookmarkStart w:id="238" w:name="_Toc228603452"/>
      <w:bookmarkStart w:id="239" w:name="_Toc483325055"/>
      <w:r w:rsidRPr="00044929">
        <w:t>Purpose</w:t>
      </w:r>
      <w:bookmarkEnd w:id="237"/>
      <w:bookmarkEnd w:id="238"/>
      <w:bookmarkEnd w:id="239"/>
    </w:p>
    <w:p w:rsidR="00243AB1" w:rsidRDefault="001C2E6C" w:rsidP="00FD5BDD">
      <w:bookmarkStart w:id="240" w:name="_Toc220980189"/>
      <w:bookmarkStart w:id="241" w:name="_Toc228603453"/>
      <w:del w:id="242" w:author="Philips" w:date="2017-02-09T14:15:00Z">
        <w:r w:rsidRPr="001C2E6C" w:rsidDel="00243AB1">
          <w:delText xml:space="preserve">This document describes the </w:delText>
        </w:r>
        <w:r w:rsidR="00A547EE" w:rsidDel="00243AB1">
          <w:delText xml:space="preserve">technical design of </w:delText>
        </w:r>
        <w:r w:rsidR="001C1FC4" w:rsidRPr="00BB6159" w:rsidDel="00243AB1">
          <w:delText>Mobility Platform.</w:delText>
        </w:r>
        <w:r w:rsidR="00A547EE" w:rsidRPr="00BB6159" w:rsidDel="00243AB1">
          <w:delText xml:space="preserve"> </w:delText>
        </w:r>
      </w:del>
      <w:ins w:id="243" w:author="Philips" w:date="2017-02-09T14:15:00Z">
        <w:r w:rsidR="00243AB1" w:rsidRPr="003B43ED">
          <w:rPr>
            <w:rFonts w:cs="Arial"/>
          </w:rPr>
          <w:t xml:space="preserve">The purpose of this document is to identify the architectural blocks and explain the top level design of </w:t>
        </w:r>
      </w:ins>
      <w:ins w:id="244" w:author="Philips" w:date="2017-02-09T14:16:00Z">
        <w:r w:rsidR="00654572">
          <w:rPr>
            <w:rFonts w:cs="Arial"/>
          </w:rPr>
          <w:t>Reference</w:t>
        </w:r>
      </w:ins>
      <w:ins w:id="245" w:author="Philips" w:date="2017-02-09T14:15:00Z">
        <w:r w:rsidR="00243AB1">
          <w:rPr>
            <w:rFonts w:cs="Arial"/>
          </w:rPr>
          <w:t xml:space="preserve"> App for iOS and Android. The document provides an overview of the various functional blocks of </w:t>
        </w:r>
      </w:ins>
      <w:proofErr w:type="gramStart"/>
      <w:ins w:id="246" w:author="Philips" w:date="2017-02-09T14:16:00Z">
        <w:r w:rsidR="00654572">
          <w:rPr>
            <w:rFonts w:cs="Arial"/>
          </w:rPr>
          <w:t>reference</w:t>
        </w:r>
      </w:ins>
      <w:ins w:id="247" w:author="Philips" w:date="2017-02-09T14:15:00Z">
        <w:r w:rsidR="00243AB1">
          <w:rPr>
            <w:rFonts w:cs="Arial"/>
          </w:rPr>
          <w:t xml:space="preserve">  app</w:t>
        </w:r>
        <w:proofErr w:type="gramEnd"/>
        <w:r w:rsidR="00243AB1">
          <w:rPr>
            <w:rFonts w:cs="Arial"/>
          </w:rPr>
          <w:t>, design choices made and guidelines to few elements. This forms a reference for detailed design and implementation.</w:t>
        </w:r>
      </w:ins>
    </w:p>
    <w:p w:rsidR="001351B4" w:rsidRPr="00044929" w:rsidRDefault="001351B4" w:rsidP="0080769B">
      <w:pPr>
        <w:pStyle w:val="Heading2"/>
      </w:pPr>
      <w:bookmarkStart w:id="248" w:name="_Toc483325056"/>
      <w:r w:rsidRPr="00044929">
        <w:t>Scope</w:t>
      </w:r>
      <w:bookmarkEnd w:id="240"/>
      <w:bookmarkEnd w:id="241"/>
      <w:bookmarkEnd w:id="248"/>
    </w:p>
    <w:p w:rsidR="00654572" w:rsidRDefault="00654572" w:rsidP="00654572">
      <w:pPr>
        <w:rPr>
          <w:ins w:id="249" w:author="Philips" w:date="2017-02-09T14:17:00Z"/>
          <w:rFonts w:cs="Arial"/>
        </w:rPr>
      </w:pPr>
      <w:ins w:id="250" w:author="Philips" w:date="2017-02-09T14:17:00Z">
        <w:r>
          <w:rPr>
            <w:rFonts w:cs="Arial"/>
          </w:rPr>
          <w:t xml:space="preserve">This document describes the high level software architecture of the Reference app. The contents of this document apply to both the iOS and Android. </w:t>
        </w:r>
      </w:ins>
    </w:p>
    <w:p w:rsidR="00654572" w:rsidRDefault="00654572" w:rsidP="00654572">
      <w:pPr>
        <w:rPr>
          <w:ins w:id="251" w:author="Philips" w:date="2017-02-09T14:17:00Z"/>
          <w:rFonts w:cs="Arial"/>
        </w:rPr>
      </w:pPr>
      <w:ins w:id="252" w:author="Philips" w:date="2017-02-09T14:17:00Z">
        <w:r>
          <w:rPr>
            <w:rFonts w:cs="Arial"/>
          </w:rPr>
          <w:t xml:space="preserve">The interface and detailed design for each component is out of scope of this document. </w:t>
        </w:r>
      </w:ins>
    </w:p>
    <w:p w:rsidR="00654572" w:rsidRDefault="00654572" w:rsidP="00654572">
      <w:pPr>
        <w:rPr>
          <w:ins w:id="253" w:author="Philips" w:date="2017-02-09T14:17:00Z"/>
          <w:rFonts w:cs="Arial"/>
        </w:rPr>
      </w:pPr>
      <w:ins w:id="254" w:author="Philips" w:date="2017-02-09T14:17:00Z">
        <w:r w:rsidRPr="00B035BD">
          <w:rPr>
            <w:rFonts w:cs="Arial"/>
          </w:rPr>
          <w:t xml:space="preserve">Below are the core components of </w:t>
        </w:r>
      </w:ins>
      <w:ins w:id="255" w:author="Philips" w:date="2017-05-20T19:44:00Z">
        <w:r w:rsidR="00E141D0">
          <w:rPr>
            <w:rFonts w:cs="Arial"/>
          </w:rPr>
          <w:t>Reference</w:t>
        </w:r>
      </w:ins>
      <w:ins w:id="256" w:author="Philips" w:date="2017-02-09T14:17:00Z">
        <w:r>
          <w:rPr>
            <w:rFonts w:cs="Arial"/>
          </w:rPr>
          <w:t xml:space="preserve"> a</w:t>
        </w:r>
        <w:r w:rsidRPr="00B035BD">
          <w:rPr>
            <w:rFonts w:cs="Arial"/>
          </w:rPr>
          <w:t>pp</w:t>
        </w:r>
        <w:r>
          <w:rPr>
            <w:rFonts w:cs="Arial"/>
          </w:rPr>
          <w:t>, it</w:t>
        </w:r>
        <w:r w:rsidRPr="00B035BD">
          <w:rPr>
            <w:rFonts w:cs="Arial"/>
          </w:rPr>
          <w:t xml:space="preserve"> is built for Android phones with v</w:t>
        </w:r>
        <w:r>
          <w:rPr>
            <w:rFonts w:cs="Arial"/>
          </w:rPr>
          <w:t>ersion 4.4 and above and IOS 8.4</w:t>
        </w:r>
        <w:r w:rsidRPr="00B035BD">
          <w:rPr>
            <w:rFonts w:cs="Arial"/>
          </w:rPr>
          <w:t xml:space="preserve"> and above</w:t>
        </w:r>
        <w:r>
          <w:rPr>
            <w:rFonts w:cs="Arial"/>
          </w:rPr>
          <w:t>.</w:t>
        </w:r>
      </w:ins>
    </w:p>
    <w:p w:rsidR="00654572" w:rsidRPr="003D359C" w:rsidRDefault="00654572" w:rsidP="00654572">
      <w:pPr>
        <w:pStyle w:val="ListParagraph"/>
        <w:numPr>
          <w:ilvl w:val="0"/>
          <w:numId w:val="29"/>
        </w:numPr>
        <w:spacing w:after="0"/>
        <w:rPr>
          <w:ins w:id="257" w:author="Philips" w:date="2017-02-09T14:17:00Z"/>
          <w:rFonts w:cs="Arial"/>
        </w:rPr>
      </w:pPr>
      <w:ins w:id="258" w:author="Philips" w:date="2017-02-09T14:17:00Z">
        <w:r w:rsidRPr="003D359C">
          <w:rPr>
            <w:rFonts w:cs="Arial"/>
          </w:rPr>
          <w:t>Data</w:t>
        </w:r>
      </w:ins>
    </w:p>
    <w:p w:rsidR="00654572" w:rsidRPr="003D359C" w:rsidRDefault="00654572" w:rsidP="00654572">
      <w:pPr>
        <w:pStyle w:val="ListParagraph"/>
        <w:numPr>
          <w:ilvl w:val="0"/>
          <w:numId w:val="29"/>
        </w:numPr>
        <w:spacing w:after="0"/>
        <w:rPr>
          <w:ins w:id="259" w:author="Philips" w:date="2017-02-09T14:17:00Z"/>
          <w:rFonts w:cs="Arial"/>
        </w:rPr>
      </w:pPr>
      <w:ins w:id="260" w:author="Philips" w:date="2017-02-09T14:17:00Z">
        <w:r w:rsidRPr="003D359C">
          <w:rPr>
            <w:rFonts w:cs="Arial"/>
          </w:rPr>
          <w:t>Navigation and Logic</w:t>
        </w:r>
      </w:ins>
    </w:p>
    <w:p w:rsidR="00654572" w:rsidRPr="003D359C" w:rsidRDefault="00654572" w:rsidP="00654572">
      <w:pPr>
        <w:pStyle w:val="ListParagraph"/>
        <w:numPr>
          <w:ilvl w:val="0"/>
          <w:numId w:val="29"/>
        </w:numPr>
        <w:spacing w:after="0"/>
        <w:rPr>
          <w:ins w:id="261" w:author="Philips" w:date="2017-02-09T14:17:00Z"/>
          <w:rFonts w:cs="Arial"/>
        </w:rPr>
      </w:pPr>
      <w:ins w:id="262" w:author="Philips" w:date="2017-02-09T14:17:00Z">
        <w:r w:rsidRPr="003D359C">
          <w:rPr>
            <w:rFonts w:cs="Arial"/>
          </w:rPr>
          <w:t>Content</w:t>
        </w:r>
      </w:ins>
    </w:p>
    <w:p w:rsidR="00654572" w:rsidRPr="003D359C" w:rsidRDefault="00654572" w:rsidP="00654572">
      <w:pPr>
        <w:pStyle w:val="ListParagraph"/>
        <w:numPr>
          <w:ilvl w:val="0"/>
          <w:numId w:val="29"/>
        </w:numPr>
        <w:spacing w:after="0"/>
        <w:rPr>
          <w:ins w:id="263" w:author="Philips" w:date="2017-02-09T14:17:00Z"/>
          <w:rFonts w:cs="Arial"/>
        </w:rPr>
      </w:pPr>
      <w:ins w:id="264" w:author="Philips" w:date="2017-02-09T14:17:00Z">
        <w:r w:rsidRPr="003D359C">
          <w:rPr>
            <w:rFonts w:cs="Arial"/>
          </w:rPr>
          <w:t>Common Components</w:t>
        </w:r>
      </w:ins>
    </w:p>
    <w:p w:rsidR="00FD1BB2" w:rsidRPr="00BB6159" w:rsidDel="00654572" w:rsidRDefault="00BB6159" w:rsidP="00654572">
      <w:pPr>
        <w:rPr>
          <w:del w:id="265" w:author="Philips" w:date="2017-02-09T14:17:00Z"/>
        </w:rPr>
      </w:pPr>
      <w:del w:id="266" w:author="Philips" w:date="2017-02-09T14:17:00Z">
        <w:r w:rsidDel="00654572">
          <w:rPr>
            <w:color w:val="C0504D" w:themeColor="accent2"/>
          </w:rPr>
          <w:delText>This document describes t</w:delText>
        </w:r>
        <w:r w:rsidR="006D21E9" w:rsidDel="00654572">
          <w:rPr>
            <w:color w:val="C0504D" w:themeColor="accent2"/>
          </w:rPr>
          <w:delText>h</w:delText>
        </w:r>
        <w:r w:rsidDel="00654572">
          <w:rPr>
            <w:color w:val="C0504D" w:themeColor="accent2"/>
          </w:rPr>
          <w:delText>e architecture of Mobility Platform.</w:delText>
        </w:r>
        <w:bookmarkStart w:id="267" w:name="_Toc477110538"/>
        <w:bookmarkStart w:id="268" w:name="_Toc477110659"/>
        <w:bookmarkStart w:id="269" w:name="_Toc477110735"/>
        <w:bookmarkStart w:id="270" w:name="_Toc483075517"/>
        <w:bookmarkStart w:id="271" w:name="_Toc483310963"/>
        <w:bookmarkStart w:id="272" w:name="_Toc483311334"/>
        <w:bookmarkStart w:id="273" w:name="_Toc483324772"/>
        <w:bookmarkStart w:id="274" w:name="_Toc483325057"/>
        <w:bookmarkEnd w:id="267"/>
        <w:bookmarkEnd w:id="268"/>
        <w:bookmarkEnd w:id="269"/>
        <w:bookmarkEnd w:id="270"/>
        <w:bookmarkEnd w:id="271"/>
        <w:bookmarkEnd w:id="272"/>
        <w:bookmarkEnd w:id="273"/>
        <w:bookmarkEnd w:id="274"/>
      </w:del>
    </w:p>
    <w:p w:rsidR="009B40B8" w:rsidRPr="00044929" w:rsidRDefault="001351B4" w:rsidP="0080769B">
      <w:pPr>
        <w:pStyle w:val="Heading2"/>
      </w:pPr>
      <w:bookmarkStart w:id="275" w:name="_Toc220980190"/>
      <w:bookmarkStart w:id="276" w:name="_Toc228603454"/>
      <w:bookmarkStart w:id="277" w:name="_Toc483325058"/>
      <w:r w:rsidRPr="00044929">
        <w:t>References</w:t>
      </w:r>
      <w:bookmarkStart w:id="278" w:name="_Toc220980191"/>
      <w:bookmarkStart w:id="279" w:name="_Toc228603455"/>
      <w:bookmarkEnd w:id="275"/>
      <w:bookmarkEnd w:id="276"/>
      <w:bookmarkEnd w:id="277"/>
    </w:p>
    <w:p w:rsidR="00F031BC" w:rsidRPr="00F031BC" w:rsidDel="006B0333" w:rsidRDefault="00F031BC" w:rsidP="00F031BC">
      <w:pPr>
        <w:rPr>
          <w:del w:id="280" w:author="Philips" w:date="2017-03-12T19:06:00Z"/>
          <w:i/>
          <w:color w:val="C0504D" w:themeColor="accent2"/>
        </w:rPr>
      </w:pPr>
      <w:del w:id="281" w:author="Philips" w:date="2017-03-12T19:06:00Z">
        <w:r w:rsidRPr="00F031BC" w:rsidDel="006B0333">
          <w:rPr>
            <w:i/>
            <w:color w:val="C0504D" w:themeColor="accent2"/>
          </w:rPr>
          <w:delText>&lt;This document shall include all required content. If not possible references to the additional content is allowed.</w:delText>
        </w:r>
      </w:del>
    </w:p>
    <w:p w:rsidR="00F031BC" w:rsidRPr="00F031BC" w:rsidDel="006B0333" w:rsidRDefault="00F031BC" w:rsidP="00F031BC">
      <w:pPr>
        <w:rPr>
          <w:del w:id="282" w:author="Philips" w:date="2017-03-12T19:06:00Z"/>
          <w:i/>
          <w:color w:val="C0504D" w:themeColor="accent2"/>
        </w:rPr>
      </w:pPr>
      <w:del w:id="283" w:author="Philips" w:date="2017-03-12T19:06:00Z">
        <w:r w:rsidRPr="00F031BC" w:rsidDel="006B0333">
          <w:rPr>
            <w:i/>
            <w:color w:val="C0504D" w:themeColor="accent2"/>
          </w:rPr>
          <w:delText>References shall refer to unique records or document stored in a document management system or published by authorities</w:delText>
        </w:r>
      </w:del>
    </w:p>
    <w:p w:rsidR="00F031BC" w:rsidRPr="008C29C1" w:rsidDel="006B0333" w:rsidRDefault="00F031BC" w:rsidP="008C29C1">
      <w:pPr>
        <w:rPr>
          <w:del w:id="284" w:author="Philips" w:date="2017-03-12T19:06:00Z"/>
          <w:i/>
          <w:color w:val="C0504D" w:themeColor="accent2"/>
        </w:rPr>
      </w:pPr>
      <w:del w:id="285" w:author="Philips" w:date="2017-03-12T19:06:00Z">
        <w:r w:rsidRPr="008C29C1" w:rsidDel="006B0333">
          <w:rPr>
            <w:i/>
            <w:color w:val="C0504D" w:themeColor="accent2"/>
          </w:rPr>
          <w:delText>Fill in ‘Not applicable’ if there are no references.</w:delText>
        </w:r>
      </w:del>
    </w:p>
    <w:p w:rsidR="00F031BC" w:rsidRPr="00F031BC" w:rsidDel="006B0333" w:rsidRDefault="00F031BC" w:rsidP="00F031BC">
      <w:pPr>
        <w:rPr>
          <w:del w:id="286" w:author="Philips" w:date="2017-03-12T19:06:00Z"/>
          <w:i/>
          <w:color w:val="C0504D" w:themeColor="accent2"/>
        </w:rPr>
      </w:pPr>
      <w:del w:id="287" w:author="Philips" w:date="2017-03-12T19:06:00Z">
        <w:r w:rsidRPr="00F031BC" w:rsidDel="006B0333">
          <w:rPr>
            <w:i/>
            <w:color w:val="C0504D" w:themeColor="accent2"/>
          </w:rPr>
          <w:delText>Ensure that references are mentioned in the content of the document by [REF-number]</w:delText>
        </w:r>
      </w:del>
    </w:p>
    <w:p w:rsidR="00F031BC" w:rsidRPr="00F031BC" w:rsidDel="006B0333" w:rsidRDefault="00F031BC" w:rsidP="00F031BC">
      <w:pPr>
        <w:rPr>
          <w:del w:id="288" w:author="Philips" w:date="2017-03-12T19:06:00Z"/>
          <w:i/>
          <w:color w:val="C0504D" w:themeColor="accent2"/>
        </w:rPr>
      </w:pPr>
      <w:del w:id="289" w:author="Philips" w:date="2017-03-12T19:06:00Z">
        <w:r w:rsidRPr="00F031BC" w:rsidDel="006B0333">
          <w:rPr>
            <w:i/>
            <w:color w:val="C0504D" w:themeColor="accent2"/>
          </w:rPr>
          <w:delText>Do not use hyperlinks as reference/Identification.</w:delText>
        </w:r>
      </w:del>
    </w:p>
    <w:p w:rsidR="00411109" w:rsidRPr="00411109" w:rsidRDefault="00F031BC" w:rsidP="00F031BC">
      <w:del w:id="290" w:author="Philips" w:date="2017-03-12T19:06:00Z">
        <w:r w:rsidRPr="00F031BC" w:rsidDel="006B0333">
          <w:rPr>
            <w:i/>
            <w:color w:val="C0504D" w:themeColor="accent2"/>
          </w:rPr>
          <w:delText>&gt;</w:delText>
        </w:r>
      </w:del>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4"/>
        <w:gridCol w:w="2312"/>
        <w:gridCol w:w="5341"/>
      </w:tblGrid>
      <w:tr w:rsidR="001351B4" w:rsidRPr="00044929" w:rsidTr="00701D47">
        <w:trPr>
          <w:cantSplit/>
          <w:tblHeader/>
        </w:trPr>
        <w:tc>
          <w:tcPr>
            <w:tcW w:w="2204" w:type="dxa"/>
          </w:tcPr>
          <w:p w:rsidR="001351B4" w:rsidRPr="00044929" w:rsidRDefault="001351B4" w:rsidP="00FD5BDD">
            <w:pPr>
              <w:pStyle w:val="NoSpacing"/>
              <w:rPr>
                <w:b/>
              </w:rPr>
            </w:pPr>
            <w:r w:rsidRPr="00044929">
              <w:rPr>
                <w:b/>
              </w:rPr>
              <w:t>Reference</w:t>
            </w:r>
          </w:p>
        </w:tc>
        <w:tc>
          <w:tcPr>
            <w:tcW w:w="2312" w:type="dxa"/>
          </w:tcPr>
          <w:p w:rsidR="001351B4" w:rsidRPr="00044929" w:rsidRDefault="001351B4" w:rsidP="00FD5BDD">
            <w:pPr>
              <w:pStyle w:val="NoSpacing"/>
              <w:rPr>
                <w:b/>
              </w:rPr>
            </w:pPr>
            <w:r w:rsidRPr="00044929">
              <w:rPr>
                <w:b/>
              </w:rPr>
              <w:t>Identification</w:t>
            </w:r>
          </w:p>
        </w:tc>
        <w:tc>
          <w:tcPr>
            <w:tcW w:w="5341" w:type="dxa"/>
          </w:tcPr>
          <w:p w:rsidR="001351B4" w:rsidRPr="00044929" w:rsidRDefault="001351B4" w:rsidP="00FD5BDD">
            <w:pPr>
              <w:pStyle w:val="NoSpacing"/>
              <w:rPr>
                <w:b/>
              </w:rPr>
            </w:pPr>
            <w:r w:rsidRPr="00044929">
              <w:rPr>
                <w:b/>
              </w:rPr>
              <w:t>Title / additional remarks</w:t>
            </w:r>
          </w:p>
        </w:tc>
      </w:tr>
      <w:tr w:rsidR="00FD5BDD" w:rsidRPr="00044929" w:rsidTr="00701D47">
        <w:trPr>
          <w:cantSplit/>
        </w:trPr>
        <w:tc>
          <w:tcPr>
            <w:tcW w:w="2204" w:type="dxa"/>
          </w:tcPr>
          <w:p w:rsidR="001351B4" w:rsidRPr="00044929" w:rsidRDefault="00E673B7" w:rsidP="00336498">
            <w:pPr>
              <w:pStyle w:val="NoSpacing"/>
            </w:pPr>
            <w:del w:id="291" w:author="Philips" w:date="2017-05-20T19:44:00Z">
              <w:r w:rsidRPr="00044929" w:rsidDel="008F1849">
                <w:rPr>
                  <w:color w:val="C0504D" w:themeColor="accent2"/>
                </w:rPr>
                <w:delText>REF-</w:delText>
              </w:r>
              <w:r w:rsidR="004B5D5D" w:rsidRPr="00044929" w:rsidDel="008F1849">
                <w:rPr>
                  <w:color w:val="C0504D" w:themeColor="accent2"/>
                </w:rPr>
                <w:delText xml:space="preserve"> </w:delText>
              </w:r>
              <w:r w:rsidRPr="00044929" w:rsidDel="008F1849">
                <w:rPr>
                  <w:color w:val="C0504D" w:themeColor="accent2"/>
                </w:rPr>
                <w:delText>&lt;1&gt;</w:delText>
              </w:r>
            </w:del>
            <w:ins w:id="292" w:author="Philips" w:date="2017-05-20T19:45:00Z">
              <w:r w:rsidR="008F1849">
                <w:rPr>
                  <w:color w:val="C0504D" w:themeColor="accent2"/>
                </w:rPr>
                <w:t>SRS</w:t>
              </w:r>
            </w:ins>
          </w:p>
        </w:tc>
        <w:tc>
          <w:tcPr>
            <w:tcW w:w="2312" w:type="dxa"/>
          </w:tcPr>
          <w:p w:rsidR="001351B4" w:rsidRPr="00044929" w:rsidRDefault="001351B4" w:rsidP="00F031BC">
            <w:pPr>
              <w:pStyle w:val="NoSpacing"/>
            </w:pPr>
            <w:del w:id="293" w:author="Philips" w:date="2017-05-20T19:45:00Z">
              <w:r w:rsidRPr="00044929" w:rsidDel="008F1849">
                <w:rPr>
                  <w:color w:val="C0504D" w:themeColor="accent2"/>
                </w:rPr>
                <w:delText>&lt;</w:delText>
              </w:r>
            </w:del>
            <w:del w:id="294" w:author="Philips" w:date="2017-03-12T19:31:00Z">
              <w:r w:rsidR="00F031BC" w:rsidDel="002B0B94">
                <w:rPr>
                  <w:color w:val="C0504D" w:themeColor="accent2"/>
                </w:rPr>
                <w:delText>Document</w:delText>
              </w:r>
              <w:r w:rsidRPr="00044929" w:rsidDel="002B0B94">
                <w:rPr>
                  <w:color w:val="C0504D" w:themeColor="accent2"/>
                </w:rPr>
                <w:delText xml:space="preserve"> ID</w:delText>
              </w:r>
            </w:del>
            <w:del w:id="295" w:author="Philips" w:date="2017-05-20T19:45:00Z">
              <w:r w:rsidRPr="00044929" w:rsidDel="008F1849">
                <w:rPr>
                  <w:color w:val="C0504D" w:themeColor="accent2"/>
                </w:rPr>
                <w:delText>&gt;</w:delText>
              </w:r>
            </w:del>
            <w:ins w:id="296" w:author="Philips" w:date="2017-05-20T19:48:00Z">
              <w:r w:rsidR="008F1849">
                <w:rPr>
                  <w:color w:val="C0504D" w:themeColor="accent2"/>
                </w:rPr>
                <w:t>REF000001</w:t>
              </w:r>
            </w:ins>
          </w:p>
        </w:tc>
        <w:tc>
          <w:tcPr>
            <w:tcW w:w="5341" w:type="dxa"/>
          </w:tcPr>
          <w:p w:rsidR="001351B4" w:rsidRPr="00044929" w:rsidRDefault="001351B4" w:rsidP="00336498">
            <w:pPr>
              <w:pStyle w:val="NoSpacing"/>
            </w:pPr>
            <w:del w:id="297" w:author="Philips" w:date="2017-05-20T19:45:00Z">
              <w:r w:rsidRPr="00044929" w:rsidDel="008F1849">
                <w:rPr>
                  <w:color w:val="C0504D" w:themeColor="accent2"/>
                </w:rPr>
                <w:delText>&lt;</w:delText>
              </w:r>
            </w:del>
            <w:del w:id="298" w:author="Philips" w:date="2017-03-12T19:31:00Z">
              <w:r w:rsidRPr="00044929" w:rsidDel="002B0B94">
                <w:rPr>
                  <w:color w:val="C0504D" w:themeColor="accent2"/>
                </w:rPr>
                <w:delText>Title of document</w:delText>
              </w:r>
            </w:del>
            <w:del w:id="299" w:author="Philips" w:date="2017-05-20T19:45:00Z">
              <w:r w:rsidRPr="00044929" w:rsidDel="008F1849">
                <w:rPr>
                  <w:color w:val="C0504D" w:themeColor="accent2"/>
                </w:rPr>
                <w:delText>&gt;</w:delText>
              </w:r>
            </w:del>
            <w:ins w:id="300" w:author="Philips" w:date="2017-05-20T19:45:00Z">
              <w:r w:rsidR="008F1849">
                <w:rPr>
                  <w:color w:val="C0504D" w:themeColor="accent2"/>
                </w:rPr>
                <w:t>Software requirement specification</w:t>
              </w:r>
            </w:ins>
          </w:p>
        </w:tc>
      </w:tr>
      <w:tr w:rsidR="00FD5BDD" w:rsidRPr="00044929" w:rsidTr="00701D47">
        <w:trPr>
          <w:cantSplit/>
        </w:trPr>
        <w:tc>
          <w:tcPr>
            <w:tcW w:w="2204" w:type="dxa"/>
          </w:tcPr>
          <w:p w:rsidR="001351B4" w:rsidRPr="00044929" w:rsidRDefault="00E673B7" w:rsidP="004B5D5D">
            <w:pPr>
              <w:pStyle w:val="NoSpacing"/>
            </w:pPr>
            <w:del w:id="301" w:author="Philips" w:date="2017-03-12T19:33:00Z">
              <w:r w:rsidRPr="00044929" w:rsidDel="002B0B94">
                <w:rPr>
                  <w:color w:val="C0504D" w:themeColor="accent2"/>
                </w:rPr>
                <w:delText>REF-</w:delText>
              </w:r>
              <w:r w:rsidR="004B5D5D" w:rsidRPr="00044929" w:rsidDel="002B0B94">
                <w:rPr>
                  <w:color w:val="C0504D" w:themeColor="accent2"/>
                </w:rPr>
                <w:delText xml:space="preserve"> &lt;</w:delText>
              </w:r>
              <w:r w:rsidRPr="00044929" w:rsidDel="002B0B94">
                <w:rPr>
                  <w:color w:val="C0504D" w:themeColor="accent2"/>
                </w:rPr>
                <w:delText>n&gt;</w:delText>
              </w:r>
            </w:del>
          </w:p>
        </w:tc>
        <w:tc>
          <w:tcPr>
            <w:tcW w:w="2312" w:type="dxa"/>
          </w:tcPr>
          <w:p w:rsidR="001351B4" w:rsidRPr="00044929" w:rsidRDefault="00F031BC" w:rsidP="00F031BC">
            <w:pPr>
              <w:pStyle w:val="NoSpacing"/>
            </w:pPr>
            <w:del w:id="302" w:author="Philips" w:date="2017-03-12T19:33:00Z">
              <w:r w:rsidDel="002B0B94">
                <w:rPr>
                  <w:color w:val="C0504D" w:themeColor="accent2"/>
                </w:rPr>
                <w:delText>&lt;Document</w:delText>
              </w:r>
              <w:r w:rsidR="001351B4" w:rsidRPr="00044929" w:rsidDel="002B0B94">
                <w:rPr>
                  <w:color w:val="C0504D" w:themeColor="accent2"/>
                </w:rPr>
                <w:delText xml:space="preserve"> ID&gt;</w:delText>
              </w:r>
            </w:del>
          </w:p>
        </w:tc>
        <w:tc>
          <w:tcPr>
            <w:tcW w:w="5341" w:type="dxa"/>
          </w:tcPr>
          <w:p w:rsidR="001351B4" w:rsidRPr="00044929" w:rsidRDefault="001351B4" w:rsidP="00336498">
            <w:pPr>
              <w:pStyle w:val="NoSpacing"/>
            </w:pPr>
            <w:del w:id="303" w:author="Philips" w:date="2017-03-12T19:33:00Z">
              <w:r w:rsidRPr="00044929" w:rsidDel="002B0B94">
                <w:rPr>
                  <w:color w:val="C0504D" w:themeColor="accent2"/>
                </w:rPr>
                <w:delText>&lt;Titl</w:delText>
              </w:r>
            </w:del>
            <w:del w:id="304" w:author="Philips" w:date="2017-03-08T14:38:00Z">
              <w:r w:rsidRPr="00044929" w:rsidDel="00EB4669">
                <w:rPr>
                  <w:color w:val="C0504D" w:themeColor="accent2"/>
                </w:rPr>
                <w:delText>e of document&gt;</w:delText>
              </w:r>
            </w:del>
          </w:p>
        </w:tc>
      </w:tr>
      <w:tr w:rsidR="001351B4" w:rsidRPr="00044929" w:rsidTr="00701D47">
        <w:trPr>
          <w:cantSplit/>
        </w:trPr>
        <w:tc>
          <w:tcPr>
            <w:tcW w:w="2204" w:type="dxa"/>
          </w:tcPr>
          <w:p w:rsidR="001351B4" w:rsidRPr="00044929" w:rsidRDefault="001351B4" w:rsidP="00FD5BDD">
            <w:pPr>
              <w:pStyle w:val="NoSpacing"/>
            </w:pPr>
          </w:p>
        </w:tc>
        <w:tc>
          <w:tcPr>
            <w:tcW w:w="2312" w:type="dxa"/>
          </w:tcPr>
          <w:p w:rsidR="001351B4" w:rsidRPr="00044929" w:rsidRDefault="001351B4" w:rsidP="00FD5BDD">
            <w:pPr>
              <w:pStyle w:val="NoSpacing"/>
              <w:rPr>
                <w:szCs w:val="22"/>
              </w:rPr>
            </w:pPr>
          </w:p>
        </w:tc>
        <w:tc>
          <w:tcPr>
            <w:tcW w:w="5341" w:type="dxa"/>
          </w:tcPr>
          <w:p w:rsidR="001351B4" w:rsidRPr="00044929" w:rsidRDefault="001351B4" w:rsidP="00FD5BDD">
            <w:pPr>
              <w:pStyle w:val="NoSpacing"/>
              <w:rPr>
                <w:szCs w:val="22"/>
              </w:rPr>
            </w:pPr>
          </w:p>
        </w:tc>
      </w:tr>
    </w:tbl>
    <w:p w:rsidR="005D40BC" w:rsidRPr="00044929" w:rsidRDefault="005D40BC" w:rsidP="005D40BC"/>
    <w:p w:rsidR="001351B4" w:rsidRPr="00044929" w:rsidRDefault="00A12835" w:rsidP="0080769B">
      <w:pPr>
        <w:pStyle w:val="Heading2"/>
      </w:pPr>
      <w:bookmarkStart w:id="305" w:name="_Toc483325059"/>
      <w:r w:rsidRPr="00044929">
        <w:t xml:space="preserve">Terminology </w:t>
      </w:r>
      <w:r w:rsidR="001351B4" w:rsidRPr="00044929">
        <w:t>&amp; Abbreviation</w:t>
      </w:r>
      <w:bookmarkEnd w:id="278"/>
      <w:r w:rsidR="001351B4" w:rsidRPr="00044929">
        <w:t>s</w:t>
      </w:r>
      <w:bookmarkEnd w:id="279"/>
      <w:bookmarkEnd w:id="305"/>
    </w:p>
    <w:p w:rsidR="00411109" w:rsidRPr="00411109" w:rsidRDefault="00411109" w:rsidP="00FD5BDD"/>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2206"/>
        <w:gridCol w:w="7649"/>
      </w:tblGrid>
      <w:tr w:rsidR="001351B4" w:rsidRPr="00044929" w:rsidTr="00155E5F">
        <w:trPr>
          <w:cantSplit/>
          <w:tblHeader/>
        </w:trPr>
        <w:tc>
          <w:tcPr>
            <w:tcW w:w="2206" w:type="dxa"/>
          </w:tcPr>
          <w:p w:rsidR="001351B4" w:rsidRPr="00044929" w:rsidRDefault="00A12835" w:rsidP="00FD5BDD">
            <w:pPr>
              <w:pStyle w:val="NoSpacing"/>
              <w:rPr>
                <w:b/>
              </w:rPr>
            </w:pPr>
            <w:r w:rsidRPr="00044929">
              <w:rPr>
                <w:b/>
              </w:rPr>
              <w:t xml:space="preserve">Terminology &amp; </w:t>
            </w:r>
            <w:r w:rsidR="00FE553A" w:rsidRPr="00044929">
              <w:rPr>
                <w:b/>
              </w:rPr>
              <w:t>Abbreviations</w:t>
            </w:r>
          </w:p>
        </w:tc>
        <w:tc>
          <w:tcPr>
            <w:tcW w:w="7649" w:type="dxa"/>
          </w:tcPr>
          <w:p w:rsidR="001351B4" w:rsidRPr="00044929" w:rsidRDefault="001351B4" w:rsidP="00FD5BDD">
            <w:pPr>
              <w:pStyle w:val="NoSpacing"/>
              <w:rPr>
                <w:b/>
              </w:rPr>
            </w:pPr>
            <w:r w:rsidRPr="00044929">
              <w:rPr>
                <w:b/>
              </w:rPr>
              <w:t>Description</w:t>
            </w:r>
            <w:r w:rsidR="00A12835" w:rsidRPr="00044929">
              <w:rPr>
                <w:b/>
              </w:rPr>
              <w:t>/Definition</w:t>
            </w:r>
          </w:p>
        </w:tc>
      </w:tr>
      <w:tr w:rsidR="008A40E0" w:rsidRPr="00044929" w:rsidTr="00155E5F">
        <w:trPr>
          <w:cantSplit/>
        </w:trPr>
        <w:tc>
          <w:tcPr>
            <w:tcW w:w="2206" w:type="dxa"/>
          </w:tcPr>
          <w:p w:rsidR="001351B4" w:rsidRPr="00EB4669" w:rsidRDefault="001C1FC4" w:rsidP="008A40E0">
            <w:pPr>
              <w:pStyle w:val="NoSpacing"/>
              <w:rPr>
                <w:rPrChange w:id="306" w:author="Philips" w:date="2017-03-08T14:38:00Z">
                  <w:rPr>
                    <w:color w:val="C0504D" w:themeColor="accent2"/>
                  </w:rPr>
                </w:rPrChange>
              </w:rPr>
            </w:pPr>
            <w:r w:rsidRPr="00EB4669">
              <w:rPr>
                <w:rPrChange w:id="307" w:author="Philips" w:date="2017-03-08T14:38:00Z">
                  <w:rPr>
                    <w:color w:val="C0504D" w:themeColor="accent2"/>
                  </w:rPr>
                </w:rPrChange>
              </w:rPr>
              <w:t>App</w:t>
            </w:r>
          </w:p>
        </w:tc>
        <w:tc>
          <w:tcPr>
            <w:tcW w:w="7649" w:type="dxa"/>
          </w:tcPr>
          <w:p w:rsidR="001351B4" w:rsidRPr="00EB4669" w:rsidRDefault="001C1FC4" w:rsidP="001C1FC4">
            <w:pPr>
              <w:pStyle w:val="NoSpacing"/>
              <w:rPr>
                <w:rPrChange w:id="308" w:author="Philips" w:date="2017-03-08T14:38:00Z">
                  <w:rPr>
                    <w:color w:val="C0504D" w:themeColor="accent2"/>
                  </w:rPr>
                </w:rPrChange>
              </w:rPr>
            </w:pPr>
            <w:r w:rsidRPr="00EB4669">
              <w:rPr>
                <w:rPrChange w:id="309" w:author="Philips" w:date="2017-03-08T14:38:00Z">
                  <w:rPr>
                    <w:color w:val="C0504D" w:themeColor="accent2"/>
                  </w:rPr>
                </w:rPrChange>
              </w:rPr>
              <w:t>Mobile application</w:t>
            </w:r>
          </w:p>
        </w:tc>
      </w:tr>
      <w:tr w:rsidR="00FD5BDD" w:rsidRPr="00044929" w:rsidTr="00155E5F">
        <w:trPr>
          <w:cantSplit/>
        </w:trPr>
        <w:tc>
          <w:tcPr>
            <w:tcW w:w="2206" w:type="dxa"/>
          </w:tcPr>
          <w:p w:rsidR="001351B4" w:rsidRPr="00044929" w:rsidRDefault="001C1FC4" w:rsidP="00FD5BDD">
            <w:pPr>
              <w:pStyle w:val="NoSpacing"/>
            </w:pPr>
            <w:r>
              <w:t>AppInfra</w:t>
            </w:r>
          </w:p>
        </w:tc>
        <w:tc>
          <w:tcPr>
            <w:tcW w:w="7649" w:type="dxa"/>
          </w:tcPr>
          <w:p w:rsidR="001C1FC4" w:rsidRPr="00044929" w:rsidRDefault="001C1FC4" w:rsidP="00FD5BDD">
            <w:pPr>
              <w:pStyle w:val="NoSpacing"/>
            </w:pPr>
            <w:r>
              <w:t>Mobile application infrastructure library</w:t>
            </w:r>
          </w:p>
        </w:tc>
      </w:tr>
      <w:tr w:rsidR="001C1FC4" w:rsidRPr="00044929" w:rsidTr="00155E5F">
        <w:trPr>
          <w:cantSplit/>
        </w:trPr>
        <w:tc>
          <w:tcPr>
            <w:tcW w:w="2206" w:type="dxa"/>
          </w:tcPr>
          <w:p w:rsidR="001C1FC4" w:rsidRDefault="000C0804" w:rsidP="00FD5BDD">
            <w:pPr>
              <w:pStyle w:val="NoSpacing"/>
            </w:pPr>
            <w:ins w:id="310" w:author="Philips" w:date="2017-02-19T18:28:00Z">
              <w:r>
                <w:t>u</w:t>
              </w:r>
            </w:ins>
            <w:r w:rsidR="001C1FC4">
              <w:t>AppFWK</w:t>
            </w:r>
          </w:p>
        </w:tc>
        <w:tc>
          <w:tcPr>
            <w:tcW w:w="7649" w:type="dxa"/>
          </w:tcPr>
          <w:p w:rsidR="001C1FC4" w:rsidRDefault="001C1FC4" w:rsidP="00FD5BDD">
            <w:pPr>
              <w:pStyle w:val="NoSpacing"/>
            </w:pPr>
            <w:r>
              <w:t>M</w:t>
            </w:r>
            <w:ins w:id="311" w:author="Philips" w:date="2017-02-19T18:28:00Z">
              <w:r w:rsidR="000C0804">
                <w:t>icro app</w:t>
              </w:r>
            </w:ins>
            <w:del w:id="312" w:author="Philips" w:date="2017-02-19T18:28:00Z">
              <w:r w:rsidDel="000C0804">
                <w:delText>obile</w:delText>
              </w:r>
            </w:del>
            <w:r>
              <w:t xml:space="preserve"> application framework</w:t>
            </w:r>
          </w:p>
        </w:tc>
      </w:tr>
      <w:tr w:rsidR="001C1FC4" w:rsidRPr="00044929" w:rsidTr="00155E5F">
        <w:trPr>
          <w:cantSplit/>
        </w:trPr>
        <w:tc>
          <w:tcPr>
            <w:tcW w:w="2206" w:type="dxa"/>
          </w:tcPr>
          <w:p w:rsidR="001C1FC4" w:rsidRDefault="001C1FC4" w:rsidP="00FD5BDD">
            <w:pPr>
              <w:pStyle w:val="NoSpacing"/>
            </w:pPr>
            <w:r>
              <w:t>Co</w:t>
            </w:r>
            <w:ins w:id="313" w:author="Philips" w:date="2017-02-19T18:29:00Z">
              <w:r w:rsidR="000C0804">
                <w:t>c</w:t>
              </w:r>
            </w:ins>
            <w:del w:id="314" w:author="Philips" w:date="2017-02-19T18:29:00Z">
              <w:r w:rsidDel="000C0804">
                <w:delText>C</w:delText>
              </w:r>
            </w:del>
            <w:r>
              <w:t>o</w:t>
            </w:r>
          </w:p>
        </w:tc>
        <w:tc>
          <w:tcPr>
            <w:tcW w:w="7649" w:type="dxa"/>
          </w:tcPr>
          <w:p w:rsidR="001C1FC4" w:rsidRDefault="001C1FC4">
            <w:pPr>
              <w:pStyle w:val="NoSpacing"/>
            </w:pPr>
            <w:del w:id="315" w:author="Philips" w:date="2017-02-19T18:29:00Z">
              <w:r w:rsidDel="000C0804">
                <w:delText>CPD</w:delText>
              </w:r>
              <w:r w:rsidRPr="001C1FC4" w:rsidDel="000C0804">
                <w:rPr>
                  <w:vertAlign w:val="superscript"/>
                </w:rPr>
                <w:delText>2</w:delText>
              </w:r>
              <w:r w:rsidDel="000C0804">
                <w:delText xml:space="preserve"> c</w:delText>
              </w:r>
            </w:del>
            <w:ins w:id="316" w:author="Philips" w:date="2017-02-19T18:29:00Z">
              <w:r w:rsidR="000C0804">
                <w:t>C</w:t>
              </w:r>
            </w:ins>
            <w:r>
              <w:t>ommon component</w:t>
            </w:r>
          </w:p>
        </w:tc>
      </w:tr>
      <w:tr w:rsidR="001C1FC4" w:rsidRPr="00044929" w:rsidTr="00155E5F">
        <w:trPr>
          <w:cantSplit/>
        </w:trPr>
        <w:tc>
          <w:tcPr>
            <w:tcW w:w="2206" w:type="dxa"/>
          </w:tcPr>
          <w:p w:rsidR="001C1FC4" w:rsidRDefault="00961AD2" w:rsidP="00FD5BDD">
            <w:pPr>
              <w:pStyle w:val="NoSpacing"/>
            </w:pPr>
            <w:r>
              <w:t>OS</w:t>
            </w:r>
          </w:p>
        </w:tc>
        <w:tc>
          <w:tcPr>
            <w:tcW w:w="7649" w:type="dxa"/>
          </w:tcPr>
          <w:p w:rsidR="001C1FC4" w:rsidRDefault="00961AD2" w:rsidP="00FD5BDD">
            <w:pPr>
              <w:pStyle w:val="NoSpacing"/>
            </w:pPr>
            <w:r>
              <w:t>Operating System</w:t>
            </w:r>
          </w:p>
        </w:tc>
      </w:tr>
      <w:tr w:rsidR="001C1FC4" w:rsidRPr="00044929" w:rsidTr="00155E5F">
        <w:trPr>
          <w:cantSplit/>
        </w:trPr>
        <w:tc>
          <w:tcPr>
            <w:tcW w:w="2206" w:type="dxa"/>
          </w:tcPr>
          <w:p w:rsidR="001C1FC4" w:rsidRDefault="00D32E10" w:rsidP="00FD5BDD">
            <w:pPr>
              <w:pStyle w:val="NoSpacing"/>
            </w:pPr>
            <w:r w:rsidRPr="00D32E10">
              <w:t>Platform</w:t>
            </w:r>
          </w:p>
        </w:tc>
        <w:tc>
          <w:tcPr>
            <w:tcW w:w="7649" w:type="dxa"/>
          </w:tcPr>
          <w:p w:rsidR="001C1FC4" w:rsidRDefault="00D32E10" w:rsidP="000D5A91">
            <w:pPr>
              <w:pStyle w:val="NoSpacing"/>
            </w:pPr>
            <w:r w:rsidRPr="00D32E10">
              <w:t xml:space="preserve">The platform is an integrated collection of </w:t>
            </w:r>
            <w:del w:id="317" w:author="Philips" w:date="2017-02-08T22:17:00Z">
              <w:r w:rsidRPr="00D32E10" w:rsidDel="000D5A91">
                <w:delText xml:space="preserve">assets </w:delText>
              </w:r>
            </w:del>
            <w:ins w:id="318" w:author="Philips" w:date="2017-02-08T22:17:00Z">
              <w:r w:rsidR="000D5A91">
                <w:t>components</w:t>
              </w:r>
              <w:r w:rsidR="000D5A91" w:rsidRPr="00D32E10">
                <w:t xml:space="preserve"> </w:t>
              </w:r>
            </w:ins>
            <w:r w:rsidRPr="00D32E10">
              <w:t xml:space="preserve">that can be used to support multiple solutions across multiple </w:t>
            </w:r>
            <w:ins w:id="319" w:author="Philips" w:date="2017-02-08T22:18:00Z">
              <w:r w:rsidR="000D5A91">
                <w:t>b</w:t>
              </w:r>
            </w:ins>
            <w:del w:id="320" w:author="Philips" w:date="2017-02-08T22:18:00Z">
              <w:r w:rsidRPr="00D32E10" w:rsidDel="000D5A91">
                <w:delText>B</w:delText>
              </w:r>
            </w:del>
            <w:r w:rsidRPr="00D32E10">
              <w:t xml:space="preserve">usiness </w:t>
            </w:r>
            <w:ins w:id="321" w:author="Philips" w:date="2017-02-08T22:18:00Z">
              <w:r w:rsidR="000D5A91">
                <w:t>g</w:t>
              </w:r>
            </w:ins>
            <w:del w:id="322" w:author="Philips" w:date="2017-02-08T22:18:00Z">
              <w:r w:rsidRPr="00D32E10" w:rsidDel="000D5A91">
                <w:delText>G</w:delText>
              </w:r>
            </w:del>
            <w:r w:rsidRPr="00D32E10">
              <w:t>roups.</w:t>
            </w:r>
          </w:p>
        </w:tc>
      </w:tr>
      <w:tr w:rsidR="001C1FC4" w:rsidRPr="00044929" w:rsidTr="00155E5F">
        <w:trPr>
          <w:cantSplit/>
        </w:trPr>
        <w:tc>
          <w:tcPr>
            <w:tcW w:w="2206" w:type="dxa"/>
          </w:tcPr>
          <w:p w:rsidR="001C1FC4" w:rsidRDefault="00D32E10" w:rsidP="00FD5BDD">
            <w:pPr>
              <w:pStyle w:val="NoSpacing"/>
            </w:pPr>
            <w:r w:rsidRPr="00D32E10">
              <w:t>Proposition</w:t>
            </w:r>
          </w:p>
        </w:tc>
        <w:tc>
          <w:tcPr>
            <w:tcW w:w="7649" w:type="dxa"/>
          </w:tcPr>
          <w:p w:rsidR="001C1FC4" w:rsidRDefault="00D32E10" w:rsidP="00FD5BDD">
            <w:pPr>
              <w:pStyle w:val="NoSpacing"/>
            </w:pPr>
            <w:r w:rsidRPr="00D32E10">
              <w:t>Synonym of solution, with the connotation that the focus is a more on the value as in “value proposition” and less on the product.</w:t>
            </w:r>
          </w:p>
        </w:tc>
      </w:tr>
      <w:tr w:rsidR="001C1FC4" w:rsidRPr="00044929" w:rsidDel="00CA2586" w:rsidTr="00155E5F">
        <w:trPr>
          <w:cantSplit/>
          <w:del w:id="323" w:author="Philips" w:date="2017-03-12T19:37:00Z"/>
        </w:trPr>
        <w:tc>
          <w:tcPr>
            <w:tcW w:w="2206" w:type="dxa"/>
          </w:tcPr>
          <w:p w:rsidR="001C1FC4" w:rsidDel="00CA2586" w:rsidRDefault="001C1FC4" w:rsidP="00FD5BDD">
            <w:pPr>
              <w:pStyle w:val="NoSpacing"/>
              <w:rPr>
                <w:del w:id="324" w:author="Philips" w:date="2017-03-12T19:37:00Z"/>
              </w:rPr>
            </w:pPr>
          </w:p>
        </w:tc>
        <w:tc>
          <w:tcPr>
            <w:tcW w:w="7649" w:type="dxa"/>
          </w:tcPr>
          <w:p w:rsidR="001C1FC4" w:rsidDel="00CA2586" w:rsidRDefault="001C1FC4" w:rsidP="00FD5BDD">
            <w:pPr>
              <w:pStyle w:val="NoSpacing"/>
              <w:rPr>
                <w:del w:id="325" w:author="Philips" w:date="2017-03-12T19:37:00Z"/>
              </w:rPr>
            </w:pPr>
          </w:p>
        </w:tc>
      </w:tr>
      <w:tr w:rsidR="001C1FC4" w:rsidRPr="00044929" w:rsidDel="00CA2586" w:rsidTr="00155E5F">
        <w:trPr>
          <w:cantSplit/>
          <w:del w:id="326" w:author="Philips" w:date="2017-03-12T19:37:00Z"/>
        </w:trPr>
        <w:tc>
          <w:tcPr>
            <w:tcW w:w="2206" w:type="dxa"/>
          </w:tcPr>
          <w:p w:rsidR="001C1FC4" w:rsidDel="00CA2586" w:rsidRDefault="001C1FC4" w:rsidP="00FD5BDD">
            <w:pPr>
              <w:pStyle w:val="NoSpacing"/>
              <w:rPr>
                <w:del w:id="327" w:author="Philips" w:date="2017-03-12T19:37:00Z"/>
              </w:rPr>
            </w:pPr>
          </w:p>
        </w:tc>
        <w:tc>
          <w:tcPr>
            <w:tcW w:w="7649" w:type="dxa"/>
          </w:tcPr>
          <w:p w:rsidR="001C1FC4" w:rsidDel="00CA2586" w:rsidRDefault="001C1FC4" w:rsidP="00FD5BDD">
            <w:pPr>
              <w:pStyle w:val="NoSpacing"/>
              <w:rPr>
                <w:del w:id="328" w:author="Philips" w:date="2017-03-12T19:37:00Z"/>
              </w:rPr>
            </w:pPr>
          </w:p>
        </w:tc>
      </w:tr>
      <w:tr w:rsidR="001C1FC4" w:rsidRPr="00044929" w:rsidDel="00CA2586" w:rsidTr="00155E5F">
        <w:trPr>
          <w:cantSplit/>
          <w:del w:id="329" w:author="Philips" w:date="2017-03-12T19:37:00Z"/>
        </w:trPr>
        <w:tc>
          <w:tcPr>
            <w:tcW w:w="2206" w:type="dxa"/>
          </w:tcPr>
          <w:p w:rsidR="001C1FC4" w:rsidDel="00CA2586" w:rsidRDefault="001C1FC4" w:rsidP="00FD5BDD">
            <w:pPr>
              <w:pStyle w:val="NoSpacing"/>
              <w:rPr>
                <w:del w:id="330" w:author="Philips" w:date="2017-03-12T19:37:00Z"/>
              </w:rPr>
            </w:pPr>
          </w:p>
        </w:tc>
        <w:tc>
          <w:tcPr>
            <w:tcW w:w="7649" w:type="dxa"/>
          </w:tcPr>
          <w:p w:rsidR="001C1FC4" w:rsidDel="00CA2586" w:rsidRDefault="001C1FC4" w:rsidP="00FD5BDD">
            <w:pPr>
              <w:pStyle w:val="NoSpacing"/>
              <w:rPr>
                <w:del w:id="331" w:author="Philips" w:date="2017-03-12T19:37:00Z"/>
              </w:rPr>
            </w:pPr>
          </w:p>
        </w:tc>
      </w:tr>
      <w:tr w:rsidR="001C1FC4" w:rsidRPr="00044929" w:rsidDel="00CA2586" w:rsidTr="00155E5F">
        <w:trPr>
          <w:cantSplit/>
          <w:del w:id="332" w:author="Philips" w:date="2017-03-12T19:37:00Z"/>
        </w:trPr>
        <w:tc>
          <w:tcPr>
            <w:tcW w:w="2206" w:type="dxa"/>
          </w:tcPr>
          <w:p w:rsidR="001C1FC4" w:rsidDel="00CA2586" w:rsidRDefault="001C1FC4" w:rsidP="00FD5BDD">
            <w:pPr>
              <w:pStyle w:val="NoSpacing"/>
              <w:rPr>
                <w:del w:id="333" w:author="Philips" w:date="2017-03-12T19:37:00Z"/>
              </w:rPr>
            </w:pPr>
          </w:p>
        </w:tc>
        <w:tc>
          <w:tcPr>
            <w:tcW w:w="7649" w:type="dxa"/>
          </w:tcPr>
          <w:p w:rsidR="001C1FC4" w:rsidDel="00CA2586" w:rsidRDefault="001C1FC4" w:rsidP="00FD5BDD">
            <w:pPr>
              <w:pStyle w:val="NoSpacing"/>
              <w:rPr>
                <w:del w:id="334" w:author="Philips" w:date="2017-03-12T19:37:00Z"/>
              </w:rPr>
            </w:pPr>
          </w:p>
        </w:tc>
      </w:tr>
      <w:tr w:rsidR="001C1FC4" w:rsidRPr="00044929" w:rsidDel="00CA2586" w:rsidTr="00155E5F">
        <w:trPr>
          <w:cantSplit/>
          <w:del w:id="335" w:author="Philips" w:date="2017-03-12T19:37:00Z"/>
        </w:trPr>
        <w:tc>
          <w:tcPr>
            <w:tcW w:w="2206" w:type="dxa"/>
          </w:tcPr>
          <w:p w:rsidR="001C1FC4" w:rsidDel="00CA2586" w:rsidRDefault="001C1FC4" w:rsidP="00FD5BDD">
            <w:pPr>
              <w:pStyle w:val="NoSpacing"/>
              <w:rPr>
                <w:del w:id="336" w:author="Philips" w:date="2017-03-12T19:37:00Z"/>
              </w:rPr>
            </w:pPr>
          </w:p>
        </w:tc>
        <w:tc>
          <w:tcPr>
            <w:tcW w:w="7649" w:type="dxa"/>
          </w:tcPr>
          <w:p w:rsidR="001C1FC4" w:rsidDel="00CA2586" w:rsidRDefault="001C1FC4" w:rsidP="00FD5BDD">
            <w:pPr>
              <w:pStyle w:val="NoSpacing"/>
              <w:rPr>
                <w:del w:id="337" w:author="Philips" w:date="2017-03-12T19:37:00Z"/>
              </w:rPr>
            </w:pPr>
          </w:p>
        </w:tc>
      </w:tr>
      <w:tr w:rsidR="001C1FC4" w:rsidRPr="00044929" w:rsidDel="00CA2586" w:rsidTr="00155E5F">
        <w:trPr>
          <w:cantSplit/>
          <w:del w:id="338" w:author="Philips" w:date="2017-03-12T19:37:00Z"/>
        </w:trPr>
        <w:tc>
          <w:tcPr>
            <w:tcW w:w="2206" w:type="dxa"/>
          </w:tcPr>
          <w:p w:rsidR="001C1FC4" w:rsidDel="00CA2586" w:rsidRDefault="001C1FC4" w:rsidP="00FD5BDD">
            <w:pPr>
              <w:pStyle w:val="NoSpacing"/>
              <w:rPr>
                <w:del w:id="339" w:author="Philips" w:date="2017-03-12T19:37:00Z"/>
              </w:rPr>
            </w:pPr>
          </w:p>
        </w:tc>
        <w:tc>
          <w:tcPr>
            <w:tcW w:w="7649" w:type="dxa"/>
          </w:tcPr>
          <w:p w:rsidR="001C1FC4" w:rsidDel="00CA2586" w:rsidRDefault="001C1FC4" w:rsidP="00FD5BDD">
            <w:pPr>
              <w:pStyle w:val="NoSpacing"/>
              <w:rPr>
                <w:del w:id="340" w:author="Philips" w:date="2017-03-12T19:37:00Z"/>
              </w:rPr>
            </w:pPr>
          </w:p>
        </w:tc>
      </w:tr>
    </w:tbl>
    <w:p w:rsidR="00B76013" w:rsidRPr="00044929" w:rsidRDefault="00B76013" w:rsidP="00B76013"/>
    <w:p w:rsidR="006B5ABA" w:rsidRPr="00044929" w:rsidRDefault="006B5ABA">
      <w:pPr>
        <w:spacing w:after="0"/>
      </w:pPr>
      <w:r w:rsidRPr="00044929">
        <w:br w:type="page"/>
      </w:r>
    </w:p>
    <w:p w:rsidR="006B5ABA" w:rsidRPr="00044929" w:rsidRDefault="006B5ABA" w:rsidP="006B5ABA">
      <w:pPr>
        <w:pStyle w:val="Heading1"/>
        <w:rPr>
          <w:lang w:val="en-US"/>
        </w:rPr>
      </w:pPr>
      <w:bookmarkStart w:id="341" w:name="_Toc432768213"/>
      <w:bookmarkStart w:id="342" w:name="_Toc483325060"/>
      <w:r w:rsidRPr="00044929">
        <w:rPr>
          <w:lang w:val="en-US"/>
        </w:rPr>
        <w:lastRenderedPageBreak/>
        <w:t>Overview</w:t>
      </w:r>
      <w:bookmarkEnd w:id="341"/>
      <w:bookmarkEnd w:id="342"/>
    </w:p>
    <w:p w:rsidR="00E57876" w:rsidDel="002C1965" w:rsidRDefault="001A0A7D" w:rsidP="001A0A7D">
      <w:pPr>
        <w:rPr>
          <w:del w:id="343" w:author="Philips" w:date="2017-02-20T10:44:00Z"/>
          <w:i/>
          <w:iCs/>
          <w:color w:val="C0504D" w:themeColor="accent2"/>
        </w:rPr>
      </w:pPr>
      <w:del w:id="344" w:author="Philips" w:date="2017-02-20T10:44:00Z">
        <w:r w:rsidRPr="00044929" w:rsidDel="002C1965">
          <w:rPr>
            <w:i/>
            <w:iCs/>
            <w:color w:val="C0504D" w:themeColor="accent2"/>
          </w:rPr>
          <w:delText>&lt;</w:delText>
        </w:r>
        <w:r w:rsidR="004C1AF9" w:rsidRPr="00044929" w:rsidDel="002C1965">
          <w:rPr>
            <w:i/>
            <w:iCs/>
            <w:color w:val="C0504D" w:themeColor="accent2"/>
          </w:rPr>
          <w:delText xml:space="preserve"> Provide a brief description of the </w:delText>
        </w:r>
        <w:r w:rsidR="00EC1B2C" w:rsidDel="002C1965">
          <w:rPr>
            <w:i/>
            <w:iCs/>
            <w:color w:val="C0504D" w:themeColor="accent2"/>
          </w:rPr>
          <w:delText>&lt;Subject&gt;</w:delText>
        </w:r>
        <w:r w:rsidR="004E00C6" w:rsidRPr="00044929" w:rsidDel="002C1965">
          <w:rPr>
            <w:i/>
            <w:iCs/>
            <w:color w:val="C0504D" w:themeColor="accent2"/>
          </w:rPr>
          <w:delText xml:space="preserve">. If appropriate </w:delText>
        </w:r>
        <w:r w:rsidRPr="00044929" w:rsidDel="002C1965">
          <w:rPr>
            <w:i/>
            <w:iCs/>
            <w:color w:val="C0504D" w:themeColor="accent2"/>
          </w:rPr>
          <w:delText xml:space="preserve">reference to the </w:delText>
        </w:r>
        <w:r w:rsidR="00EC1B2C" w:rsidDel="002C1965">
          <w:rPr>
            <w:i/>
            <w:iCs/>
            <w:color w:val="C0504D" w:themeColor="accent2"/>
          </w:rPr>
          <w:delText xml:space="preserve">&lt;Subject&gt; </w:delText>
        </w:r>
        <w:r w:rsidR="004E00C6" w:rsidRPr="00044929" w:rsidDel="002C1965">
          <w:rPr>
            <w:i/>
            <w:iCs/>
            <w:color w:val="C0504D" w:themeColor="accent2"/>
          </w:rPr>
          <w:delText xml:space="preserve">overview in other documents like </w:delText>
        </w:r>
        <w:r w:rsidRPr="00044929" w:rsidDel="002C1965">
          <w:rPr>
            <w:i/>
            <w:iCs/>
            <w:color w:val="C0504D" w:themeColor="accent2"/>
          </w:rPr>
          <w:delText>product requirements</w:delText>
        </w:r>
        <w:r w:rsidR="004E00C6" w:rsidRPr="00044929" w:rsidDel="002C1965">
          <w:rPr>
            <w:i/>
            <w:iCs/>
            <w:color w:val="C0504D" w:themeColor="accent2"/>
          </w:rPr>
          <w:delText xml:space="preserve"> document</w:delText>
        </w:r>
        <w:r w:rsidRPr="00044929" w:rsidDel="002C1965">
          <w:rPr>
            <w:i/>
            <w:iCs/>
            <w:color w:val="C0504D" w:themeColor="accent2"/>
          </w:rPr>
          <w:delText>.</w:delText>
        </w:r>
      </w:del>
    </w:p>
    <w:p w:rsidR="00B679A4" w:rsidRPr="00A9710B" w:rsidDel="002C1965" w:rsidRDefault="00B679A4" w:rsidP="00B679A4">
      <w:pPr>
        <w:rPr>
          <w:del w:id="345" w:author="Philips" w:date="2017-02-20T10:44:00Z"/>
          <w:i/>
          <w:iCs/>
          <w:color w:val="C0504D" w:themeColor="accent2"/>
        </w:rPr>
      </w:pPr>
      <w:del w:id="346" w:author="Philips" w:date="2017-02-20T10:44:00Z">
        <w:r w:rsidRPr="00A9710B" w:rsidDel="002C1965">
          <w:rPr>
            <w:i/>
            <w:iCs/>
            <w:color w:val="C0504D" w:themeColor="accent2"/>
          </w:rPr>
          <w:delText>For a platform, consider the following aspects where relevant:</w:delText>
        </w:r>
      </w:del>
    </w:p>
    <w:p w:rsidR="00B679A4" w:rsidRPr="00B679A4" w:rsidDel="002C1965" w:rsidRDefault="00B679A4" w:rsidP="004912BD">
      <w:pPr>
        <w:pStyle w:val="ListParagraph"/>
        <w:numPr>
          <w:ilvl w:val="0"/>
          <w:numId w:val="3"/>
        </w:numPr>
        <w:rPr>
          <w:del w:id="347" w:author="Philips" w:date="2017-02-20T10:44:00Z"/>
          <w:i/>
          <w:iCs/>
          <w:color w:val="C0504D" w:themeColor="accent2"/>
        </w:rPr>
      </w:pPr>
      <w:del w:id="348" w:author="Philips" w:date="2017-02-20T10:44:00Z">
        <w:r w:rsidRPr="00B679A4" w:rsidDel="002C1965">
          <w:rPr>
            <w:i/>
            <w:iCs/>
            <w:color w:val="C0504D" w:themeColor="accent2"/>
          </w:rPr>
          <w:delText>Key Architecture Drivers</w:delText>
        </w:r>
      </w:del>
    </w:p>
    <w:p w:rsidR="00B679A4" w:rsidRPr="00B679A4" w:rsidDel="002C1965" w:rsidRDefault="00B679A4" w:rsidP="004912BD">
      <w:pPr>
        <w:pStyle w:val="ListParagraph"/>
        <w:numPr>
          <w:ilvl w:val="0"/>
          <w:numId w:val="3"/>
        </w:numPr>
        <w:rPr>
          <w:del w:id="349" w:author="Philips" w:date="2017-02-20T10:44:00Z"/>
          <w:i/>
          <w:iCs/>
          <w:color w:val="C0504D" w:themeColor="accent2"/>
        </w:rPr>
      </w:pPr>
      <w:del w:id="350" w:author="Philips" w:date="2017-02-20T10:44:00Z">
        <w:r w:rsidRPr="00B679A4" w:rsidDel="002C1965">
          <w:rPr>
            <w:i/>
            <w:iCs/>
            <w:color w:val="C0504D" w:themeColor="accent2"/>
          </w:rPr>
          <w:delText>Platform Context;</w:delText>
        </w:r>
      </w:del>
    </w:p>
    <w:p w:rsidR="00B679A4" w:rsidRPr="00B679A4" w:rsidDel="002C1965" w:rsidRDefault="00B679A4" w:rsidP="004912BD">
      <w:pPr>
        <w:pStyle w:val="ListParagraph"/>
        <w:numPr>
          <w:ilvl w:val="0"/>
          <w:numId w:val="3"/>
        </w:numPr>
        <w:rPr>
          <w:del w:id="351" w:author="Philips" w:date="2017-02-20T10:44:00Z"/>
          <w:i/>
          <w:iCs/>
          <w:color w:val="C0504D" w:themeColor="accent2"/>
        </w:rPr>
      </w:pPr>
      <w:del w:id="352" w:author="Philips" w:date="2017-02-20T10:44:00Z">
        <w:r w:rsidRPr="00B679A4" w:rsidDel="002C1965">
          <w:rPr>
            <w:i/>
            <w:iCs/>
            <w:color w:val="C0504D" w:themeColor="accent2"/>
          </w:rPr>
          <w:delText>System Aspects;</w:delText>
        </w:r>
      </w:del>
    </w:p>
    <w:p w:rsidR="00B679A4" w:rsidRPr="00B679A4" w:rsidDel="002C1965" w:rsidRDefault="00B679A4" w:rsidP="004912BD">
      <w:pPr>
        <w:pStyle w:val="ListParagraph"/>
        <w:numPr>
          <w:ilvl w:val="0"/>
          <w:numId w:val="3"/>
        </w:numPr>
        <w:rPr>
          <w:del w:id="353" w:author="Philips" w:date="2017-02-20T10:44:00Z"/>
          <w:i/>
          <w:iCs/>
          <w:color w:val="C0504D" w:themeColor="accent2"/>
        </w:rPr>
      </w:pPr>
      <w:del w:id="354" w:author="Philips" w:date="2017-02-20T10:44:00Z">
        <w:r w:rsidRPr="00B679A4" w:rsidDel="002C1965">
          <w:rPr>
            <w:i/>
            <w:iCs/>
            <w:color w:val="C0504D" w:themeColor="accent2"/>
          </w:rPr>
          <w:delText>Range definition, modules, and/or configurability</w:delText>
        </w:r>
      </w:del>
    </w:p>
    <w:p w:rsidR="00771E8C" w:rsidRDefault="001A0A7D" w:rsidP="002C1965">
      <w:pPr>
        <w:rPr>
          <w:ins w:id="355" w:author="Philips" w:date="2017-02-20T10:49:00Z"/>
        </w:rPr>
      </w:pPr>
      <w:del w:id="356" w:author="Philips" w:date="2017-02-20T10:44:00Z">
        <w:r w:rsidRPr="00044929" w:rsidDel="002C1965">
          <w:rPr>
            <w:i/>
            <w:iCs/>
            <w:color w:val="C0504D" w:themeColor="accent2"/>
          </w:rPr>
          <w:delText>&gt;</w:delText>
        </w:r>
      </w:del>
      <w:ins w:id="357" w:author="Philips" w:date="2017-02-20T10:43:00Z">
        <w:r w:rsidR="002C1965">
          <w:rPr>
            <w:rFonts w:cs="Arial"/>
          </w:rPr>
          <w:t xml:space="preserve">Reference app is a sample app </w:t>
        </w:r>
        <w:r w:rsidR="00771E8C">
          <w:rPr>
            <w:rFonts w:cs="Arial"/>
          </w:rPr>
          <w:t>for propositions to start with from which</w:t>
        </w:r>
      </w:ins>
      <w:ins w:id="358" w:author="Philips" w:date="2017-02-20T10:49:00Z">
        <w:r w:rsidR="00771E8C">
          <w:rPr>
            <w:rFonts w:cs="Arial"/>
          </w:rPr>
          <w:t xml:space="preserve"> </w:t>
        </w:r>
        <w:r w:rsidR="00771E8C" w:rsidRPr="0039122E">
          <w:t>new apps can be derived quickly by adding or stripping component</w:t>
        </w:r>
        <w:r w:rsidR="00771E8C">
          <w:t>.</w:t>
        </w:r>
      </w:ins>
    </w:p>
    <w:p w:rsidR="002C1965" w:rsidRPr="00025A71" w:rsidRDefault="002C1965" w:rsidP="002C1965">
      <w:pPr>
        <w:rPr>
          <w:ins w:id="359" w:author="Philips" w:date="2017-02-20T10:43:00Z"/>
        </w:rPr>
      </w:pPr>
      <w:ins w:id="360" w:author="Philips" w:date="2017-02-20T10:43:00Z">
        <w:r>
          <w:rPr>
            <w:rFonts w:cs="Arial"/>
          </w:rPr>
          <w:t xml:space="preserve">It contains example code to demonstrate usage of various common components. </w:t>
        </w:r>
      </w:ins>
    </w:p>
    <w:p w:rsidR="002C1965" w:rsidRPr="00044929" w:rsidDel="002C1965" w:rsidRDefault="002C1965" w:rsidP="004C1AF9">
      <w:pPr>
        <w:rPr>
          <w:del w:id="361" w:author="Philips" w:date="2017-02-20T10:41:00Z"/>
          <w:i/>
          <w:iCs/>
          <w:color w:val="C0504D" w:themeColor="accent2"/>
        </w:rPr>
      </w:pPr>
    </w:p>
    <w:p w:rsidR="002C1965" w:rsidRDefault="002C1965" w:rsidP="002C1965">
      <w:pPr>
        <w:rPr>
          <w:ins w:id="362" w:author="Philips" w:date="2017-02-20T10:48:00Z"/>
          <w:rFonts w:cs="Arial"/>
        </w:rPr>
      </w:pPr>
      <w:ins w:id="363" w:author="Philips" w:date="2017-02-20T10:41:00Z">
        <w:r>
          <w:rPr>
            <w:rFonts w:cs="Arial"/>
          </w:rPr>
          <w:t xml:space="preserve">This document describes the high level software architecture of the Reference app. The </w:t>
        </w:r>
        <w:proofErr w:type="gramStart"/>
        <w:r>
          <w:rPr>
            <w:rFonts w:cs="Arial"/>
          </w:rPr>
          <w:t>contents of this document i</w:t>
        </w:r>
      </w:ins>
      <w:ins w:id="364" w:author="Philips" w:date="2017-02-20T10:48:00Z">
        <w:r>
          <w:rPr>
            <w:rFonts w:cs="Arial"/>
          </w:rPr>
          <w:t>s</w:t>
        </w:r>
      </w:ins>
      <w:proofErr w:type="gramEnd"/>
      <w:ins w:id="365" w:author="Philips" w:date="2017-02-20T10:41:00Z">
        <w:r>
          <w:rPr>
            <w:rFonts w:cs="Arial"/>
          </w:rPr>
          <w:t xml:space="preserve"> applicable to both iOS and Android. </w:t>
        </w:r>
      </w:ins>
    </w:p>
    <w:p w:rsidR="002C1965" w:rsidRPr="0039122E" w:rsidDel="00771E8C" w:rsidRDefault="002C1965">
      <w:pPr>
        <w:rPr>
          <w:del w:id="366" w:author="Philips" w:date="2017-02-20T10:50:00Z"/>
          <w:moveTo w:id="367" w:author="Philips" w:date="2017-02-20T10:48:00Z"/>
        </w:rPr>
        <w:pPrChange w:id="368" w:author="Philips" w:date="2017-02-20T10:48:00Z">
          <w:pPr>
            <w:pStyle w:val="ListParagraph"/>
            <w:numPr>
              <w:ilvl w:val="1"/>
              <w:numId w:val="6"/>
            </w:numPr>
            <w:ind w:left="1440" w:hanging="360"/>
          </w:pPr>
        </w:pPrChange>
      </w:pPr>
      <w:moveToRangeStart w:id="369" w:author="Philips" w:date="2017-02-20T10:48:00Z" w:name="move475351031"/>
      <w:moveTo w:id="370" w:author="Philips" w:date="2017-02-20T10:48:00Z">
        <w:del w:id="371" w:author="Philips" w:date="2017-02-20T10:48:00Z">
          <w:r w:rsidRPr="0039122E" w:rsidDel="002C1965">
            <w:delText>‘</w:delText>
          </w:r>
        </w:del>
        <w:del w:id="372" w:author="Philips" w:date="2017-02-20T10:50:00Z">
          <w:r w:rsidRPr="0039122E" w:rsidDel="00771E8C">
            <w:delText>Walking skeletons’ that pre-integrate framework, infrastructure and a set of common components for a category of applications, standardizing application-level UX flows</w:delText>
          </w:r>
        </w:del>
      </w:moveTo>
    </w:p>
    <w:p w:rsidR="002C1965" w:rsidRPr="00044929" w:rsidDel="00771E8C" w:rsidRDefault="002C1965" w:rsidP="002C1965">
      <w:pPr>
        <w:rPr>
          <w:del w:id="373" w:author="Philips" w:date="2017-02-20T10:50:00Z"/>
          <w:moveTo w:id="374" w:author="Philips" w:date="2017-02-20T10:48:00Z"/>
        </w:rPr>
      </w:pPr>
      <w:moveTo w:id="375" w:author="Philips" w:date="2017-02-20T10:48:00Z">
        <w:del w:id="376" w:author="Philips" w:date="2017-02-20T10:50:00Z">
          <w:r w:rsidRPr="0039122E" w:rsidDel="00771E8C">
            <w:delText>They are fully functional application from which new apps can be derived quickly by adding or stripping components</w:delText>
          </w:r>
        </w:del>
      </w:moveTo>
    </w:p>
    <w:moveToRangeEnd w:id="369"/>
    <w:p w:rsidR="00E57876" w:rsidRDefault="002C1965" w:rsidP="006B5ABA">
      <w:ins w:id="377" w:author="Philips" w:date="2017-02-20T10:41:00Z">
        <w:r>
          <w:rPr>
            <w:rFonts w:cs="Arial"/>
          </w:rPr>
          <w:t xml:space="preserve">The interface and detailed design for each component is out of scope of this document. </w:t>
        </w:r>
      </w:ins>
    </w:p>
    <w:p w:rsidR="0003689F" w:rsidRPr="00044929" w:rsidDel="002C1965" w:rsidRDefault="002C1965" w:rsidP="0003689F">
      <w:pPr>
        <w:pStyle w:val="Heading1"/>
        <w:rPr>
          <w:del w:id="378" w:author="Philips" w:date="2017-02-20T10:48:00Z"/>
          <w:lang w:val="en-US"/>
        </w:rPr>
      </w:pPr>
      <w:ins w:id="379" w:author="Philips" w:date="2017-02-20T10:48:00Z">
        <w:r w:rsidDel="002C1965">
          <w:rPr>
            <w:lang w:val="en-US"/>
          </w:rPr>
          <w:t xml:space="preserve"> </w:t>
        </w:r>
      </w:ins>
      <w:del w:id="380" w:author="Philips" w:date="2017-02-20T10:48:00Z">
        <w:r w:rsidR="0003689F" w:rsidDel="002C1965">
          <w:rPr>
            <w:lang w:val="en-US"/>
          </w:rPr>
          <w:delText xml:space="preserve">Mobility Chapter </w:delText>
        </w:r>
        <w:r w:rsidR="0003689F" w:rsidRPr="00044929" w:rsidDel="002C1965">
          <w:rPr>
            <w:lang w:val="en-US"/>
          </w:rPr>
          <w:delText>Overview</w:delText>
        </w:r>
        <w:bookmarkStart w:id="381" w:name="_Toc477110542"/>
        <w:bookmarkStart w:id="382" w:name="_Toc477110663"/>
        <w:bookmarkStart w:id="383" w:name="_Toc477110739"/>
        <w:bookmarkStart w:id="384" w:name="_Toc483075521"/>
        <w:bookmarkStart w:id="385" w:name="_Toc483310967"/>
        <w:bookmarkStart w:id="386" w:name="_Toc483311338"/>
        <w:bookmarkStart w:id="387" w:name="_Toc483324776"/>
        <w:bookmarkStart w:id="388" w:name="_Toc483325061"/>
        <w:bookmarkEnd w:id="381"/>
        <w:bookmarkEnd w:id="382"/>
        <w:bookmarkEnd w:id="383"/>
        <w:bookmarkEnd w:id="384"/>
        <w:bookmarkEnd w:id="385"/>
        <w:bookmarkEnd w:id="386"/>
        <w:bookmarkEnd w:id="387"/>
        <w:bookmarkEnd w:id="388"/>
      </w:del>
    </w:p>
    <w:p w:rsidR="006529C2" w:rsidDel="002C1965" w:rsidRDefault="006529C2" w:rsidP="00E93500">
      <w:pPr>
        <w:rPr>
          <w:del w:id="389" w:author="Philips" w:date="2017-02-20T10:48:00Z"/>
        </w:rPr>
      </w:pPr>
      <w:del w:id="390" w:author="Philips" w:date="2017-02-20T10:48:00Z">
        <w:r w:rsidRPr="006529C2" w:rsidDel="002C1965">
          <w:delText>Mobility Platform is an app development concept, where a single platform (BaseApp) is used as the app core over which proposition specific uApps are connected to form proposition specific mobile apps. In other words, Mobility Platform is a single platform that can be used to create, derive, and deploy mobile apps for any Philips proposition. This helps in developing and maintaining features both generic and specific to the proposition. The BaseApp components, AppInfra, data Gateway, and UIToolkit, allow apps to be composed from uApps and UI-less services/libraries.</w:delText>
        </w:r>
        <w:bookmarkStart w:id="391" w:name="_Toc477110543"/>
        <w:bookmarkStart w:id="392" w:name="_Toc477110664"/>
        <w:bookmarkStart w:id="393" w:name="_Toc477110740"/>
        <w:bookmarkStart w:id="394" w:name="_Toc483075522"/>
        <w:bookmarkStart w:id="395" w:name="_Toc483310968"/>
        <w:bookmarkStart w:id="396" w:name="_Toc483311339"/>
        <w:bookmarkStart w:id="397" w:name="_Toc483324777"/>
        <w:bookmarkStart w:id="398" w:name="_Toc483325062"/>
        <w:bookmarkEnd w:id="391"/>
        <w:bookmarkEnd w:id="392"/>
        <w:bookmarkEnd w:id="393"/>
        <w:bookmarkEnd w:id="394"/>
        <w:bookmarkEnd w:id="395"/>
        <w:bookmarkEnd w:id="396"/>
        <w:bookmarkEnd w:id="397"/>
        <w:bookmarkEnd w:id="398"/>
      </w:del>
    </w:p>
    <w:p w:rsidR="00E93500" w:rsidRPr="0039122E" w:rsidDel="002C1965" w:rsidRDefault="00E93500" w:rsidP="00E93500">
      <w:pPr>
        <w:rPr>
          <w:del w:id="399" w:author="Philips" w:date="2017-02-20T10:48:00Z"/>
        </w:rPr>
      </w:pPr>
      <w:del w:id="400" w:author="Philips" w:date="2017-02-20T10:48:00Z">
        <w:r w:rsidDel="002C1965">
          <w:delText>These provide the platform to build FrontEnds as required by solution</w:delText>
        </w:r>
        <w:r w:rsidRPr="0039122E" w:rsidDel="002C1965">
          <w:delText xml:space="preserve">. </w:delText>
        </w:r>
        <w:r w:rsidDel="002C1965">
          <w:delText>Such c</w:delText>
        </w:r>
        <w:r w:rsidRPr="0039122E" w:rsidDel="002C1965">
          <w:delText xml:space="preserve">omponents </w:delText>
        </w:r>
        <w:r w:rsidDel="002C1965">
          <w:delText xml:space="preserve">can </w:delText>
        </w:r>
        <w:r w:rsidRPr="0039122E" w:rsidDel="002C1965">
          <w:delText>have counterpart</w:delText>
        </w:r>
        <w:r w:rsidDel="002C1965">
          <w:delText>(s)</w:delText>
        </w:r>
        <w:r w:rsidRPr="0039122E" w:rsidDel="002C1965">
          <w:delText xml:space="preserve"> in the backend to deliver an end-to-end implementa</w:delText>
        </w:r>
        <w:r w:rsidDel="002C1965">
          <w:delText>tion of an application feature. It should be noted that s</w:delText>
        </w:r>
        <w:r w:rsidRPr="0039122E" w:rsidDel="002C1965">
          <w:delText xml:space="preserve">ome </w:delText>
        </w:r>
        <w:r w:rsidDel="002C1965">
          <w:delText>FrontEnd</w:delText>
        </w:r>
        <w:r w:rsidRPr="0039122E" w:rsidDel="002C1965">
          <w:delText xml:space="preserve"> components exist in both web and mobile </w:delText>
        </w:r>
        <w:r w:rsidDel="002C1965">
          <w:delText>FrontEnd</w:delText>
        </w:r>
        <w:r w:rsidRPr="0039122E" w:rsidDel="002C1965">
          <w:delText xml:space="preserve"> platforms, using different technology stacks.</w:delText>
        </w:r>
        <w:bookmarkStart w:id="401" w:name="_Toc477110544"/>
        <w:bookmarkStart w:id="402" w:name="_Toc477110665"/>
        <w:bookmarkStart w:id="403" w:name="_Toc477110741"/>
        <w:bookmarkStart w:id="404" w:name="_Toc483075523"/>
        <w:bookmarkStart w:id="405" w:name="_Toc483310969"/>
        <w:bookmarkStart w:id="406" w:name="_Toc483311340"/>
        <w:bookmarkStart w:id="407" w:name="_Toc483324778"/>
        <w:bookmarkStart w:id="408" w:name="_Toc483325063"/>
        <w:bookmarkEnd w:id="401"/>
        <w:bookmarkEnd w:id="402"/>
        <w:bookmarkEnd w:id="403"/>
        <w:bookmarkEnd w:id="404"/>
        <w:bookmarkEnd w:id="405"/>
        <w:bookmarkEnd w:id="406"/>
        <w:bookmarkEnd w:id="407"/>
        <w:bookmarkEnd w:id="408"/>
      </w:del>
    </w:p>
    <w:p w:rsidR="00E93500" w:rsidRPr="0039122E" w:rsidDel="002C1965" w:rsidRDefault="00E93500" w:rsidP="00E93500">
      <w:pPr>
        <w:rPr>
          <w:del w:id="409" w:author="Philips" w:date="2017-02-20T10:48:00Z"/>
        </w:rPr>
      </w:pPr>
      <w:del w:id="410" w:author="Philips" w:date="2017-02-20T10:48:00Z">
        <w:r w:rsidRPr="0039122E" w:rsidDel="002C1965">
          <w:delText>The CDP</w:delText>
        </w:r>
        <w:r w:rsidRPr="0039122E" w:rsidDel="002C1965">
          <w:rPr>
            <w:vertAlign w:val="superscript"/>
          </w:rPr>
          <w:delText>2</w:delText>
        </w:r>
        <w:r w:rsidRPr="0039122E" w:rsidDel="002C1965">
          <w:delText xml:space="preserve"> </w:delText>
        </w:r>
        <w:r w:rsidDel="002C1965">
          <w:delText xml:space="preserve">FrontEnds </w:delText>
        </w:r>
        <w:r w:rsidRPr="0039122E" w:rsidDel="002C1965">
          <w:delText>use the application development par</w:delText>
        </w:r>
        <w:r w:rsidR="008D664D" w:rsidDel="002C1965">
          <w:delText>adigm of composite applications</w:delText>
        </w:r>
        <w:r w:rsidRPr="0039122E" w:rsidDel="002C1965">
          <w:delText xml:space="preserve"> </w:delText>
        </w:r>
        <w:r w:rsidR="008D664D" w:rsidDel="002C1965">
          <w:delText>(</w:delText>
        </w:r>
        <w:r w:rsidRPr="0039122E" w:rsidDel="002C1965">
          <w:delText>applications composed of loosely coupled, semi-independent building blocks</w:delText>
        </w:r>
        <w:r w:rsidR="008D664D" w:rsidDel="002C1965">
          <w:delText>)</w:delText>
        </w:r>
        <w:r w:rsidRPr="0039122E" w:rsidDel="002C1965">
          <w:delText>. They are composed within an application framework that delivers the plumbing common to web-based applications.</w:delText>
        </w:r>
        <w:bookmarkStart w:id="411" w:name="_Toc477110545"/>
        <w:bookmarkStart w:id="412" w:name="_Toc477110666"/>
        <w:bookmarkStart w:id="413" w:name="_Toc477110742"/>
        <w:bookmarkStart w:id="414" w:name="_Toc483075524"/>
        <w:bookmarkStart w:id="415" w:name="_Toc483310970"/>
        <w:bookmarkStart w:id="416" w:name="_Toc483311341"/>
        <w:bookmarkStart w:id="417" w:name="_Toc483324779"/>
        <w:bookmarkStart w:id="418" w:name="_Toc483325064"/>
        <w:bookmarkEnd w:id="411"/>
        <w:bookmarkEnd w:id="412"/>
        <w:bookmarkEnd w:id="413"/>
        <w:bookmarkEnd w:id="414"/>
        <w:bookmarkEnd w:id="415"/>
        <w:bookmarkEnd w:id="416"/>
        <w:bookmarkEnd w:id="417"/>
        <w:bookmarkEnd w:id="418"/>
      </w:del>
    </w:p>
    <w:p w:rsidR="00E93500" w:rsidRPr="0039122E" w:rsidDel="002C1965" w:rsidRDefault="00E93500" w:rsidP="00E93500">
      <w:pPr>
        <w:rPr>
          <w:del w:id="419" w:author="Philips" w:date="2017-02-20T10:48:00Z"/>
        </w:rPr>
      </w:pPr>
      <w:bookmarkStart w:id="420" w:name="_Toc477110546"/>
      <w:bookmarkStart w:id="421" w:name="_Toc477110667"/>
      <w:bookmarkStart w:id="422" w:name="_Toc477110743"/>
      <w:bookmarkStart w:id="423" w:name="_Toc483075525"/>
      <w:bookmarkStart w:id="424" w:name="_Toc483310971"/>
      <w:bookmarkStart w:id="425" w:name="_Toc483311342"/>
      <w:bookmarkStart w:id="426" w:name="_Toc483324780"/>
      <w:bookmarkStart w:id="427" w:name="_Toc483325065"/>
      <w:bookmarkEnd w:id="420"/>
      <w:bookmarkEnd w:id="421"/>
      <w:bookmarkEnd w:id="422"/>
      <w:bookmarkEnd w:id="423"/>
      <w:bookmarkEnd w:id="424"/>
      <w:bookmarkEnd w:id="425"/>
      <w:bookmarkEnd w:id="426"/>
      <w:bookmarkEnd w:id="427"/>
    </w:p>
    <w:p w:rsidR="00E93500" w:rsidRPr="0039122E" w:rsidDel="002C1965" w:rsidRDefault="00E93500" w:rsidP="00E93500">
      <w:pPr>
        <w:jc w:val="center"/>
        <w:rPr>
          <w:del w:id="428" w:author="Philips" w:date="2017-02-20T10:48:00Z"/>
        </w:rPr>
      </w:pPr>
      <w:del w:id="429" w:author="Philips" w:date="2017-02-20T10:48:00Z">
        <w:r w:rsidRPr="00442502" w:rsidDel="002C1965">
          <w:rPr>
            <w:noProof/>
          </w:rPr>
          <w:drawing>
            <wp:inline distT="0" distB="0" distL="0" distR="0" wp14:anchorId="5AAA16F1" wp14:editId="4A3F0546">
              <wp:extent cx="3506470" cy="34270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6470" cy="3427095"/>
                      </a:xfrm>
                      <a:prstGeom prst="rect">
                        <a:avLst/>
                      </a:prstGeom>
                      <a:noFill/>
                      <a:ln>
                        <a:noFill/>
                      </a:ln>
                    </pic:spPr>
                  </pic:pic>
                </a:graphicData>
              </a:graphic>
            </wp:inline>
          </w:drawing>
        </w:r>
        <w:bookmarkStart w:id="430" w:name="_Toc477110547"/>
        <w:bookmarkStart w:id="431" w:name="_Toc477110668"/>
        <w:bookmarkStart w:id="432" w:name="_Toc477110744"/>
        <w:bookmarkStart w:id="433" w:name="_Toc483075526"/>
        <w:bookmarkStart w:id="434" w:name="_Toc483310972"/>
        <w:bookmarkStart w:id="435" w:name="_Toc483311343"/>
        <w:bookmarkStart w:id="436" w:name="_Toc483324781"/>
        <w:bookmarkStart w:id="437" w:name="_Toc483325066"/>
        <w:bookmarkEnd w:id="430"/>
        <w:bookmarkEnd w:id="431"/>
        <w:bookmarkEnd w:id="432"/>
        <w:bookmarkEnd w:id="433"/>
        <w:bookmarkEnd w:id="434"/>
        <w:bookmarkEnd w:id="435"/>
        <w:bookmarkEnd w:id="436"/>
        <w:bookmarkEnd w:id="437"/>
      </w:del>
    </w:p>
    <w:p w:rsidR="00E93500" w:rsidRPr="0039122E" w:rsidDel="002C1965" w:rsidRDefault="00E93500" w:rsidP="00E93500">
      <w:pPr>
        <w:rPr>
          <w:del w:id="438" w:author="Philips" w:date="2017-02-20T10:48:00Z"/>
        </w:rPr>
      </w:pPr>
      <w:del w:id="439" w:author="Philips" w:date="2017-02-20T10:48:00Z">
        <w:r w:rsidRPr="0039122E" w:rsidDel="002C1965">
          <w:delText xml:space="preserve">To support this development paradigm, Web </w:delText>
        </w:r>
        <w:r w:rsidDel="002C1965">
          <w:delText>and Mobile FrontEnd</w:delText>
        </w:r>
        <w:r w:rsidR="008D664D" w:rsidDel="002C1965">
          <w:delText>s</w:delText>
        </w:r>
        <w:r w:rsidDel="002C1965">
          <w:delText xml:space="preserve"> deliver</w:delText>
        </w:r>
        <w:r w:rsidRPr="0039122E" w:rsidDel="002C1965">
          <w:delText xml:space="preserve"> the following categories of components:</w:delText>
        </w:r>
        <w:bookmarkStart w:id="440" w:name="_Toc477110548"/>
        <w:bookmarkStart w:id="441" w:name="_Toc477110669"/>
        <w:bookmarkStart w:id="442" w:name="_Toc477110745"/>
        <w:bookmarkStart w:id="443" w:name="_Toc483075527"/>
        <w:bookmarkStart w:id="444" w:name="_Toc483310973"/>
        <w:bookmarkStart w:id="445" w:name="_Toc483311344"/>
        <w:bookmarkStart w:id="446" w:name="_Toc483324782"/>
        <w:bookmarkStart w:id="447" w:name="_Toc483325067"/>
        <w:bookmarkEnd w:id="440"/>
        <w:bookmarkEnd w:id="441"/>
        <w:bookmarkEnd w:id="442"/>
        <w:bookmarkEnd w:id="443"/>
        <w:bookmarkEnd w:id="444"/>
        <w:bookmarkEnd w:id="445"/>
        <w:bookmarkEnd w:id="446"/>
        <w:bookmarkEnd w:id="447"/>
      </w:del>
    </w:p>
    <w:p w:rsidR="00E93500" w:rsidRPr="0039122E" w:rsidDel="002C1965" w:rsidRDefault="00E93500" w:rsidP="004912BD">
      <w:pPr>
        <w:pStyle w:val="ListParagraph"/>
        <w:numPr>
          <w:ilvl w:val="0"/>
          <w:numId w:val="6"/>
        </w:numPr>
        <w:rPr>
          <w:del w:id="448" w:author="Philips" w:date="2017-02-20T10:48:00Z"/>
        </w:rPr>
      </w:pPr>
      <w:del w:id="449" w:author="Philips" w:date="2017-02-20T10:48:00Z">
        <w:r w:rsidRPr="0039122E" w:rsidDel="002C1965">
          <w:rPr>
            <w:bCs/>
          </w:rPr>
          <w:delText>User Interface Toolkits</w:delText>
        </w:r>
        <w:bookmarkStart w:id="450" w:name="_Toc477110549"/>
        <w:bookmarkStart w:id="451" w:name="_Toc477110670"/>
        <w:bookmarkStart w:id="452" w:name="_Toc477110746"/>
        <w:bookmarkStart w:id="453" w:name="_Toc483075528"/>
        <w:bookmarkStart w:id="454" w:name="_Toc483310974"/>
        <w:bookmarkStart w:id="455" w:name="_Toc483311345"/>
        <w:bookmarkStart w:id="456" w:name="_Toc483324783"/>
        <w:bookmarkStart w:id="457" w:name="_Toc483325068"/>
        <w:bookmarkEnd w:id="450"/>
        <w:bookmarkEnd w:id="451"/>
        <w:bookmarkEnd w:id="452"/>
        <w:bookmarkEnd w:id="453"/>
        <w:bookmarkEnd w:id="454"/>
        <w:bookmarkEnd w:id="455"/>
        <w:bookmarkEnd w:id="456"/>
        <w:bookmarkEnd w:id="457"/>
      </w:del>
    </w:p>
    <w:p w:rsidR="00E93500" w:rsidRPr="0039122E" w:rsidDel="002C1965" w:rsidRDefault="00E93500" w:rsidP="004912BD">
      <w:pPr>
        <w:pStyle w:val="ListParagraph"/>
        <w:numPr>
          <w:ilvl w:val="1"/>
          <w:numId w:val="6"/>
        </w:numPr>
        <w:rPr>
          <w:del w:id="458" w:author="Philips" w:date="2017-02-20T10:48:00Z"/>
        </w:rPr>
      </w:pPr>
      <w:del w:id="459" w:author="Philips" w:date="2017-02-20T10:48:00Z">
        <w:r w:rsidRPr="0039122E" w:rsidDel="002C1965">
          <w:rPr>
            <w:iCs/>
          </w:rPr>
          <w:delText xml:space="preserve">These are </w:delText>
        </w:r>
        <w:r w:rsidRPr="0039122E" w:rsidDel="002C1965">
          <w:delText xml:space="preserve">libraries of universal UI controls that can be themed according </w:delText>
        </w:r>
        <w:r w:rsidR="008D664D" w:rsidDel="002C1965">
          <w:delText xml:space="preserve">to </w:delText>
        </w:r>
        <w:r w:rsidRPr="0039122E" w:rsidDel="002C1965">
          <w:delText>their context of us</w:delText>
        </w:r>
        <w:r w:rsidR="008D664D" w:rsidDel="002C1965">
          <w:delText>ag</w:delText>
        </w:r>
        <w:r w:rsidRPr="0039122E" w:rsidDel="002C1965">
          <w:delText>e</w:delText>
        </w:r>
        <w:r w:rsidR="008D664D" w:rsidDel="002C1965">
          <w:delText>.</w:delText>
        </w:r>
        <w:bookmarkStart w:id="460" w:name="_Toc477110550"/>
        <w:bookmarkStart w:id="461" w:name="_Toc477110671"/>
        <w:bookmarkStart w:id="462" w:name="_Toc477110747"/>
        <w:bookmarkStart w:id="463" w:name="_Toc483075529"/>
        <w:bookmarkStart w:id="464" w:name="_Toc483310975"/>
        <w:bookmarkStart w:id="465" w:name="_Toc483311346"/>
        <w:bookmarkStart w:id="466" w:name="_Toc483324784"/>
        <w:bookmarkStart w:id="467" w:name="_Toc483325069"/>
        <w:bookmarkEnd w:id="460"/>
        <w:bookmarkEnd w:id="461"/>
        <w:bookmarkEnd w:id="462"/>
        <w:bookmarkEnd w:id="463"/>
        <w:bookmarkEnd w:id="464"/>
        <w:bookmarkEnd w:id="465"/>
        <w:bookmarkEnd w:id="466"/>
        <w:bookmarkEnd w:id="467"/>
      </w:del>
    </w:p>
    <w:p w:rsidR="00E93500" w:rsidRPr="0039122E" w:rsidDel="002C1965" w:rsidRDefault="00E93500" w:rsidP="004912BD">
      <w:pPr>
        <w:pStyle w:val="ListParagraph"/>
        <w:numPr>
          <w:ilvl w:val="1"/>
          <w:numId w:val="6"/>
        </w:numPr>
        <w:rPr>
          <w:del w:id="468" w:author="Philips" w:date="2017-02-20T10:48:00Z"/>
        </w:rPr>
      </w:pPr>
      <w:del w:id="469" w:author="Philips" w:date="2017-02-20T10:48:00Z">
        <w:r w:rsidRPr="0039122E" w:rsidDel="002C1965">
          <w:rPr>
            <w:iCs/>
          </w:rPr>
          <w:delText xml:space="preserve">They </w:delText>
        </w:r>
        <w:r w:rsidRPr="0039122E" w:rsidDel="002C1965">
          <w:delText>support the Philips UX through a canonical implementation of its visual specifications</w:delText>
        </w:r>
        <w:r w:rsidR="008D664D" w:rsidDel="002C1965">
          <w:delText>,</w:delText>
        </w:r>
        <w:r w:rsidRPr="0039122E" w:rsidDel="002C1965">
          <w:delText xml:space="preserve"> </w:delText>
        </w:r>
        <w:r w:rsidR="008D664D" w:rsidDel="002C1965">
          <w:delText xml:space="preserve">such as </w:delText>
        </w:r>
        <w:r w:rsidRPr="0039122E" w:rsidDel="002C1965">
          <w:delText xml:space="preserve">color, font, icons, </w:delText>
        </w:r>
        <w:r w:rsidR="008D664D" w:rsidDel="002C1965">
          <w:delText>branding, animations, layout, and so on.</w:delText>
        </w:r>
        <w:bookmarkStart w:id="470" w:name="_Toc477110551"/>
        <w:bookmarkStart w:id="471" w:name="_Toc477110672"/>
        <w:bookmarkStart w:id="472" w:name="_Toc477110748"/>
        <w:bookmarkStart w:id="473" w:name="_Toc483075530"/>
        <w:bookmarkStart w:id="474" w:name="_Toc483310976"/>
        <w:bookmarkStart w:id="475" w:name="_Toc483311347"/>
        <w:bookmarkStart w:id="476" w:name="_Toc483324785"/>
        <w:bookmarkStart w:id="477" w:name="_Toc483325070"/>
        <w:bookmarkEnd w:id="470"/>
        <w:bookmarkEnd w:id="471"/>
        <w:bookmarkEnd w:id="472"/>
        <w:bookmarkEnd w:id="473"/>
        <w:bookmarkEnd w:id="474"/>
        <w:bookmarkEnd w:id="475"/>
        <w:bookmarkEnd w:id="476"/>
        <w:bookmarkEnd w:id="477"/>
      </w:del>
    </w:p>
    <w:p w:rsidR="00E93500" w:rsidRPr="0039122E" w:rsidDel="002C1965" w:rsidRDefault="00E93500" w:rsidP="004912BD">
      <w:pPr>
        <w:pStyle w:val="ListParagraph"/>
        <w:numPr>
          <w:ilvl w:val="1"/>
          <w:numId w:val="6"/>
        </w:numPr>
        <w:rPr>
          <w:del w:id="478" w:author="Philips" w:date="2017-02-20T10:48:00Z"/>
        </w:rPr>
      </w:pPr>
      <w:del w:id="479" w:author="Philips" w:date="2017-02-20T10:48:00Z">
        <w:r w:rsidRPr="0039122E" w:rsidDel="002C1965">
          <w:delText xml:space="preserve">They should be used to develop the </w:delText>
        </w:r>
        <w:r w:rsidR="008D664D" w:rsidDel="002C1965">
          <w:delText xml:space="preserve">UI </w:delText>
        </w:r>
        <w:r w:rsidRPr="0039122E" w:rsidDel="002C1965">
          <w:delText>of application building blocks</w:delText>
        </w:r>
        <w:r w:rsidR="008D664D" w:rsidDel="002C1965">
          <w:delText>.</w:delText>
        </w:r>
        <w:bookmarkStart w:id="480" w:name="_Toc477110552"/>
        <w:bookmarkStart w:id="481" w:name="_Toc477110673"/>
        <w:bookmarkStart w:id="482" w:name="_Toc477110749"/>
        <w:bookmarkStart w:id="483" w:name="_Toc483075531"/>
        <w:bookmarkStart w:id="484" w:name="_Toc483310977"/>
        <w:bookmarkStart w:id="485" w:name="_Toc483311348"/>
        <w:bookmarkStart w:id="486" w:name="_Toc483324786"/>
        <w:bookmarkStart w:id="487" w:name="_Toc483325071"/>
        <w:bookmarkEnd w:id="480"/>
        <w:bookmarkEnd w:id="481"/>
        <w:bookmarkEnd w:id="482"/>
        <w:bookmarkEnd w:id="483"/>
        <w:bookmarkEnd w:id="484"/>
        <w:bookmarkEnd w:id="485"/>
        <w:bookmarkEnd w:id="486"/>
        <w:bookmarkEnd w:id="487"/>
      </w:del>
    </w:p>
    <w:p w:rsidR="00E93500" w:rsidRPr="0039122E" w:rsidDel="002C1965" w:rsidRDefault="00E93500" w:rsidP="004912BD">
      <w:pPr>
        <w:pStyle w:val="ListParagraph"/>
        <w:numPr>
          <w:ilvl w:val="0"/>
          <w:numId w:val="6"/>
        </w:numPr>
        <w:rPr>
          <w:del w:id="488" w:author="Philips" w:date="2017-02-20T10:48:00Z"/>
        </w:rPr>
      </w:pPr>
      <w:del w:id="489" w:author="Philips" w:date="2017-02-20T10:48:00Z">
        <w:r w:rsidRPr="0039122E" w:rsidDel="002C1965">
          <w:rPr>
            <w:bCs/>
          </w:rPr>
          <w:delText>Application Frameworks and Infrastructure</w:delText>
        </w:r>
        <w:bookmarkStart w:id="490" w:name="_Toc477110553"/>
        <w:bookmarkStart w:id="491" w:name="_Toc477110674"/>
        <w:bookmarkStart w:id="492" w:name="_Toc477110750"/>
        <w:bookmarkStart w:id="493" w:name="_Toc483075532"/>
        <w:bookmarkStart w:id="494" w:name="_Toc483310978"/>
        <w:bookmarkStart w:id="495" w:name="_Toc483311349"/>
        <w:bookmarkStart w:id="496" w:name="_Toc483324787"/>
        <w:bookmarkStart w:id="497" w:name="_Toc483325072"/>
        <w:bookmarkEnd w:id="490"/>
        <w:bookmarkEnd w:id="491"/>
        <w:bookmarkEnd w:id="492"/>
        <w:bookmarkEnd w:id="493"/>
        <w:bookmarkEnd w:id="494"/>
        <w:bookmarkEnd w:id="495"/>
        <w:bookmarkEnd w:id="496"/>
        <w:bookmarkEnd w:id="497"/>
      </w:del>
    </w:p>
    <w:p w:rsidR="00E93500" w:rsidRPr="0039122E" w:rsidDel="002C1965" w:rsidRDefault="00E93500" w:rsidP="004912BD">
      <w:pPr>
        <w:pStyle w:val="ListParagraph"/>
        <w:numPr>
          <w:ilvl w:val="1"/>
          <w:numId w:val="6"/>
        </w:numPr>
        <w:rPr>
          <w:del w:id="498" w:author="Philips" w:date="2017-02-20T10:48:00Z"/>
        </w:rPr>
      </w:pPr>
      <w:del w:id="499" w:author="Philips" w:date="2017-02-20T10:48:00Z">
        <w:r w:rsidRPr="0039122E" w:rsidDel="002C1965">
          <w:delText xml:space="preserve">Frameworks enable composing applications from common application components and provide them with standardized plumbing </w:delText>
        </w:r>
        <w:bookmarkStart w:id="500" w:name="_Toc477110554"/>
        <w:bookmarkStart w:id="501" w:name="_Toc477110675"/>
        <w:bookmarkStart w:id="502" w:name="_Toc477110751"/>
        <w:bookmarkStart w:id="503" w:name="_Toc483075533"/>
        <w:bookmarkStart w:id="504" w:name="_Toc483310979"/>
        <w:bookmarkStart w:id="505" w:name="_Toc483311350"/>
        <w:bookmarkStart w:id="506" w:name="_Toc483324788"/>
        <w:bookmarkStart w:id="507" w:name="_Toc483325073"/>
        <w:bookmarkEnd w:id="500"/>
        <w:bookmarkEnd w:id="501"/>
        <w:bookmarkEnd w:id="502"/>
        <w:bookmarkEnd w:id="503"/>
        <w:bookmarkEnd w:id="504"/>
        <w:bookmarkEnd w:id="505"/>
        <w:bookmarkEnd w:id="506"/>
        <w:bookmarkEnd w:id="507"/>
      </w:del>
    </w:p>
    <w:p w:rsidR="00E93500" w:rsidRPr="0039122E" w:rsidDel="002C1965" w:rsidRDefault="00E93500" w:rsidP="004912BD">
      <w:pPr>
        <w:pStyle w:val="ListParagraph"/>
        <w:numPr>
          <w:ilvl w:val="1"/>
          <w:numId w:val="6"/>
        </w:numPr>
        <w:rPr>
          <w:del w:id="508" w:author="Philips" w:date="2017-02-20T10:48:00Z"/>
        </w:rPr>
      </w:pPr>
      <w:del w:id="509" w:author="Philips" w:date="2017-02-20T10:48:00Z">
        <w:r w:rsidRPr="0039122E" w:rsidDel="002C1965">
          <w:delText>This ensures architectural alignment between propositions and standardizes best practices</w:delText>
        </w:r>
        <w:bookmarkStart w:id="510" w:name="_Toc477110555"/>
        <w:bookmarkStart w:id="511" w:name="_Toc477110676"/>
        <w:bookmarkStart w:id="512" w:name="_Toc477110752"/>
        <w:bookmarkStart w:id="513" w:name="_Toc483075534"/>
        <w:bookmarkStart w:id="514" w:name="_Toc483310980"/>
        <w:bookmarkStart w:id="515" w:name="_Toc483311351"/>
        <w:bookmarkStart w:id="516" w:name="_Toc483324789"/>
        <w:bookmarkStart w:id="517" w:name="_Toc483325074"/>
        <w:bookmarkEnd w:id="510"/>
        <w:bookmarkEnd w:id="511"/>
        <w:bookmarkEnd w:id="512"/>
        <w:bookmarkEnd w:id="513"/>
        <w:bookmarkEnd w:id="514"/>
        <w:bookmarkEnd w:id="515"/>
        <w:bookmarkEnd w:id="516"/>
        <w:bookmarkEnd w:id="517"/>
      </w:del>
    </w:p>
    <w:p w:rsidR="00E93500" w:rsidRPr="0039122E" w:rsidDel="002C1965" w:rsidRDefault="00E93500" w:rsidP="004912BD">
      <w:pPr>
        <w:pStyle w:val="ListParagraph"/>
        <w:numPr>
          <w:ilvl w:val="0"/>
          <w:numId w:val="6"/>
        </w:numPr>
        <w:rPr>
          <w:del w:id="518" w:author="Philips" w:date="2017-02-20T10:48:00Z"/>
        </w:rPr>
      </w:pPr>
      <w:del w:id="519" w:author="Philips" w:date="2017-02-20T10:48:00Z">
        <w:r w:rsidRPr="0039122E" w:rsidDel="002C1965">
          <w:rPr>
            <w:bCs/>
          </w:rPr>
          <w:delText>Common Application Components</w:delText>
        </w:r>
        <w:bookmarkStart w:id="520" w:name="_Toc477110556"/>
        <w:bookmarkStart w:id="521" w:name="_Toc477110677"/>
        <w:bookmarkStart w:id="522" w:name="_Toc477110753"/>
        <w:bookmarkStart w:id="523" w:name="_Toc483075535"/>
        <w:bookmarkStart w:id="524" w:name="_Toc483310981"/>
        <w:bookmarkStart w:id="525" w:name="_Toc483311352"/>
        <w:bookmarkStart w:id="526" w:name="_Toc483324790"/>
        <w:bookmarkStart w:id="527" w:name="_Toc483325075"/>
        <w:bookmarkEnd w:id="520"/>
        <w:bookmarkEnd w:id="521"/>
        <w:bookmarkEnd w:id="522"/>
        <w:bookmarkEnd w:id="523"/>
        <w:bookmarkEnd w:id="524"/>
        <w:bookmarkEnd w:id="525"/>
        <w:bookmarkEnd w:id="526"/>
        <w:bookmarkEnd w:id="527"/>
      </w:del>
    </w:p>
    <w:p w:rsidR="00E93500" w:rsidRPr="0039122E" w:rsidDel="002C1965" w:rsidRDefault="00E93500" w:rsidP="004912BD">
      <w:pPr>
        <w:pStyle w:val="ListParagraph"/>
        <w:numPr>
          <w:ilvl w:val="1"/>
          <w:numId w:val="6"/>
        </w:numPr>
        <w:rPr>
          <w:del w:id="528" w:author="Philips" w:date="2017-02-20T10:48:00Z"/>
        </w:rPr>
      </w:pPr>
      <w:del w:id="529" w:author="Philips" w:date="2017-02-20T10:48:00Z">
        <w:r w:rsidRPr="0039122E" w:rsidDel="002C1965">
          <w:rPr>
            <w:iCs/>
          </w:rPr>
          <w:delText>C</w:delText>
        </w:r>
        <w:r w:rsidRPr="0039122E" w:rsidDel="002C1965">
          <w:delText xml:space="preserve">omponents implementing common application features, ranging from low-level libraries to full </w:delText>
        </w:r>
        <w:r w:rsidDel="002C1965">
          <w:rPr>
            <w:rFonts w:cs="Arial"/>
          </w:rPr>
          <w:delText>µ</w:delText>
        </w:r>
        <w:r w:rsidDel="002C1965">
          <w:delText xml:space="preserve">Apps </w:delText>
        </w:r>
        <w:r w:rsidRPr="0039122E" w:rsidDel="002C1965">
          <w:delText>using standard UX patterns</w:delText>
        </w:r>
        <w:bookmarkStart w:id="530" w:name="_Toc477110557"/>
        <w:bookmarkStart w:id="531" w:name="_Toc477110678"/>
        <w:bookmarkStart w:id="532" w:name="_Toc477110754"/>
        <w:bookmarkStart w:id="533" w:name="_Toc483075536"/>
        <w:bookmarkStart w:id="534" w:name="_Toc483310982"/>
        <w:bookmarkStart w:id="535" w:name="_Toc483311353"/>
        <w:bookmarkStart w:id="536" w:name="_Toc483324791"/>
        <w:bookmarkStart w:id="537" w:name="_Toc483325076"/>
        <w:bookmarkEnd w:id="530"/>
        <w:bookmarkEnd w:id="531"/>
        <w:bookmarkEnd w:id="532"/>
        <w:bookmarkEnd w:id="533"/>
        <w:bookmarkEnd w:id="534"/>
        <w:bookmarkEnd w:id="535"/>
        <w:bookmarkEnd w:id="536"/>
        <w:bookmarkEnd w:id="537"/>
      </w:del>
    </w:p>
    <w:p w:rsidR="00E93500" w:rsidRPr="0039122E" w:rsidDel="002C1965" w:rsidRDefault="00E93500" w:rsidP="004912BD">
      <w:pPr>
        <w:pStyle w:val="ListParagraph"/>
        <w:numPr>
          <w:ilvl w:val="1"/>
          <w:numId w:val="6"/>
        </w:numPr>
        <w:rPr>
          <w:del w:id="538" w:author="Philips" w:date="2017-02-20T10:48:00Z"/>
        </w:rPr>
      </w:pPr>
      <w:del w:id="539" w:author="Philips" w:date="2017-02-20T10:48:00Z">
        <w:r w:rsidRPr="0039122E" w:rsidDel="002C1965">
          <w:delText>This drives consistency, quality and efficiency through shared implementations of software elements common to many applications</w:delText>
        </w:r>
        <w:bookmarkStart w:id="540" w:name="_Toc477110558"/>
        <w:bookmarkStart w:id="541" w:name="_Toc477110679"/>
        <w:bookmarkStart w:id="542" w:name="_Toc477110755"/>
        <w:bookmarkStart w:id="543" w:name="_Toc483075537"/>
        <w:bookmarkStart w:id="544" w:name="_Toc483310983"/>
        <w:bookmarkStart w:id="545" w:name="_Toc483311354"/>
        <w:bookmarkStart w:id="546" w:name="_Toc483324792"/>
        <w:bookmarkStart w:id="547" w:name="_Toc483325077"/>
        <w:bookmarkEnd w:id="540"/>
        <w:bookmarkEnd w:id="541"/>
        <w:bookmarkEnd w:id="542"/>
        <w:bookmarkEnd w:id="543"/>
        <w:bookmarkEnd w:id="544"/>
        <w:bookmarkEnd w:id="545"/>
        <w:bookmarkEnd w:id="546"/>
        <w:bookmarkEnd w:id="547"/>
      </w:del>
    </w:p>
    <w:p w:rsidR="00E93500" w:rsidRPr="0039122E" w:rsidDel="002C1965" w:rsidRDefault="00E93500" w:rsidP="004912BD">
      <w:pPr>
        <w:pStyle w:val="ListParagraph"/>
        <w:numPr>
          <w:ilvl w:val="0"/>
          <w:numId w:val="6"/>
        </w:numPr>
        <w:rPr>
          <w:del w:id="548" w:author="Philips" w:date="2017-02-20T10:48:00Z"/>
        </w:rPr>
      </w:pPr>
      <w:del w:id="549" w:author="Philips" w:date="2017-02-20T10:48:00Z">
        <w:r w:rsidRPr="0039122E" w:rsidDel="002C1965">
          <w:rPr>
            <w:bCs/>
          </w:rPr>
          <w:delText>Base Applications</w:delText>
        </w:r>
        <w:bookmarkStart w:id="550" w:name="_Toc477110559"/>
        <w:bookmarkStart w:id="551" w:name="_Toc477110680"/>
        <w:bookmarkStart w:id="552" w:name="_Toc477110756"/>
        <w:bookmarkStart w:id="553" w:name="_Toc483075538"/>
        <w:bookmarkStart w:id="554" w:name="_Toc483310984"/>
        <w:bookmarkStart w:id="555" w:name="_Toc483311355"/>
        <w:bookmarkStart w:id="556" w:name="_Toc483324793"/>
        <w:bookmarkStart w:id="557" w:name="_Toc483325078"/>
        <w:bookmarkEnd w:id="550"/>
        <w:bookmarkEnd w:id="551"/>
        <w:bookmarkEnd w:id="552"/>
        <w:bookmarkEnd w:id="553"/>
        <w:bookmarkEnd w:id="554"/>
        <w:bookmarkEnd w:id="555"/>
        <w:bookmarkEnd w:id="556"/>
        <w:bookmarkEnd w:id="557"/>
      </w:del>
    </w:p>
    <w:p w:rsidR="00E93500" w:rsidRPr="0039122E" w:rsidDel="002C1965" w:rsidRDefault="00E93500" w:rsidP="004912BD">
      <w:pPr>
        <w:pStyle w:val="ListParagraph"/>
        <w:numPr>
          <w:ilvl w:val="1"/>
          <w:numId w:val="6"/>
        </w:numPr>
        <w:rPr>
          <w:moveFrom w:id="558" w:author="Philips" w:date="2017-02-20T10:48:00Z"/>
        </w:rPr>
      </w:pPr>
      <w:moveFromRangeStart w:id="559" w:author="Philips" w:date="2017-02-20T10:48:00Z" w:name="move475351031"/>
      <w:moveFrom w:id="560" w:author="Philips" w:date="2017-02-20T10:48:00Z">
        <w:r w:rsidRPr="0039122E" w:rsidDel="002C1965">
          <w:t>‘Walking skeletons’ that pre-integrate framework, infrastructure and a set of common components for a category of applications, standardizing application-level UX flows</w:t>
        </w:r>
        <w:bookmarkStart w:id="561" w:name="_Toc477110560"/>
        <w:bookmarkStart w:id="562" w:name="_Toc477110681"/>
        <w:bookmarkStart w:id="563" w:name="_Toc477110757"/>
        <w:bookmarkStart w:id="564" w:name="_Toc483075539"/>
        <w:bookmarkStart w:id="565" w:name="_Toc483310985"/>
        <w:bookmarkStart w:id="566" w:name="_Toc483311356"/>
        <w:bookmarkStart w:id="567" w:name="_Toc483324794"/>
        <w:bookmarkStart w:id="568" w:name="_Toc483325079"/>
        <w:bookmarkEnd w:id="561"/>
        <w:bookmarkEnd w:id="562"/>
        <w:bookmarkEnd w:id="563"/>
        <w:bookmarkEnd w:id="564"/>
        <w:bookmarkEnd w:id="565"/>
        <w:bookmarkEnd w:id="566"/>
        <w:bookmarkEnd w:id="567"/>
        <w:bookmarkEnd w:id="568"/>
      </w:moveFrom>
    </w:p>
    <w:p w:rsidR="0003689F" w:rsidRPr="00044929" w:rsidDel="002C1965" w:rsidRDefault="00E93500" w:rsidP="00E93500">
      <w:pPr>
        <w:rPr>
          <w:moveFrom w:id="569" w:author="Philips" w:date="2017-02-20T10:48:00Z"/>
        </w:rPr>
      </w:pPr>
      <w:moveFrom w:id="570" w:author="Philips" w:date="2017-02-20T10:48:00Z">
        <w:r w:rsidRPr="0039122E" w:rsidDel="002C1965">
          <w:t>They are fully functional application from which new apps can be derived quickly by adding or stripping components</w:t>
        </w:r>
        <w:bookmarkStart w:id="571" w:name="_Toc477110561"/>
        <w:bookmarkStart w:id="572" w:name="_Toc477110682"/>
        <w:bookmarkStart w:id="573" w:name="_Toc477110758"/>
        <w:bookmarkStart w:id="574" w:name="_Toc483075540"/>
        <w:bookmarkStart w:id="575" w:name="_Toc483310986"/>
        <w:bookmarkStart w:id="576" w:name="_Toc483311357"/>
        <w:bookmarkStart w:id="577" w:name="_Toc483324795"/>
        <w:bookmarkStart w:id="578" w:name="_Toc483325080"/>
        <w:bookmarkEnd w:id="571"/>
        <w:bookmarkEnd w:id="572"/>
        <w:bookmarkEnd w:id="573"/>
        <w:bookmarkEnd w:id="574"/>
        <w:bookmarkEnd w:id="575"/>
        <w:bookmarkEnd w:id="576"/>
        <w:bookmarkEnd w:id="577"/>
        <w:bookmarkEnd w:id="578"/>
      </w:moveFrom>
    </w:p>
    <w:moveFromRangeEnd w:id="559"/>
    <w:p w:rsidR="00B76013" w:rsidRPr="00044929" w:rsidRDefault="00E93500" w:rsidP="000D1530">
      <w:pPr>
        <w:pStyle w:val="Heading1"/>
        <w:rPr>
          <w:lang w:val="en-US"/>
        </w:rPr>
      </w:pPr>
      <w:del w:id="579" w:author="Philips" w:date="2017-05-23T13:55:00Z">
        <w:r w:rsidDel="00186D2E">
          <w:rPr>
            <w:lang w:val="en-US"/>
          </w:rPr>
          <w:delText xml:space="preserve">System </w:delText>
        </w:r>
      </w:del>
      <w:bookmarkStart w:id="580" w:name="_Toc483325081"/>
      <w:r w:rsidR="00B76013" w:rsidRPr="00044929">
        <w:rPr>
          <w:lang w:val="en-US"/>
        </w:rPr>
        <w:t>Architecture</w:t>
      </w:r>
      <w:bookmarkEnd w:id="580"/>
    </w:p>
    <w:p w:rsidR="00374D99" w:rsidRDefault="00E93500" w:rsidP="00186D2E">
      <w:pPr>
        <w:pStyle w:val="Heading2"/>
        <w:pPrChange w:id="581" w:author="Philips" w:date="2017-05-23T13:55:00Z">
          <w:pPr>
            <w:pStyle w:val="Heading2"/>
          </w:pPr>
        </w:pPrChange>
      </w:pPr>
      <w:del w:id="582" w:author="Philips" w:date="2017-05-23T13:55:00Z">
        <w:r w:rsidDel="00186D2E">
          <w:delText xml:space="preserve">System </w:delText>
        </w:r>
      </w:del>
      <w:bookmarkStart w:id="583" w:name="_Toc483325082"/>
      <w:r w:rsidR="00374D99">
        <w:t>Architectural Overview</w:t>
      </w:r>
      <w:bookmarkEnd w:id="583"/>
    </w:p>
    <w:p w:rsidR="00FD1BB2" w:rsidRDefault="00771E8C" w:rsidP="00B76013">
      <w:pPr>
        <w:rPr>
          <w:ins w:id="584" w:author="Philips" w:date="2017-02-20T10:51:00Z"/>
        </w:rPr>
      </w:pPr>
      <w:ins w:id="585" w:author="Philips" w:date="2017-02-20T10:50:00Z">
        <w:r>
          <w:t xml:space="preserve">Ref </w:t>
        </w:r>
      </w:ins>
      <w:del w:id="586" w:author="Philips" w:date="2017-02-20T10:50:00Z">
        <w:r w:rsidR="00857997" w:rsidRPr="00857997" w:rsidDel="00771E8C">
          <w:delText>Base</w:delText>
        </w:r>
      </w:del>
      <w:r w:rsidR="00857997" w:rsidRPr="00857997">
        <w:t>App</w:t>
      </w:r>
      <w:ins w:id="587" w:author="Philips" w:date="2017-03-12T19:09:00Z">
        <w:r w:rsidR="007D58E7">
          <w:t xml:space="preserve"> is a sample application which forms as</w:t>
        </w:r>
      </w:ins>
      <w:del w:id="588" w:author="Philips" w:date="2017-03-12T19:09:00Z">
        <w:r w:rsidR="00857997" w:rsidRPr="00857997" w:rsidDel="007D58E7">
          <w:delText xml:space="preserve"> is a</w:delText>
        </w:r>
      </w:del>
      <w:r w:rsidR="00857997" w:rsidRPr="00857997">
        <w:t xml:space="preserve"> base platform </w:t>
      </w:r>
      <w:ins w:id="589" w:author="Philips" w:date="2017-03-12T19:09:00Z">
        <w:r w:rsidR="007D58E7">
          <w:t>for</w:t>
        </w:r>
      </w:ins>
      <w:del w:id="590" w:author="Philips" w:date="2017-03-12T19:09:00Z">
        <w:r w:rsidR="00857997" w:rsidRPr="00857997" w:rsidDel="007D58E7">
          <w:delText>used by</w:delText>
        </w:r>
      </w:del>
      <w:r w:rsidR="00857997" w:rsidRPr="00857997">
        <w:t xml:space="preserve"> all propositions to develop and maintain features both generic and specific to the propositions. </w:t>
      </w:r>
      <w:del w:id="591" w:author="Philips" w:date="2017-02-20T10:51:00Z">
        <w:r w:rsidR="00857997" w:rsidRPr="00857997" w:rsidDel="00771E8C">
          <w:delText>App infra, Data Gateway, AppFWK, and UIToolkit allow Apps to be created from uApps and UI-less services/libraries.</w:delText>
        </w:r>
      </w:del>
    </w:p>
    <w:p w:rsidR="00771E8C" w:rsidRDefault="00771E8C" w:rsidP="00B76013"/>
    <w:p w:rsidR="007D58E7" w:rsidRDefault="00A52326" w:rsidP="00B76013">
      <w:del w:id="592" w:author="Philips" w:date="2017-03-12T19:08:00Z">
        <w:r w:rsidDel="007D58E7">
          <w:rPr>
            <w:noProof/>
          </w:rPr>
          <w:drawing>
            <wp:inline distT="0" distB="0" distL="0" distR="0" wp14:anchorId="38603784" wp14:editId="5E3EA050">
              <wp:extent cx="6122035" cy="3526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526155"/>
                      </a:xfrm>
                      <a:prstGeom prst="rect">
                        <a:avLst/>
                      </a:prstGeom>
                    </pic:spPr>
                  </pic:pic>
                </a:graphicData>
              </a:graphic>
            </wp:inline>
          </w:drawing>
        </w:r>
      </w:del>
      <w:ins w:id="593" w:author="Philips" w:date="2017-03-12T19:08:00Z">
        <w:r w:rsidR="007D58E7" w:rsidRPr="007D58E7">
          <w:rPr>
            <w:noProof/>
          </w:rPr>
          <w:drawing>
            <wp:inline distT="0" distB="0" distL="0" distR="0" wp14:anchorId="4A459D9E" wp14:editId="3AF0B19A">
              <wp:extent cx="5943600" cy="334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2640"/>
                      </a:xfrm>
                      <a:prstGeom prst="rect">
                        <a:avLst/>
                      </a:prstGeom>
                    </pic:spPr>
                  </pic:pic>
                </a:graphicData>
              </a:graphic>
            </wp:inline>
          </w:drawing>
        </w:r>
      </w:ins>
    </w:p>
    <w:p w:rsidR="00A52326" w:rsidRDefault="00857997" w:rsidP="00857997">
      <w:pPr>
        <w:pStyle w:val="Heading3"/>
      </w:pPr>
      <w:bookmarkStart w:id="594" w:name="_Toc483325083"/>
      <w:r>
        <w:t>Concepts</w:t>
      </w:r>
      <w:bookmarkEnd w:id="594"/>
    </w:p>
    <w:p w:rsidR="00857997" w:rsidRDefault="00857997" w:rsidP="00857997">
      <w:r>
        <w:t xml:space="preserve">The </w:t>
      </w:r>
      <w:ins w:id="595" w:author="Philips" w:date="2017-02-20T10:51:00Z">
        <w:r w:rsidR="00771E8C">
          <w:t xml:space="preserve">Ref </w:t>
        </w:r>
      </w:ins>
      <w:del w:id="596" w:author="Philips" w:date="2017-02-20T10:51:00Z">
        <w:r w:rsidDel="00771E8C">
          <w:delText>Base</w:delText>
        </w:r>
      </w:del>
      <w:r>
        <w:t>App architecture consists of five elements, namely:</w:t>
      </w:r>
    </w:p>
    <w:p w:rsidR="00857997" w:rsidRDefault="00771E8C" w:rsidP="004912BD">
      <w:pPr>
        <w:pStyle w:val="ListParagraph"/>
        <w:numPr>
          <w:ilvl w:val="0"/>
          <w:numId w:val="7"/>
        </w:numPr>
        <w:rPr>
          <w:ins w:id="597" w:author="Philips" w:date="2017-05-20T19:54:00Z"/>
        </w:rPr>
      </w:pPr>
      <w:ins w:id="598" w:author="Philips" w:date="2017-02-20T10:51:00Z">
        <w:r>
          <w:t xml:space="preserve">Ref </w:t>
        </w:r>
      </w:ins>
      <w:del w:id="599" w:author="Philips" w:date="2017-02-20T10:51:00Z">
        <w:r w:rsidR="00857997" w:rsidDel="00771E8C">
          <w:delText>Base</w:delText>
        </w:r>
      </w:del>
      <w:r w:rsidR="00857997">
        <w:t xml:space="preserve">App </w:t>
      </w:r>
      <w:del w:id="600" w:author="Philips" w:date="2017-02-20T10:51:00Z">
        <w:r w:rsidR="00857997" w:rsidDel="00771E8C">
          <w:delText>components</w:delText>
        </w:r>
      </w:del>
      <w:ins w:id="601" w:author="Philips" w:date="2017-02-20T19:50:00Z">
        <w:r w:rsidR="00641DAA">
          <w:t>components</w:t>
        </w:r>
      </w:ins>
    </w:p>
    <w:p w:rsidR="007B29E9" w:rsidDel="007B29E9" w:rsidRDefault="007B29E9" w:rsidP="004912BD">
      <w:pPr>
        <w:pStyle w:val="ListParagraph"/>
        <w:numPr>
          <w:ilvl w:val="0"/>
          <w:numId w:val="7"/>
        </w:numPr>
        <w:rPr>
          <w:del w:id="602" w:author="Philips" w:date="2017-05-20T19:54:00Z"/>
          <w:moveTo w:id="603" w:author="Philips" w:date="2017-05-20T19:54:00Z"/>
        </w:rPr>
        <w:pPrChange w:id="604" w:author="Philips" w:date="2017-05-20T19:54:00Z">
          <w:pPr>
            <w:pStyle w:val="ListParagraph"/>
            <w:numPr>
              <w:numId w:val="7"/>
            </w:numPr>
            <w:ind w:hanging="360"/>
          </w:pPr>
        </w:pPrChange>
      </w:pPr>
      <w:moveToRangeStart w:id="605" w:author="Philips" w:date="2017-05-20T19:54:00Z" w:name="move483073398"/>
      <w:moveTo w:id="606" w:author="Philips" w:date="2017-05-20T19:54:00Z">
        <w:r>
          <w:t>CoCos</w:t>
        </w:r>
      </w:moveTo>
    </w:p>
    <w:moveToRangeEnd w:id="605"/>
    <w:p w:rsidR="007B29E9" w:rsidRDefault="007B29E9" w:rsidP="004912BD">
      <w:pPr>
        <w:pStyle w:val="ListParagraph"/>
        <w:numPr>
          <w:ilvl w:val="0"/>
          <w:numId w:val="7"/>
        </w:numPr>
        <w:pPrChange w:id="607" w:author="Philips" w:date="2017-05-20T19:54:00Z">
          <w:pPr>
            <w:pStyle w:val="ListParagraph"/>
            <w:numPr>
              <w:numId w:val="7"/>
            </w:numPr>
            <w:ind w:hanging="360"/>
          </w:pPr>
        </w:pPrChange>
      </w:pPr>
    </w:p>
    <w:p w:rsidR="00857997" w:rsidRDefault="00857997" w:rsidP="004912BD">
      <w:pPr>
        <w:pStyle w:val="ListParagraph"/>
        <w:numPr>
          <w:ilvl w:val="0"/>
          <w:numId w:val="7"/>
        </w:numPr>
      </w:pPr>
      <w:r>
        <w:t>uApps</w:t>
      </w:r>
    </w:p>
    <w:p w:rsidR="00857997" w:rsidDel="007B29E9" w:rsidRDefault="00857997" w:rsidP="004912BD">
      <w:pPr>
        <w:pStyle w:val="ListParagraph"/>
        <w:numPr>
          <w:ilvl w:val="0"/>
          <w:numId w:val="7"/>
        </w:numPr>
        <w:rPr>
          <w:moveFrom w:id="608" w:author="Philips" w:date="2017-05-20T19:54:00Z"/>
        </w:rPr>
      </w:pPr>
      <w:moveFromRangeStart w:id="609" w:author="Philips" w:date="2017-05-20T19:54:00Z" w:name="move483073398"/>
      <w:moveFrom w:id="610" w:author="Philips" w:date="2017-05-20T19:54:00Z">
        <w:r w:rsidDel="007B29E9">
          <w:t>CoCos</w:t>
        </w:r>
      </w:moveFrom>
    </w:p>
    <w:moveFromRangeEnd w:id="609"/>
    <w:p w:rsidR="00857997" w:rsidRDefault="00857997" w:rsidP="004912BD">
      <w:pPr>
        <w:pStyle w:val="ListParagraph"/>
        <w:numPr>
          <w:ilvl w:val="0"/>
          <w:numId w:val="7"/>
        </w:numPr>
      </w:pPr>
      <w:r>
        <w:t>Servers</w:t>
      </w:r>
    </w:p>
    <w:p w:rsidR="00857997" w:rsidRDefault="00857997" w:rsidP="004912BD">
      <w:pPr>
        <w:pStyle w:val="ListParagraph"/>
        <w:numPr>
          <w:ilvl w:val="0"/>
          <w:numId w:val="7"/>
        </w:numPr>
      </w:pPr>
      <w:r>
        <w:t>Devices</w:t>
      </w:r>
    </w:p>
    <w:p w:rsidR="00857997" w:rsidRPr="00857997" w:rsidRDefault="00771E8C" w:rsidP="00857997">
      <w:pPr>
        <w:pStyle w:val="Heading4"/>
      </w:pPr>
      <w:ins w:id="611" w:author="Philips" w:date="2017-02-20T10:51:00Z">
        <w:r>
          <w:t xml:space="preserve">Ref </w:t>
        </w:r>
      </w:ins>
      <w:del w:id="612" w:author="Philips" w:date="2017-02-20T10:51:00Z">
        <w:r w:rsidR="00857997" w:rsidRPr="00857997" w:rsidDel="00771E8C">
          <w:delText>Base</w:delText>
        </w:r>
      </w:del>
      <w:r w:rsidR="00857997" w:rsidRPr="00857997">
        <w:t>App Components:</w:t>
      </w:r>
    </w:p>
    <w:p w:rsidR="00354B2D" w:rsidRDefault="00857997" w:rsidP="00857997">
      <w:pPr>
        <w:rPr>
          <w:ins w:id="613" w:author="Philips" w:date="2017-02-20T11:16:00Z"/>
        </w:rPr>
      </w:pPr>
      <w:del w:id="614" w:author="Philips" w:date="2017-02-20T11:16:00Z">
        <w:r w:rsidRPr="00857997" w:rsidDel="00354B2D">
          <w:delText>Base</w:delText>
        </w:r>
      </w:del>
      <w:ins w:id="615" w:author="Philips" w:date="2017-02-20T11:16:00Z">
        <w:r w:rsidR="00354B2D">
          <w:t xml:space="preserve">Ref </w:t>
        </w:r>
      </w:ins>
      <w:r w:rsidRPr="00857997">
        <w:t xml:space="preserve">App components are the </w:t>
      </w:r>
      <w:del w:id="616" w:author="Philips" w:date="2017-02-20T11:16:00Z">
        <w:r w:rsidRPr="00857997" w:rsidDel="00354B2D">
          <w:delText xml:space="preserve">apps </w:delText>
        </w:r>
      </w:del>
      <w:ins w:id="617" w:author="Philips" w:date="2017-02-20T11:16:00Z">
        <w:r w:rsidR="00354B2D">
          <w:t>elements</w:t>
        </w:r>
        <w:r w:rsidR="00354B2D" w:rsidRPr="00857997">
          <w:t xml:space="preserve"> </w:t>
        </w:r>
      </w:ins>
      <w:r w:rsidRPr="00857997">
        <w:t xml:space="preserve">that reside within the inner source archive. </w:t>
      </w:r>
    </w:p>
    <w:p w:rsidR="00857997" w:rsidRPr="00857997" w:rsidRDefault="00857997" w:rsidP="00857997">
      <w:del w:id="618" w:author="Philips" w:date="2017-02-20T11:16:00Z">
        <w:r w:rsidRPr="00857997" w:rsidDel="00354B2D">
          <w:delText>The BaseApp components</w:delText>
        </w:r>
      </w:del>
      <w:ins w:id="619" w:author="Philips" w:date="2017-02-20T11:16:00Z">
        <w:r w:rsidR="00354B2D">
          <w:t>It</w:t>
        </w:r>
      </w:ins>
      <w:r w:rsidRPr="00857997">
        <w:t xml:space="preserve"> include</w:t>
      </w:r>
      <w:ins w:id="620" w:author="Philips" w:date="2017-02-20T11:16:00Z">
        <w:r w:rsidR="00354B2D">
          <w:t>s</w:t>
        </w:r>
      </w:ins>
      <w:r w:rsidRPr="00857997">
        <w:t>:</w:t>
      </w:r>
    </w:p>
    <w:p w:rsidR="00857997" w:rsidRPr="00857997" w:rsidDel="00354B2D" w:rsidRDefault="00857997" w:rsidP="004912BD">
      <w:pPr>
        <w:numPr>
          <w:ilvl w:val="0"/>
          <w:numId w:val="8"/>
        </w:numPr>
        <w:rPr>
          <w:del w:id="621" w:author="Philips" w:date="2017-02-20T11:16:00Z"/>
        </w:rPr>
      </w:pPr>
      <w:r w:rsidRPr="00857997">
        <w:lastRenderedPageBreak/>
        <w:t>UI Interface</w:t>
      </w:r>
    </w:p>
    <w:p w:rsidR="00857997" w:rsidRPr="00857997" w:rsidRDefault="00857997">
      <w:pPr>
        <w:numPr>
          <w:ilvl w:val="0"/>
          <w:numId w:val="8"/>
        </w:numPr>
      </w:pPr>
      <w:del w:id="622" w:author="Philips" w:date="2017-02-20T11:16:00Z">
        <w:r w:rsidRPr="00857997" w:rsidDel="00354B2D">
          <w:delText>App Framework</w:delText>
        </w:r>
      </w:del>
    </w:p>
    <w:p w:rsidR="00857997" w:rsidRPr="00857997" w:rsidRDefault="00857997" w:rsidP="004912BD">
      <w:pPr>
        <w:numPr>
          <w:ilvl w:val="0"/>
          <w:numId w:val="8"/>
        </w:numPr>
      </w:pPr>
      <w:r w:rsidRPr="00857997">
        <w:t>Database</w:t>
      </w:r>
    </w:p>
    <w:p w:rsidR="00857997" w:rsidRDefault="00857997" w:rsidP="004912BD">
      <w:pPr>
        <w:numPr>
          <w:ilvl w:val="0"/>
          <w:numId w:val="8"/>
        </w:numPr>
        <w:rPr>
          <w:ins w:id="623" w:author="Philips" w:date="2017-02-24T17:36:00Z"/>
        </w:rPr>
      </w:pPr>
      <w:r w:rsidRPr="00857997">
        <w:t>uApp States</w:t>
      </w:r>
    </w:p>
    <w:p w:rsidR="00025A71" w:rsidRDefault="00025A71">
      <w:pPr>
        <w:rPr>
          <w:ins w:id="624" w:author="Philips" w:date="2017-02-24T17:43:00Z"/>
        </w:rPr>
        <w:pPrChange w:id="625" w:author="Philips" w:date="2017-02-24T17:36:00Z">
          <w:pPr>
            <w:numPr>
              <w:numId w:val="8"/>
            </w:numPr>
            <w:tabs>
              <w:tab w:val="num" w:pos="720"/>
            </w:tabs>
            <w:ind w:left="720" w:hanging="360"/>
          </w:pPr>
        </w:pPrChange>
      </w:pPr>
      <w:ins w:id="626" w:author="Philips" w:date="2017-02-24T17:36:00Z">
        <w:r>
          <w:t xml:space="preserve">User interface </w:t>
        </w:r>
      </w:ins>
      <w:ins w:id="627" w:author="Philips" w:date="2017-02-24T17:43:00Z">
        <w:r>
          <w:t>in ref app shows some sample screens in a user journey like splash, settings, onboarding welcome screens etc. This can be taken by propositions and modify as per their requirement.</w:t>
        </w:r>
      </w:ins>
    </w:p>
    <w:p w:rsidR="00025A71" w:rsidRPr="00857997" w:rsidRDefault="00025A71">
      <w:pPr>
        <w:pPrChange w:id="628" w:author="Philips" w:date="2017-02-24T17:36:00Z">
          <w:pPr>
            <w:numPr>
              <w:numId w:val="8"/>
            </w:numPr>
            <w:tabs>
              <w:tab w:val="num" w:pos="720"/>
            </w:tabs>
            <w:ind w:left="720" w:hanging="360"/>
          </w:pPr>
        </w:pPrChange>
      </w:pPr>
      <w:ins w:id="629" w:author="Philips" w:date="2017-02-24T17:51:00Z">
        <w:r>
          <w:t>Database currently which is part of ref app is part of data services implementation to communicate to data core. Propositions are expected to create their own implementation.</w:t>
        </w:r>
      </w:ins>
    </w:p>
    <w:p w:rsidR="00857997" w:rsidRPr="00857997" w:rsidDel="00641DAA" w:rsidRDefault="00857997" w:rsidP="00857997">
      <w:pPr>
        <w:rPr>
          <w:del w:id="630" w:author="Philips" w:date="2017-02-20T19:51:00Z"/>
        </w:rPr>
      </w:pPr>
      <w:del w:id="631" w:author="Philips" w:date="2017-02-24T18:10:00Z">
        <w:r w:rsidRPr="00857997" w:rsidDel="00025A71">
          <w:delText xml:space="preserve">When a user uses the UI interface of the App, UI interface communicates </w:delText>
        </w:r>
      </w:del>
      <w:del w:id="632" w:author="Philips" w:date="2017-02-20T19:50:00Z">
        <w:r w:rsidRPr="00857997" w:rsidDel="00641DAA">
          <w:delText xml:space="preserve">user taps to the App framework. Then, </w:delText>
        </w:r>
      </w:del>
      <w:del w:id="633" w:author="Philips" w:date="2017-02-24T18:10:00Z">
        <w:r w:rsidRPr="00857997" w:rsidDel="00025A71">
          <w:delText>Flow Manager navigat</w:delText>
        </w:r>
      </w:del>
      <w:del w:id="634" w:author="Philips" w:date="2017-02-20T19:51:00Z">
        <w:r w:rsidRPr="00857997" w:rsidDel="00641DAA">
          <w:delText>es</w:delText>
        </w:r>
      </w:del>
      <w:del w:id="635" w:author="Philips" w:date="2017-02-24T18:10:00Z">
        <w:r w:rsidRPr="00857997" w:rsidDel="00025A71">
          <w:delText xml:space="preserve"> to the appropriate uApp</w:delText>
        </w:r>
      </w:del>
      <w:del w:id="636" w:author="Philips" w:date="2017-02-20T19:51:00Z">
        <w:r w:rsidRPr="00857997" w:rsidDel="00641DAA">
          <w:delText>. App framework defines the layout of the app and Flow Manager manages data flow within the App.</w:delText>
        </w:r>
      </w:del>
    </w:p>
    <w:p w:rsidR="00641DAA" w:rsidRDefault="00025A71">
      <w:pPr>
        <w:rPr>
          <w:ins w:id="637" w:author="Philips" w:date="2017-02-24T18:12:00Z"/>
          <w:bCs/>
        </w:rPr>
        <w:pPrChange w:id="638" w:author="Philips" w:date="2017-02-20T19:51:00Z">
          <w:pPr>
            <w:pStyle w:val="Heading4"/>
          </w:pPr>
        </w:pPrChange>
      </w:pPr>
      <w:proofErr w:type="gramStart"/>
      <w:ins w:id="639" w:author="Philips" w:date="2017-02-24T18:10:00Z">
        <w:r>
          <w:rPr>
            <w:bCs/>
          </w:rPr>
          <w:t>uApp</w:t>
        </w:r>
        <w:proofErr w:type="gramEnd"/>
        <w:r>
          <w:rPr>
            <w:bCs/>
          </w:rPr>
          <w:t xml:space="preserve"> states represents typically a</w:t>
        </w:r>
      </w:ins>
      <w:ins w:id="640" w:author="Philips" w:date="2017-02-24T18:11:00Z">
        <w:r>
          <w:rPr>
            <w:bCs/>
          </w:rPr>
          <w:t xml:space="preserve">n abstraction </w:t>
        </w:r>
      </w:ins>
      <w:ins w:id="641" w:author="Philips" w:date="2017-02-24T18:10:00Z">
        <w:r>
          <w:rPr>
            <w:bCs/>
          </w:rPr>
          <w:t>on top of micro app</w:t>
        </w:r>
      </w:ins>
      <w:ins w:id="642" w:author="Philips" w:date="2017-02-24T18:12:00Z">
        <w:r>
          <w:rPr>
            <w:bCs/>
          </w:rPr>
          <w:t xml:space="preserve"> stanadard interface which is used </w:t>
        </w:r>
      </w:ins>
      <w:ins w:id="643" w:author="Philips" w:date="2017-02-24T18:10:00Z">
        <w:r>
          <w:rPr>
            <w:bCs/>
          </w:rPr>
          <w:t xml:space="preserve"> to transition from one state to another</w:t>
        </w:r>
      </w:ins>
      <w:ins w:id="644" w:author="Philips" w:date="2017-02-24T18:12:00Z">
        <w:r>
          <w:rPr>
            <w:bCs/>
          </w:rPr>
          <w:t xml:space="preserve"> using flow manager.</w:t>
        </w:r>
      </w:ins>
    </w:p>
    <w:p w:rsidR="00025A71" w:rsidRDefault="00025A71">
      <w:pPr>
        <w:rPr>
          <w:ins w:id="645" w:author="Philips" w:date="2017-02-20T19:51:00Z"/>
          <w:bCs/>
        </w:rPr>
        <w:pPrChange w:id="646" w:author="Philips" w:date="2017-02-20T19:51:00Z">
          <w:pPr>
            <w:pStyle w:val="Heading4"/>
          </w:pPr>
        </w:pPrChange>
      </w:pPr>
      <w:ins w:id="647" w:author="Philips" w:date="2017-02-24T18:12:00Z">
        <w:r>
          <w:rPr>
            <w:bCs/>
          </w:rPr>
          <w:t xml:space="preserve">Onboarding screens, settings and splash </w:t>
        </w:r>
      </w:ins>
      <w:ins w:id="648" w:author="Philips" w:date="2017-02-24T18:18:00Z">
        <w:r>
          <w:rPr>
            <w:bCs/>
          </w:rPr>
          <w:t>are</w:t>
        </w:r>
      </w:ins>
      <w:ins w:id="649" w:author="Philips" w:date="2017-02-24T18:12:00Z">
        <w:r>
          <w:rPr>
            <w:bCs/>
          </w:rPr>
          <w:t xml:space="preserve"> also considered as state</w:t>
        </w:r>
      </w:ins>
      <w:ins w:id="650" w:author="Philips" w:date="2017-02-24T18:18:00Z">
        <w:r>
          <w:rPr>
            <w:bCs/>
          </w:rPr>
          <w:t>s</w:t>
        </w:r>
      </w:ins>
      <w:ins w:id="651" w:author="Philips" w:date="2017-02-24T18:12:00Z">
        <w:r>
          <w:rPr>
            <w:bCs/>
          </w:rPr>
          <w:t xml:space="preserve"> to help in </w:t>
        </w:r>
      </w:ins>
      <w:ins w:id="652" w:author="Philips" w:date="2017-02-24T18:13:00Z">
        <w:r>
          <w:rPr>
            <w:bCs/>
          </w:rPr>
          <w:t xml:space="preserve">smoother </w:t>
        </w:r>
      </w:ins>
      <w:ins w:id="653" w:author="Philips" w:date="2017-02-24T18:12:00Z">
        <w:r>
          <w:rPr>
            <w:bCs/>
          </w:rPr>
          <w:t xml:space="preserve">navigation </w:t>
        </w:r>
      </w:ins>
      <w:ins w:id="654" w:author="Philips" w:date="2017-02-24T18:13:00Z">
        <w:r>
          <w:rPr>
            <w:bCs/>
          </w:rPr>
          <w:t>using Flow manager even though it is not a micro app.</w:t>
        </w:r>
      </w:ins>
    </w:p>
    <w:p w:rsidR="007B29E9" w:rsidRPr="00857997" w:rsidRDefault="007B29E9" w:rsidP="007B29E9">
      <w:pPr>
        <w:pStyle w:val="Heading4"/>
        <w:rPr>
          <w:ins w:id="655" w:author="Philips" w:date="2017-05-20T19:54:00Z"/>
          <w:bCs/>
        </w:rPr>
      </w:pPr>
      <w:ins w:id="656" w:author="Philips" w:date="2017-05-20T19:54:00Z">
        <w:r w:rsidRPr="00857997">
          <w:t>CoCos</w:t>
        </w:r>
        <w:r w:rsidRPr="00857997">
          <w:rPr>
            <w:bCs/>
          </w:rPr>
          <w:t>:</w:t>
        </w:r>
      </w:ins>
    </w:p>
    <w:p w:rsidR="007B29E9" w:rsidRPr="00857997" w:rsidRDefault="007B29E9" w:rsidP="007B29E9">
      <w:pPr>
        <w:rPr>
          <w:ins w:id="657" w:author="Philips" w:date="2017-05-20T19:54:00Z"/>
        </w:rPr>
      </w:pPr>
      <w:ins w:id="658" w:author="Philips" w:date="2017-05-20T19:54:00Z">
        <w:r w:rsidRPr="00857997">
          <w:t xml:space="preserve">Common Components (CoCos) are </w:t>
        </w:r>
        <w:r>
          <w:t>reusable components with specific functionality</w:t>
        </w:r>
        <w:r w:rsidRPr="00857997">
          <w:t>. Some of the CoCos are:</w:t>
        </w:r>
      </w:ins>
    </w:p>
    <w:p w:rsidR="007B29E9" w:rsidRPr="00857997" w:rsidRDefault="007B29E9" w:rsidP="007B29E9">
      <w:pPr>
        <w:numPr>
          <w:ilvl w:val="0"/>
          <w:numId w:val="10"/>
        </w:numPr>
        <w:rPr>
          <w:ins w:id="659" w:author="Philips" w:date="2017-05-20T19:54:00Z"/>
        </w:rPr>
      </w:pPr>
      <w:ins w:id="660" w:author="Philips" w:date="2017-05-20T19:54:00Z">
        <w:r w:rsidRPr="00857997">
          <w:t>CommLib</w:t>
        </w:r>
      </w:ins>
    </w:p>
    <w:p w:rsidR="007B29E9" w:rsidRPr="00857997" w:rsidRDefault="007B29E9" w:rsidP="007B29E9">
      <w:pPr>
        <w:numPr>
          <w:ilvl w:val="0"/>
          <w:numId w:val="10"/>
        </w:numPr>
        <w:rPr>
          <w:ins w:id="661" w:author="Philips" w:date="2017-05-20T19:54:00Z"/>
        </w:rPr>
      </w:pPr>
      <w:ins w:id="662" w:author="Philips" w:date="2017-05-20T19:54:00Z">
        <w:r w:rsidRPr="00857997">
          <w:t>Data Services</w:t>
        </w:r>
      </w:ins>
    </w:p>
    <w:p w:rsidR="007B29E9" w:rsidRPr="00857997" w:rsidRDefault="007B29E9" w:rsidP="007B29E9">
      <w:pPr>
        <w:numPr>
          <w:ilvl w:val="0"/>
          <w:numId w:val="10"/>
        </w:numPr>
        <w:rPr>
          <w:ins w:id="663" w:author="Philips" w:date="2017-05-20T19:54:00Z"/>
        </w:rPr>
      </w:pPr>
      <w:ins w:id="664" w:author="Philips" w:date="2017-05-20T19:54:00Z">
        <w:r w:rsidRPr="00857997">
          <w:t>DLS/UIKit</w:t>
        </w:r>
      </w:ins>
    </w:p>
    <w:p w:rsidR="007B29E9" w:rsidRDefault="007B29E9" w:rsidP="007B29E9">
      <w:pPr>
        <w:numPr>
          <w:ilvl w:val="0"/>
          <w:numId w:val="10"/>
        </w:numPr>
        <w:rPr>
          <w:ins w:id="665" w:author="Philips" w:date="2017-05-20T19:54:00Z"/>
        </w:rPr>
      </w:pPr>
      <w:ins w:id="666" w:author="Philips" w:date="2017-05-20T19:54:00Z">
        <w:r w:rsidRPr="00857997">
          <w:t>AppInfra</w:t>
        </w:r>
      </w:ins>
    </w:p>
    <w:p w:rsidR="00857997" w:rsidRPr="00857997" w:rsidRDefault="00857997">
      <w:pPr>
        <w:pStyle w:val="Heading4"/>
      </w:pPr>
      <w:proofErr w:type="gramStart"/>
      <w:r w:rsidRPr="00857997">
        <w:t>uApps</w:t>
      </w:r>
      <w:proofErr w:type="gramEnd"/>
      <w:r w:rsidRPr="00857997">
        <w:t>:</w:t>
      </w:r>
    </w:p>
    <w:p w:rsidR="00857997" w:rsidRPr="00857997" w:rsidRDefault="00857997" w:rsidP="00857997">
      <w:proofErr w:type="gramStart"/>
      <w:r w:rsidRPr="00857997">
        <w:t>uApps</w:t>
      </w:r>
      <w:proofErr w:type="gramEnd"/>
      <w:r w:rsidRPr="00857997">
        <w:t xml:space="preserve"> are </w:t>
      </w:r>
      <w:del w:id="667" w:author="Philips" w:date="2017-04-25T22:36:00Z">
        <w:r w:rsidRPr="00857997" w:rsidDel="006F7D08">
          <w:delText xml:space="preserve">individual </w:delText>
        </w:r>
      </w:del>
      <w:ins w:id="668" w:author="Philips" w:date="2017-04-25T22:36:00Z">
        <w:r w:rsidR="006F7D08">
          <w:t>common</w:t>
        </w:r>
        <w:r w:rsidR="006F7D08" w:rsidRPr="00857997">
          <w:t xml:space="preserve"> </w:t>
        </w:r>
      </w:ins>
      <w:del w:id="669" w:author="Philips" w:date="2017-02-20T19:51:00Z">
        <w:r w:rsidRPr="00857997" w:rsidDel="00641DAA">
          <w:delText xml:space="preserve">Apps </w:delText>
        </w:r>
      </w:del>
      <w:ins w:id="670" w:author="Philips" w:date="2017-02-20T19:51:00Z">
        <w:r w:rsidR="00641DAA">
          <w:t>components with its own user interface and</w:t>
        </w:r>
        <w:r w:rsidR="00641DAA" w:rsidRPr="00857997">
          <w:t xml:space="preserve"> </w:t>
        </w:r>
      </w:ins>
      <w:del w:id="671" w:author="Philips" w:date="2017-02-20T19:52:00Z">
        <w:r w:rsidRPr="00857997" w:rsidDel="00641DAA">
          <w:delText xml:space="preserve">created for each </w:delText>
        </w:r>
      </w:del>
      <w:r w:rsidRPr="00857997">
        <w:t>functionality</w:t>
      </w:r>
      <w:del w:id="672" w:author="Philips" w:date="2017-02-20T19:52:00Z">
        <w:r w:rsidRPr="00857997" w:rsidDel="00641DAA">
          <w:delText xml:space="preserve"> and are attached to the base app</w:delText>
        </w:r>
      </w:del>
      <w:r w:rsidRPr="00857997">
        <w:t xml:space="preserve">. </w:t>
      </w:r>
      <w:del w:id="673" w:author="Philips" w:date="2017-02-20T19:52:00Z">
        <w:r w:rsidRPr="00857997" w:rsidDel="00641DAA">
          <w:delText>When a user tries to access a functionality, BaseApp changes its state to navigate to the respective uApp. Inturn</w:delText>
        </w:r>
      </w:del>
      <w:ins w:id="674" w:author="Philips" w:date="2017-02-20T19:52:00Z">
        <w:r w:rsidR="00641DAA">
          <w:t>Internally</w:t>
        </w:r>
      </w:ins>
      <w:r w:rsidRPr="00857997">
        <w:t xml:space="preserve">, the uApps communicate with their respective servers to store and/or fetch data as per </w:t>
      </w:r>
      <w:del w:id="675" w:author="Philips" w:date="2017-02-20T21:07:00Z">
        <w:r w:rsidRPr="00857997" w:rsidDel="008F44E3">
          <w:delText xml:space="preserve">user </w:delText>
        </w:r>
      </w:del>
      <w:r w:rsidRPr="00857997">
        <w:t>requirement. Some of the uApps are:</w:t>
      </w:r>
    </w:p>
    <w:p w:rsidR="00857997" w:rsidRPr="00857997" w:rsidRDefault="00857997" w:rsidP="004912BD">
      <w:pPr>
        <w:numPr>
          <w:ilvl w:val="0"/>
          <w:numId w:val="9"/>
        </w:numPr>
      </w:pPr>
      <w:r w:rsidRPr="00857997">
        <w:t>User Registration</w:t>
      </w:r>
    </w:p>
    <w:p w:rsidR="00857997" w:rsidRPr="00857997" w:rsidRDefault="00857997" w:rsidP="004912BD">
      <w:pPr>
        <w:numPr>
          <w:ilvl w:val="0"/>
          <w:numId w:val="9"/>
        </w:numPr>
      </w:pPr>
      <w:r w:rsidRPr="00857997">
        <w:t>Product Registration</w:t>
      </w:r>
    </w:p>
    <w:p w:rsidR="00857997" w:rsidRPr="00857997" w:rsidRDefault="00857997" w:rsidP="004912BD">
      <w:pPr>
        <w:numPr>
          <w:ilvl w:val="0"/>
          <w:numId w:val="9"/>
        </w:numPr>
      </w:pPr>
      <w:r w:rsidRPr="00857997">
        <w:t>Consumer Care</w:t>
      </w:r>
    </w:p>
    <w:p w:rsidR="00857997" w:rsidRDefault="00857997" w:rsidP="004912BD">
      <w:pPr>
        <w:numPr>
          <w:ilvl w:val="0"/>
          <w:numId w:val="9"/>
        </w:numPr>
        <w:rPr>
          <w:ins w:id="676" w:author="Philips" w:date="2017-02-20T19:52:00Z"/>
        </w:rPr>
      </w:pPr>
      <w:r w:rsidRPr="00857997">
        <w:t>In App Purchase</w:t>
      </w:r>
    </w:p>
    <w:p w:rsidR="00641DAA" w:rsidRPr="00857997" w:rsidRDefault="00641DAA">
      <w:pPr>
        <w:pPrChange w:id="677" w:author="Philips" w:date="2017-02-20T19:52:00Z">
          <w:pPr>
            <w:numPr>
              <w:numId w:val="9"/>
            </w:numPr>
            <w:tabs>
              <w:tab w:val="num" w:pos="720"/>
            </w:tabs>
            <w:ind w:left="720" w:hanging="360"/>
          </w:pPr>
        </w:pPrChange>
      </w:pPr>
      <w:proofErr w:type="gramStart"/>
      <w:ins w:id="678" w:author="Philips" w:date="2017-02-20T19:52:00Z">
        <w:r>
          <w:t>uApps</w:t>
        </w:r>
        <w:proofErr w:type="gramEnd"/>
        <w:r>
          <w:t xml:space="preserve"> are </w:t>
        </w:r>
      </w:ins>
      <w:ins w:id="679" w:author="Philips" w:date="2017-02-20T21:07:00Z">
        <w:r w:rsidR="008F44E3">
          <w:t>integrated in ref app through standard interfaces</w:t>
        </w:r>
      </w:ins>
      <w:ins w:id="680" w:author="Philips" w:date="2017-02-20T21:08:00Z">
        <w:r w:rsidR="008F44E3">
          <w:t xml:space="preserve"> and represented as states which connects through flow manager to form the </w:t>
        </w:r>
      </w:ins>
      <w:ins w:id="681" w:author="Philips" w:date="2017-02-20T21:09:00Z">
        <w:r w:rsidR="008F44E3">
          <w:t xml:space="preserve">user </w:t>
        </w:r>
      </w:ins>
      <w:ins w:id="682" w:author="Philips" w:date="2017-02-24T18:19:00Z">
        <w:r w:rsidR="00025A71">
          <w:t>journey</w:t>
        </w:r>
      </w:ins>
      <w:ins w:id="683" w:author="Philips" w:date="2017-02-20T21:08:00Z">
        <w:r w:rsidR="008F44E3">
          <w:t>.</w:t>
        </w:r>
      </w:ins>
    </w:p>
    <w:p w:rsidR="00857997" w:rsidRPr="00857997" w:rsidDel="007B29E9" w:rsidRDefault="00857997" w:rsidP="00857997">
      <w:pPr>
        <w:pStyle w:val="Heading4"/>
        <w:rPr>
          <w:del w:id="684" w:author="Philips" w:date="2017-05-20T19:54:00Z"/>
          <w:bCs/>
        </w:rPr>
      </w:pPr>
      <w:del w:id="685" w:author="Philips" w:date="2017-05-20T19:54:00Z">
        <w:r w:rsidRPr="00857997" w:rsidDel="007B29E9">
          <w:delText>CoCos</w:delText>
        </w:r>
        <w:r w:rsidRPr="00857997" w:rsidDel="007B29E9">
          <w:rPr>
            <w:bCs/>
          </w:rPr>
          <w:delText>:</w:delText>
        </w:r>
      </w:del>
    </w:p>
    <w:p w:rsidR="00857997" w:rsidRPr="00857997" w:rsidDel="007B29E9" w:rsidRDefault="00857997" w:rsidP="00857997">
      <w:pPr>
        <w:rPr>
          <w:del w:id="686" w:author="Philips" w:date="2017-05-20T19:54:00Z"/>
        </w:rPr>
      </w:pPr>
      <w:del w:id="687" w:author="Philips" w:date="2017-05-20T19:54:00Z">
        <w:r w:rsidRPr="00857997" w:rsidDel="007B29E9">
          <w:delText xml:space="preserve">Common Components (CoCos) are </w:delText>
        </w:r>
      </w:del>
      <w:del w:id="688" w:author="Philips" w:date="2017-02-20T21:09:00Z">
        <w:r w:rsidRPr="00857997" w:rsidDel="008F44E3">
          <w:delText>similar to uApps</w:delText>
        </w:r>
      </w:del>
      <w:del w:id="689" w:author="Philips" w:date="2017-05-20T19:54:00Z">
        <w:r w:rsidRPr="00857997" w:rsidDel="007B29E9">
          <w:delText xml:space="preserve">. </w:delText>
        </w:r>
      </w:del>
      <w:del w:id="690" w:author="Philips" w:date="2017-04-25T22:36:00Z">
        <w:r w:rsidRPr="00857997" w:rsidDel="006F7D08">
          <w:delText xml:space="preserve">They also serve unique functionality like uApps, but they do not have user interface. They work in the background based on user requirements. </w:delText>
        </w:r>
      </w:del>
      <w:del w:id="691" w:author="Philips" w:date="2017-05-20T19:54:00Z">
        <w:r w:rsidRPr="00857997" w:rsidDel="007B29E9">
          <w:delText>Some of the CoCos are:</w:delText>
        </w:r>
      </w:del>
    </w:p>
    <w:p w:rsidR="00857997" w:rsidRPr="00857997" w:rsidDel="00025A71" w:rsidRDefault="00857997" w:rsidP="004912BD">
      <w:pPr>
        <w:numPr>
          <w:ilvl w:val="0"/>
          <w:numId w:val="10"/>
        </w:numPr>
        <w:rPr>
          <w:del w:id="692" w:author="Philips" w:date="2017-02-24T18:19:00Z"/>
        </w:rPr>
      </w:pPr>
      <w:del w:id="693" w:author="Philips" w:date="2017-02-24T18:19:00Z">
        <w:r w:rsidRPr="00857997" w:rsidDel="00025A71">
          <w:delText>BlueLib</w:delText>
        </w:r>
      </w:del>
    </w:p>
    <w:p w:rsidR="00857997" w:rsidRPr="00857997" w:rsidDel="007B29E9" w:rsidRDefault="00857997" w:rsidP="004912BD">
      <w:pPr>
        <w:numPr>
          <w:ilvl w:val="0"/>
          <w:numId w:val="10"/>
        </w:numPr>
        <w:rPr>
          <w:del w:id="694" w:author="Philips" w:date="2017-05-20T19:54:00Z"/>
        </w:rPr>
      </w:pPr>
      <w:del w:id="695" w:author="Philips" w:date="2017-05-20T19:54:00Z">
        <w:r w:rsidRPr="00857997" w:rsidDel="007B29E9">
          <w:delText>CommLib</w:delText>
        </w:r>
      </w:del>
    </w:p>
    <w:p w:rsidR="00857997" w:rsidRPr="00857997" w:rsidDel="007B29E9" w:rsidRDefault="00857997" w:rsidP="004912BD">
      <w:pPr>
        <w:numPr>
          <w:ilvl w:val="0"/>
          <w:numId w:val="10"/>
        </w:numPr>
        <w:rPr>
          <w:del w:id="696" w:author="Philips" w:date="2017-05-20T19:54:00Z"/>
        </w:rPr>
      </w:pPr>
      <w:del w:id="697" w:author="Philips" w:date="2017-05-20T19:54:00Z">
        <w:r w:rsidRPr="00857997" w:rsidDel="007B29E9">
          <w:delText>Data Services</w:delText>
        </w:r>
      </w:del>
    </w:p>
    <w:p w:rsidR="00857997" w:rsidRPr="00857997" w:rsidDel="007B29E9" w:rsidRDefault="00857997" w:rsidP="004912BD">
      <w:pPr>
        <w:numPr>
          <w:ilvl w:val="0"/>
          <w:numId w:val="10"/>
        </w:numPr>
        <w:rPr>
          <w:del w:id="698" w:author="Philips" w:date="2017-05-20T19:54:00Z"/>
        </w:rPr>
      </w:pPr>
      <w:del w:id="699" w:author="Philips" w:date="2017-05-20T19:54:00Z">
        <w:r w:rsidRPr="00857997" w:rsidDel="007B29E9">
          <w:delText>DLS/UIKit</w:delText>
        </w:r>
      </w:del>
    </w:p>
    <w:p w:rsidR="006F7D08" w:rsidRPr="00857997" w:rsidDel="007B29E9" w:rsidRDefault="00857997" w:rsidP="004912BD">
      <w:pPr>
        <w:numPr>
          <w:ilvl w:val="0"/>
          <w:numId w:val="10"/>
        </w:numPr>
        <w:rPr>
          <w:del w:id="700" w:author="Philips" w:date="2017-05-20T19:53:00Z"/>
        </w:rPr>
      </w:pPr>
      <w:del w:id="701" w:author="Philips" w:date="2017-05-20T19:54:00Z">
        <w:r w:rsidRPr="00857997" w:rsidDel="007B29E9">
          <w:delText>AppInfra</w:delText>
        </w:r>
      </w:del>
    </w:p>
    <w:p w:rsidR="00857997" w:rsidRPr="00857997" w:rsidDel="007B29E9" w:rsidRDefault="00857997" w:rsidP="00857997">
      <w:pPr>
        <w:rPr>
          <w:del w:id="702" w:author="Philips" w:date="2017-05-20T19:54:00Z"/>
        </w:rPr>
      </w:pPr>
      <w:del w:id="703" w:author="Philips" w:date="2017-02-20T21:14:00Z">
        <w:r w:rsidRPr="00857997" w:rsidDel="008F44E3">
          <w:delText>Unlike uApps, s</w:delText>
        </w:r>
      </w:del>
      <w:del w:id="704" w:author="Philips" w:date="2017-05-20T19:54:00Z">
        <w:r w:rsidRPr="00857997" w:rsidDel="007B29E9">
          <w:delText>ome of the CoCos d</w:delText>
        </w:r>
      </w:del>
      <w:del w:id="705" w:author="Philips" w:date="2017-05-20T19:53:00Z">
        <w:r w:rsidRPr="00857997" w:rsidDel="007B29E9">
          <w:delText xml:space="preserve">o not interact with servers but </w:delText>
        </w:r>
      </w:del>
      <w:del w:id="706" w:author="Philips" w:date="2017-05-20T19:54:00Z">
        <w:r w:rsidRPr="00857997" w:rsidDel="007B29E9">
          <w:delText>interact with external devices such as BlueTooth and Wi-Fi devices.</w:delText>
        </w:r>
      </w:del>
    </w:p>
    <w:p w:rsidR="00857997" w:rsidRPr="00857997" w:rsidRDefault="00857997" w:rsidP="00857997">
      <w:pPr>
        <w:pStyle w:val="Heading4"/>
        <w:rPr>
          <w:bCs/>
        </w:rPr>
      </w:pPr>
      <w:r w:rsidRPr="00857997">
        <w:t>Servers</w:t>
      </w:r>
      <w:r w:rsidRPr="00857997">
        <w:rPr>
          <w:bCs/>
        </w:rPr>
        <w:t>:</w:t>
      </w:r>
    </w:p>
    <w:p w:rsidR="00857997" w:rsidRPr="00857997" w:rsidRDefault="00857997" w:rsidP="00857997">
      <w:del w:id="707" w:author="Philips" w:date="2017-02-20T21:15:00Z">
        <w:r w:rsidRPr="00857997" w:rsidDel="008F44E3">
          <w:delText>There are dedicated servers for individual uApps. Each server serve a unique functionality.</w:delText>
        </w:r>
      </w:del>
      <w:ins w:id="708" w:author="Philips" w:date="2017-02-20T21:15:00Z">
        <w:r w:rsidR="008F44E3">
          <w:t xml:space="preserve"> </w:t>
        </w:r>
      </w:ins>
      <w:del w:id="709" w:author="Philips" w:date="2017-02-20T21:16:00Z">
        <w:r w:rsidRPr="00857997" w:rsidDel="008F44E3">
          <w:delText xml:space="preserve"> uApps</w:delText>
        </w:r>
      </w:del>
      <w:ins w:id="710" w:author="Philips" w:date="2017-02-20T21:16:00Z">
        <w:r w:rsidR="008F44E3">
          <w:t>Each component</w:t>
        </w:r>
      </w:ins>
      <w:r w:rsidRPr="00857997">
        <w:t xml:space="preserve"> communicate</w:t>
      </w:r>
      <w:ins w:id="711" w:author="Philips" w:date="2017-02-20T21:16:00Z">
        <w:r w:rsidR="008F44E3">
          <w:t>s</w:t>
        </w:r>
      </w:ins>
      <w:r w:rsidRPr="00857997">
        <w:t xml:space="preserve"> with the servers to store and fetch data for various purposes. For example:</w:t>
      </w:r>
    </w:p>
    <w:p w:rsidR="00857997" w:rsidRPr="00857997" w:rsidRDefault="00857997" w:rsidP="004912BD">
      <w:pPr>
        <w:numPr>
          <w:ilvl w:val="0"/>
          <w:numId w:val="11"/>
        </w:numPr>
      </w:pPr>
      <w:r w:rsidRPr="00857997">
        <w:t>Storing user details</w:t>
      </w:r>
    </w:p>
    <w:p w:rsidR="00857997" w:rsidRPr="00857997" w:rsidRDefault="00857997" w:rsidP="004912BD">
      <w:pPr>
        <w:numPr>
          <w:ilvl w:val="0"/>
          <w:numId w:val="11"/>
        </w:numPr>
      </w:pPr>
      <w:r w:rsidRPr="00857997">
        <w:t>Storing product details</w:t>
      </w:r>
    </w:p>
    <w:p w:rsidR="00857997" w:rsidRPr="00857997" w:rsidRDefault="00857997" w:rsidP="004912BD">
      <w:pPr>
        <w:numPr>
          <w:ilvl w:val="0"/>
          <w:numId w:val="11"/>
        </w:numPr>
      </w:pPr>
      <w:r w:rsidRPr="00857997">
        <w:t>Maintaining transaction history</w:t>
      </w:r>
    </w:p>
    <w:p w:rsidR="00857997" w:rsidRPr="00857997" w:rsidRDefault="00857997" w:rsidP="004912BD">
      <w:pPr>
        <w:numPr>
          <w:ilvl w:val="0"/>
          <w:numId w:val="11"/>
        </w:numPr>
      </w:pPr>
      <w:r w:rsidRPr="00857997">
        <w:t>Maintaining user moments and consent</w:t>
      </w:r>
    </w:p>
    <w:p w:rsidR="00857997" w:rsidRPr="00857997" w:rsidRDefault="00857997" w:rsidP="004912BD">
      <w:pPr>
        <w:numPr>
          <w:ilvl w:val="0"/>
          <w:numId w:val="11"/>
        </w:numPr>
      </w:pPr>
      <w:r w:rsidRPr="00857997">
        <w:t>Storing</w:t>
      </w:r>
      <w:ins w:id="712" w:author="Philips" w:date="2017-02-24T18:19:00Z">
        <w:r w:rsidR="00025A71">
          <w:t>/Reading</w:t>
        </w:r>
      </w:ins>
      <w:r w:rsidRPr="00857997">
        <w:t xml:space="preserve"> consumer care data</w:t>
      </w:r>
    </w:p>
    <w:p w:rsidR="00857997" w:rsidRPr="00857997" w:rsidRDefault="00857997" w:rsidP="004912BD">
      <w:pPr>
        <w:numPr>
          <w:ilvl w:val="0"/>
          <w:numId w:val="11"/>
        </w:numPr>
      </w:pPr>
      <w:r w:rsidRPr="00857997">
        <w:t>Data processing</w:t>
      </w:r>
    </w:p>
    <w:p w:rsidR="00857997" w:rsidRDefault="00857997" w:rsidP="00857997">
      <w:pPr>
        <w:rPr>
          <w:ins w:id="713" w:author="Philips" w:date="2017-05-23T17:45:00Z"/>
        </w:rPr>
      </w:pPr>
      <w:r w:rsidRPr="00857997">
        <w:t xml:space="preserve">The servers in the </w:t>
      </w:r>
      <w:ins w:id="714" w:author="Philips" w:date="2017-02-20T21:16:00Z">
        <w:r w:rsidR="008F44E3">
          <w:t xml:space="preserve">ref </w:t>
        </w:r>
      </w:ins>
      <w:del w:id="715" w:author="Philips" w:date="2017-02-20T21:16:00Z">
        <w:r w:rsidRPr="00857997" w:rsidDel="008F44E3">
          <w:delText>BaseA</w:delText>
        </w:r>
      </w:del>
      <w:ins w:id="716" w:author="Philips" w:date="2017-02-20T21:16:00Z">
        <w:r w:rsidR="008F44E3">
          <w:t>a</w:t>
        </w:r>
      </w:ins>
      <w:r w:rsidRPr="00857997">
        <w:t>pp and their purpose are given below.</w:t>
      </w:r>
    </w:p>
    <w:p w:rsidR="008A0ABE" w:rsidRPr="00857997" w:rsidRDefault="008A0ABE" w:rsidP="00857997"/>
    <w:tbl>
      <w:tblPr>
        <w:tblW w:w="0" w:type="auto"/>
        <w:tblCellMar>
          <w:left w:w="0" w:type="dxa"/>
          <w:right w:w="0" w:type="dxa"/>
        </w:tblCellMar>
        <w:tblLook w:val="04A0" w:firstRow="1" w:lastRow="0" w:firstColumn="1" w:lastColumn="0" w:noHBand="0" w:noVBand="1"/>
      </w:tblPr>
      <w:tblGrid>
        <w:gridCol w:w="1368"/>
        <w:gridCol w:w="8648"/>
      </w:tblGrid>
      <w:tr w:rsidR="00857997" w:rsidRPr="00857997" w:rsidTr="008579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857997" w:rsidRPr="00857997" w:rsidRDefault="00857997" w:rsidP="00857997">
            <w:pPr>
              <w:rPr>
                <w:b/>
                <w:bCs/>
              </w:rPr>
            </w:pPr>
            <w:r w:rsidRPr="00857997">
              <w:rPr>
                <w:b/>
                <w:bCs/>
              </w:rPr>
              <w:lastRenderedPageBreak/>
              <w:t>Server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857997" w:rsidRPr="00857997" w:rsidRDefault="00857997" w:rsidP="00857997">
            <w:pPr>
              <w:rPr>
                <w:b/>
                <w:bCs/>
              </w:rPr>
            </w:pPr>
            <w:r w:rsidRPr="00857997">
              <w:rPr>
                <w:b/>
                <w:bCs/>
              </w:rPr>
              <w:t>Purpose</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HSDP</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del w:id="717" w:author="Philips" w:date="2017-02-24T18:21:00Z">
              <w:r w:rsidRPr="00857997" w:rsidDel="00025A71">
                <w:delText>Storing and processing clinical to consumer lifestyle details of the user</w:delText>
              </w:r>
            </w:del>
            <w:ins w:id="718" w:author="Philips" w:date="2017-02-24T18:21:00Z">
              <w:r w:rsidR="00025A71">
                <w:t>Health suit digital platform which provides various services including identity management etc</w:t>
              </w:r>
            </w:ins>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JanRain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user account details and product details</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shopping details, such as:</w:t>
            </w:r>
          </w:p>
          <w:p w:rsidR="00857997" w:rsidRPr="00857997" w:rsidRDefault="00857997" w:rsidP="004912BD">
            <w:pPr>
              <w:numPr>
                <w:ilvl w:val="0"/>
                <w:numId w:val="12"/>
              </w:numPr>
            </w:pPr>
            <w:r w:rsidRPr="00857997">
              <w:t>Product list</w:t>
            </w:r>
          </w:p>
          <w:p w:rsidR="00857997" w:rsidRPr="00857997" w:rsidRDefault="00857997" w:rsidP="004912BD">
            <w:pPr>
              <w:numPr>
                <w:ilvl w:val="0"/>
                <w:numId w:val="12"/>
              </w:numPr>
            </w:pPr>
            <w:r w:rsidRPr="00857997">
              <w:t>Pricing information</w:t>
            </w:r>
          </w:p>
          <w:p w:rsidR="00857997" w:rsidRPr="00857997" w:rsidRDefault="00857997" w:rsidP="004912BD">
            <w:pPr>
              <w:numPr>
                <w:ilvl w:val="0"/>
                <w:numId w:val="12"/>
              </w:numPr>
            </w:pPr>
            <w:r w:rsidRPr="00857997">
              <w:t>Cart details</w:t>
            </w:r>
          </w:p>
          <w:p w:rsidR="00857997" w:rsidRPr="00857997" w:rsidRDefault="00857997" w:rsidP="004912BD">
            <w:pPr>
              <w:numPr>
                <w:ilvl w:val="0"/>
                <w:numId w:val="12"/>
              </w:numPr>
            </w:pPr>
            <w:r w:rsidRPr="00857997">
              <w:t>Shipping and billing address details</w:t>
            </w:r>
          </w:p>
          <w:p w:rsidR="00857997" w:rsidRPr="00857997" w:rsidRDefault="00857997" w:rsidP="004912BD">
            <w:pPr>
              <w:numPr>
                <w:ilvl w:val="0"/>
                <w:numId w:val="12"/>
              </w:numPr>
            </w:pPr>
            <w:r w:rsidRPr="00857997">
              <w:t>Partial card information</w:t>
            </w:r>
          </w:p>
          <w:p w:rsidR="00857997" w:rsidRPr="00857997" w:rsidRDefault="00857997" w:rsidP="00857997">
            <w:r w:rsidRPr="00857997">
              <w:t>It also redirects the user to World</w:t>
            </w:r>
            <w:ins w:id="719" w:author="Philips" w:date="2017-02-20T21:17:00Z">
              <w:r w:rsidR="007A2889">
                <w:t xml:space="preserve"> pay</w:t>
              </w:r>
            </w:ins>
            <w:del w:id="720" w:author="Philips" w:date="2017-02-20T21:17:00Z">
              <w:r w:rsidRPr="00857997" w:rsidDel="007A2889">
                <w:delText>ly</w:delText>
              </w:r>
            </w:del>
            <w:r w:rsidRPr="00857997">
              <w:t xml:space="preserve"> for payments and instructs the backend to ship the product if user has purchased it.</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PRX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product information</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Autonomy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Saving latitude and longitude</w:t>
            </w:r>
            <w:ins w:id="721" w:author="Philips" w:date="2017-02-20T21:18:00Z">
              <w:r w:rsidR="007A2889">
                <w:t xml:space="preserve"> information</w:t>
              </w:r>
            </w:ins>
            <w:r w:rsidRPr="00857997">
              <w:t xml:space="preserve"> of</w:t>
            </w:r>
            <w:ins w:id="722" w:author="Philips" w:date="2017-02-20T21:17:00Z">
              <w:r w:rsidR="007A2889">
                <w:t xml:space="preserve"> Philips service centers</w:t>
              </w:r>
            </w:ins>
            <w:ins w:id="723" w:author="Philips" w:date="2017-02-20T21:18:00Z">
              <w:r w:rsidR="007A2889">
                <w:t>/retailers</w:t>
              </w:r>
            </w:ins>
            <w:del w:id="724" w:author="Philips" w:date="2017-02-20T21:17:00Z">
              <w:r w:rsidRPr="00857997" w:rsidDel="007A2889">
                <w:delText xml:space="preserve"> locations</w:delText>
              </w:r>
            </w:del>
            <w:r w:rsidRPr="00857997">
              <w:t>.</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CQ5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Content Management</w:t>
            </w:r>
            <w:ins w:id="725" w:author="Philips" w:date="2017-02-20T21:18:00Z">
              <w:r w:rsidR="007A2889">
                <w:t>.</w:t>
              </w:r>
            </w:ins>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Scene7</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media, such as images and videos</w:t>
            </w:r>
            <w:ins w:id="726" w:author="Philips" w:date="2017-02-20T21:18:00Z">
              <w:r w:rsidR="007A2889">
                <w:t>.</w:t>
              </w:r>
            </w:ins>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CDLS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Customer Care information</w:t>
            </w:r>
            <w:ins w:id="727" w:author="Philips" w:date="2017-02-20T21:18:00Z">
              <w:r w:rsidR="007A2889">
                <w:t xml:space="preserve"> like phone number, email link, chat link etc.</w:t>
              </w:r>
            </w:ins>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SiteCatalyst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Data analytics</w:t>
            </w:r>
          </w:p>
        </w:tc>
      </w:tr>
      <w:tr w:rsidR="00857997" w:rsidRPr="00857997" w:rsidTr="0085799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DataCore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57997" w:rsidRPr="00857997" w:rsidRDefault="00857997" w:rsidP="00857997">
            <w:r w:rsidRPr="00857997">
              <w:t>Storing user moments and consent</w:t>
            </w:r>
          </w:p>
        </w:tc>
      </w:tr>
    </w:tbl>
    <w:p w:rsidR="00857997" w:rsidRPr="00857997" w:rsidRDefault="00857997" w:rsidP="00857997">
      <w:pPr>
        <w:pStyle w:val="Heading4"/>
        <w:rPr>
          <w:bCs/>
        </w:rPr>
      </w:pPr>
      <w:r w:rsidRPr="00857997">
        <w:t>Devices</w:t>
      </w:r>
      <w:r w:rsidRPr="00857997">
        <w:rPr>
          <w:bCs/>
        </w:rPr>
        <w:t>:</w:t>
      </w:r>
    </w:p>
    <w:p w:rsidR="00857997" w:rsidRPr="00857997" w:rsidRDefault="00857997" w:rsidP="00857997">
      <w:r w:rsidRPr="00857997">
        <w:t>The CoCos interact with external devices, such as BlueTooth and WiFi devices to exchange data over a specific range. </w:t>
      </w:r>
    </w:p>
    <w:p w:rsidR="00857997" w:rsidRPr="00857997" w:rsidDel="00E36145" w:rsidRDefault="00857997" w:rsidP="00857997">
      <w:pPr>
        <w:rPr>
          <w:del w:id="728" w:author="Philips" w:date="2017-02-24T18:23:00Z"/>
        </w:rPr>
      </w:pPr>
      <w:del w:id="729" w:author="Philips" w:date="2017-02-24T18:22:00Z">
        <w:r w:rsidRPr="00857997" w:rsidDel="00E36145">
          <w:delText>Within the BaseApp, data transfer takes place between the app elements over specific protocols. Though most of the data transfer takes place over </w:delText>
        </w:r>
        <w:r w:rsidRPr="00857997" w:rsidDel="00E36145">
          <w:rPr>
            <w:i/>
            <w:iCs/>
          </w:rPr>
          <w:delText>https</w:delText>
        </w:r>
        <w:r w:rsidRPr="00F600DF" w:rsidDel="00E36145">
          <w:rPr>
            <w:iCs/>
          </w:rPr>
          <w:delText>,</w:delText>
        </w:r>
        <w:r w:rsidRPr="00857997" w:rsidDel="00E36145">
          <w:rPr>
            <w:i/>
            <w:iCs/>
          </w:rPr>
          <w:delText> </w:delText>
        </w:r>
        <w:r w:rsidRPr="00857997" w:rsidDel="00E36145">
          <w:delText>data transfer between BlueLib CoCo and BlueTooth devices takes place over </w:delText>
        </w:r>
        <w:r w:rsidRPr="00857997" w:rsidDel="00E36145">
          <w:rPr>
            <w:i/>
            <w:iCs/>
          </w:rPr>
          <w:delText>BT Protocol</w:delText>
        </w:r>
        <w:r w:rsidRPr="00857997" w:rsidDel="00E36145">
          <w:delText>.</w:delText>
        </w:r>
      </w:del>
      <w:ins w:id="730" w:author="Philips" w:date="2017-02-24T18:22:00Z">
        <w:r w:rsidR="00E36145">
          <w:t>Comm lib provides an abstraction to communicate to both BT and wifi devices using BT and DICOMM protocol respectively.</w:t>
        </w:r>
      </w:ins>
    </w:p>
    <w:p w:rsidR="00857997" w:rsidRPr="00857997" w:rsidRDefault="00857997" w:rsidP="00857997"/>
    <w:p w:rsidR="00A52326" w:rsidRDefault="00A52326" w:rsidP="00374D99">
      <w:pPr>
        <w:pStyle w:val="Heading2"/>
      </w:pPr>
      <w:bookmarkStart w:id="731" w:name="_Toc421201845"/>
      <w:bookmarkStart w:id="732" w:name="_Toc456272683"/>
      <w:bookmarkStart w:id="733" w:name="_Toc456273296"/>
      <w:bookmarkStart w:id="734" w:name="_Toc447805099"/>
      <w:bookmarkStart w:id="735" w:name="_Toc447805189"/>
      <w:bookmarkStart w:id="736" w:name="_Toc447811574"/>
      <w:bookmarkStart w:id="737" w:name="_Toc456272685"/>
      <w:bookmarkStart w:id="738" w:name="_Toc456273298"/>
      <w:bookmarkStart w:id="739" w:name="_Toc447805102"/>
      <w:bookmarkStart w:id="740" w:name="_Toc447805192"/>
      <w:bookmarkStart w:id="741" w:name="_Toc447811577"/>
      <w:bookmarkStart w:id="742" w:name="_Toc456272688"/>
      <w:bookmarkStart w:id="743" w:name="_Toc456273301"/>
      <w:bookmarkStart w:id="744" w:name="_Toc447805103"/>
      <w:bookmarkStart w:id="745" w:name="_Toc447805193"/>
      <w:bookmarkStart w:id="746" w:name="_Toc447811578"/>
      <w:bookmarkStart w:id="747" w:name="_Toc456272689"/>
      <w:bookmarkStart w:id="748" w:name="_Toc456273302"/>
      <w:bookmarkStart w:id="749" w:name="_Toc447805104"/>
      <w:bookmarkStart w:id="750" w:name="_Toc447805194"/>
      <w:bookmarkStart w:id="751" w:name="_Toc447811579"/>
      <w:bookmarkStart w:id="752" w:name="_Toc456272690"/>
      <w:bookmarkStart w:id="753" w:name="_Toc456273303"/>
      <w:bookmarkStart w:id="754" w:name="_Toc447805141"/>
      <w:bookmarkStart w:id="755" w:name="_Toc447805231"/>
      <w:bookmarkStart w:id="756" w:name="_Toc447811616"/>
      <w:bookmarkStart w:id="757" w:name="_Toc456272727"/>
      <w:bookmarkStart w:id="758" w:name="_Toc456273340"/>
      <w:bookmarkStart w:id="759" w:name="_Toc447805142"/>
      <w:bookmarkStart w:id="760" w:name="_Toc447805232"/>
      <w:bookmarkStart w:id="761" w:name="_Toc447811617"/>
      <w:bookmarkStart w:id="762" w:name="_Toc456272728"/>
      <w:bookmarkStart w:id="763" w:name="_Toc456273341"/>
      <w:bookmarkStart w:id="764" w:name="_Toc447805143"/>
      <w:bookmarkStart w:id="765" w:name="_Toc447805233"/>
      <w:bookmarkStart w:id="766" w:name="_Toc447811618"/>
      <w:bookmarkStart w:id="767" w:name="_Toc456272729"/>
      <w:bookmarkStart w:id="768" w:name="_Toc456273342"/>
      <w:bookmarkStart w:id="769" w:name="_Toc447805144"/>
      <w:bookmarkStart w:id="770" w:name="_Toc447805234"/>
      <w:bookmarkStart w:id="771" w:name="_Toc447811619"/>
      <w:bookmarkStart w:id="772" w:name="_Toc456272730"/>
      <w:bookmarkStart w:id="773" w:name="_Toc456273343"/>
      <w:bookmarkStart w:id="774" w:name="_Toc447805152"/>
      <w:bookmarkStart w:id="775" w:name="_Toc447805242"/>
      <w:bookmarkStart w:id="776" w:name="_Toc447811627"/>
      <w:bookmarkStart w:id="777" w:name="_Toc456272745"/>
      <w:bookmarkStart w:id="778" w:name="_Toc456273358"/>
      <w:bookmarkStart w:id="779" w:name="_Toc483325084"/>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r>
        <w:t xml:space="preserve">Architectural </w:t>
      </w:r>
      <w:del w:id="780" w:author="Philips" w:date="2017-05-23T13:55:00Z">
        <w:r w:rsidDel="00733441">
          <w:delText>Decisions</w:delText>
        </w:r>
      </w:del>
      <w:ins w:id="781" w:author="Philips" w:date="2017-05-23T13:55:00Z">
        <w:r w:rsidR="00733441">
          <w:t>Priniciples</w:t>
        </w:r>
      </w:ins>
      <w:bookmarkEnd w:id="779"/>
    </w:p>
    <w:p w:rsidR="002E2B42" w:rsidRDefault="002E2B42" w:rsidP="002E2B42">
      <w:r>
        <w:t xml:space="preserve">Architectural Decisions </w:t>
      </w:r>
      <w:r w:rsidRPr="002E2B42">
        <w:t>are design decisions that address architecturally significant requirements</w:t>
      </w:r>
      <w:r>
        <w:t xml:space="preserve">. Architectural Decisions influence and impact the non-functional characteristics of </w:t>
      </w:r>
      <w:proofErr w:type="gramStart"/>
      <w:r>
        <w:t>a software</w:t>
      </w:r>
      <w:proofErr w:type="gramEnd"/>
      <w:r>
        <w:t xml:space="preserve">. Each Architectural Decision describes a concrete, architecturally significant design issue for which several potential solutions exist. An Architectural Decision captures the result of a conscious, often collaborative option selection process and provides design rationale for the decision making outcome. Architectural Decisions concern a software system as a whole, or one or more of the core components of such a system. </w:t>
      </w:r>
    </w:p>
    <w:p w:rsidR="00A52326" w:rsidRDefault="002E2B42" w:rsidP="002E2B42">
      <w:r>
        <w:t xml:space="preserve">There are many aspects of Architectural Decisions. While designing the architecture of Mobility Platform, the Architectural Decision aspects </w:t>
      </w:r>
      <w:r w:rsidR="00647483">
        <w:t>followed</w:t>
      </w:r>
      <w:r>
        <w:t xml:space="preserve"> are:</w:t>
      </w:r>
    </w:p>
    <w:p w:rsidR="002E2B42" w:rsidRDefault="002E2B42" w:rsidP="004912BD">
      <w:pPr>
        <w:pStyle w:val="ListParagraph"/>
        <w:numPr>
          <w:ilvl w:val="0"/>
          <w:numId w:val="13"/>
        </w:numPr>
      </w:pPr>
      <w:r>
        <w:lastRenderedPageBreak/>
        <w:t>Dependency Management</w:t>
      </w:r>
    </w:p>
    <w:p w:rsidR="002E2B42" w:rsidRDefault="002E2B42" w:rsidP="004912BD">
      <w:pPr>
        <w:pStyle w:val="ListParagraph"/>
        <w:numPr>
          <w:ilvl w:val="0"/>
          <w:numId w:val="13"/>
        </w:numPr>
      </w:pPr>
      <w:r>
        <w:t>Choice of SDK v/s Gateway</w:t>
      </w:r>
    </w:p>
    <w:p w:rsidR="002E2B42" w:rsidRDefault="002E2B42" w:rsidP="004912BD">
      <w:pPr>
        <w:pStyle w:val="ListParagraph"/>
        <w:numPr>
          <w:ilvl w:val="0"/>
          <w:numId w:val="13"/>
        </w:numPr>
      </w:pPr>
      <w:r>
        <w:t>Architectural Patterns</w:t>
      </w:r>
    </w:p>
    <w:p w:rsidR="0080012C" w:rsidDel="00E36145" w:rsidRDefault="0080012C" w:rsidP="004912BD">
      <w:pPr>
        <w:pStyle w:val="ListParagraph"/>
        <w:numPr>
          <w:ilvl w:val="0"/>
          <w:numId w:val="13"/>
        </w:numPr>
        <w:rPr>
          <w:del w:id="782" w:author="Philips" w:date="2017-02-24T18:28:00Z"/>
        </w:rPr>
      </w:pPr>
      <w:del w:id="783" w:author="Philips" w:date="2017-02-24T18:28:00Z">
        <w:r w:rsidDel="00E36145">
          <w:delText>MVP/MVC</w:delText>
        </w:r>
      </w:del>
    </w:p>
    <w:p w:rsidR="002E2B42" w:rsidRDefault="002E2B42" w:rsidP="004912BD">
      <w:pPr>
        <w:pStyle w:val="ListParagraph"/>
        <w:numPr>
          <w:ilvl w:val="0"/>
          <w:numId w:val="13"/>
        </w:numPr>
      </w:pPr>
      <w:del w:id="784" w:author="Philips" w:date="2017-02-24T18:28:00Z">
        <w:r w:rsidDel="00E36145">
          <w:delText>Device Constraints</w:delText>
        </w:r>
      </w:del>
      <w:ins w:id="785" w:author="Philips" w:date="2017-02-24T18:28:00Z">
        <w:r w:rsidR="00E36145">
          <w:t>UApp Guidelines</w:t>
        </w:r>
      </w:ins>
    </w:p>
    <w:p w:rsidR="002E2B42" w:rsidRDefault="002E2B42" w:rsidP="004912BD">
      <w:pPr>
        <w:pStyle w:val="ListParagraph"/>
        <w:numPr>
          <w:ilvl w:val="0"/>
          <w:numId w:val="13"/>
        </w:numPr>
      </w:pPr>
      <w:r>
        <w:t>Execution Architecture</w:t>
      </w:r>
    </w:p>
    <w:p w:rsidR="00F600DF" w:rsidRDefault="00986899" w:rsidP="00A52326">
      <w:bookmarkStart w:id="786" w:name="_GoBack"/>
      <w:bookmarkEnd w:id="786"/>
      <w:del w:id="787" w:author="Philips" w:date="2017-02-24T18:25:00Z">
        <w:r w:rsidDel="00E36145">
          <w:rPr>
            <w:noProof/>
          </w:rPr>
          <w:drawing>
            <wp:inline distT="0" distB="0" distL="0" distR="0" wp14:anchorId="2D5334A4" wp14:editId="6C1735C4">
              <wp:extent cx="5071732" cy="432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7346" cy="4329136"/>
                      </a:xfrm>
                      <a:prstGeom prst="rect">
                        <a:avLst/>
                      </a:prstGeom>
                    </pic:spPr>
                  </pic:pic>
                </a:graphicData>
              </a:graphic>
            </wp:inline>
          </w:drawing>
        </w:r>
      </w:del>
      <w:ins w:id="788" w:author="Philips" w:date="2017-02-24T18:25:00Z">
        <w:r w:rsidR="00E36145">
          <w:t xml:space="preserve">   </w:t>
        </w:r>
        <w:r w:rsidR="00E36145" w:rsidRPr="00E36145">
          <w:rPr>
            <w:noProof/>
          </w:rPr>
          <w:drawing>
            <wp:inline distT="0" distB="0" distL="0" distR="0" wp14:anchorId="51769743" wp14:editId="4D95D74E">
              <wp:extent cx="5943600" cy="3962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ins>
    </w:p>
    <w:p w:rsidR="00C86A18" w:rsidRDefault="00C86A18" w:rsidP="00C86A18">
      <w:pPr>
        <w:pStyle w:val="Heading3"/>
      </w:pPr>
      <w:bookmarkStart w:id="789" w:name="_Toc483325085"/>
      <w:r>
        <w:t>Dependency Management</w:t>
      </w:r>
      <w:bookmarkEnd w:id="789"/>
    </w:p>
    <w:p w:rsidR="00C86A18" w:rsidRDefault="0053100B" w:rsidP="00C86A18">
      <w:r>
        <w:t>Dependency is to a broad term that refers to when software components depend on one another. Dependency in Mobility Platform is divided into two categories, namely External Libraries and Internal Libraries dependencies. Further, Internal Libraries dependency is divided into two categories, namely Mandatory Libraries and Other Internal Libraries.</w:t>
      </w:r>
    </w:p>
    <w:p w:rsidR="0053100B" w:rsidRDefault="0053100B" w:rsidP="00C86A18"/>
    <w:p w:rsidR="00930EBF" w:rsidRDefault="004859D4" w:rsidP="004859D4">
      <w:pPr>
        <w:pStyle w:val="Heading4"/>
        <w:rPr>
          <w:ins w:id="790" w:author="Philips" w:date="2017-02-24T18:32:00Z"/>
        </w:rPr>
      </w:pPr>
      <w:r>
        <w:t>Internal Libraries</w:t>
      </w:r>
    </w:p>
    <w:p w:rsidR="00E36145" w:rsidRPr="008B11D8" w:rsidRDefault="00E36145">
      <w:pPr>
        <w:pPrChange w:id="791" w:author="Philips" w:date="2017-02-24T18:32:00Z">
          <w:pPr>
            <w:pStyle w:val="Heading4"/>
          </w:pPr>
        </w:pPrChange>
      </w:pPr>
      <w:ins w:id="792" w:author="Philips" w:date="2017-02-24T18:32:00Z">
        <w:r>
          <w:t xml:space="preserve">All components and micro apps </w:t>
        </w:r>
        <w:proofErr w:type="gramStart"/>
        <w:r>
          <w:t>is</w:t>
        </w:r>
        <w:proofErr w:type="gramEnd"/>
        <w:r>
          <w:t xml:space="preserve"> delivered in the form of library which is then integrated as part of ref app.</w:t>
        </w:r>
      </w:ins>
    </w:p>
    <w:p w:rsidR="00E36145" w:rsidRDefault="00BE70DA" w:rsidP="004859D4">
      <w:pPr>
        <w:rPr>
          <w:ins w:id="793" w:author="Philips" w:date="2017-02-24T18:33:00Z"/>
        </w:rPr>
      </w:pPr>
      <w:r>
        <w:t>Mobility Platform uses a number of internal libraries, such as</w:t>
      </w:r>
      <w:del w:id="794" w:author="Philips" w:date="2017-02-24T18:29:00Z">
        <w:r w:rsidDel="00E36145">
          <w:delText xml:space="preserve"> BlueLib,</w:delText>
        </w:r>
      </w:del>
      <w:r>
        <w:t xml:space="preserve"> CommLib, Consumer Care, AppInfra, UIKit, AppFramework, and so on. The version management of these libraries is done </w:t>
      </w:r>
      <w:ins w:id="795" w:author="Philips" w:date="2017-02-24T18:30:00Z">
        <w:r w:rsidR="00E36145">
          <w:t>in collaboration with component teams and CI pipeline team</w:t>
        </w:r>
      </w:ins>
      <w:del w:id="796" w:author="Philips" w:date="2017-02-24T18:30:00Z">
        <w:r w:rsidDel="00E36145">
          <w:delText>by the BaseApp</w:delText>
        </w:r>
      </w:del>
      <w:r>
        <w:t xml:space="preserve">. </w:t>
      </w:r>
      <w:ins w:id="797" w:author="Philips" w:date="2017-02-24T18:30:00Z">
        <w:r w:rsidR="00E36145">
          <w:t xml:space="preserve"> </w:t>
        </w:r>
      </w:ins>
    </w:p>
    <w:p w:rsidR="004859D4" w:rsidRDefault="00E36145" w:rsidP="004859D4">
      <w:pPr>
        <w:rPr>
          <w:ins w:id="798" w:author="Philips" w:date="2017-02-24T18:31:00Z"/>
        </w:rPr>
      </w:pPr>
      <w:ins w:id="799" w:author="Philips" w:date="2017-02-24T18:30:00Z">
        <w:r>
          <w:t xml:space="preserve">Ref </w:t>
        </w:r>
      </w:ins>
      <w:del w:id="800" w:author="Philips" w:date="2017-02-24T18:30:00Z">
        <w:r w:rsidR="00BE70DA" w:rsidDel="00E36145">
          <w:delText>Base</w:delText>
        </w:r>
      </w:del>
      <w:r w:rsidR="00BE70DA">
        <w:t xml:space="preserve">App allows interdependencies of these libraries. But circular dependency is not allowed between internal libraries. </w:t>
      </w:r>
    </w:p>
    <w:p w:rsidR="00E36145" w:rsidRDefault="00E36145" w:rsidP="004859D4"/>
    <w:p w:rsidR="00BE70DA" w:rsidRDefault="00BE70DA" w:rsidP="004859D4">
      <w:r>
        <w:t xml:space="preserve">Among the internal libraries, </w:t>
      </w:r>
      <w:ins w:id="801" w:author="Philips" w:date="2017-02-24T18:29:00Z">
        <w:r w:rsidR="00E36145">
          <w:t xml:space="preserve">uApp framework, </w:t>
        </w:r>
      </w:ins>
      <w:r>
        <w:t>AppInfra and UIKit are mandatory libraries. All proposition</w:t>
      </w:r>
      <w:del w:id="802" w:author="Philips" w:date="2017-02-24T18:30:00Z">
        <w:r w:rsidDel="00E36145">
          <w:delText xml:space="preserve"> </w:delText>
        </w:r>
      </w:del>
      <w:ins w:id="803" w:author="Philips" w:date="2017-02-24T18:30:00Z">
        <w:r w:rsidR="00E36145">
          <w:t xml:space="preserve">s </w:t>
        </w:r>
      </w:ins>
      <w:r>
        <w:t xml:space="preserve">must use these libraries. </w:t>
      </w:r>
    </w:p>
    <w:p w:rsidR="00BE70DA" w:rsidRDefault="00BE70DA" w:rsidP="00BE70DA">
      <w:pPr>
        <w:pStyle w:val="Heading4"/>
      </w:pPr>
      <w:r>
        <w:lastRenderedPageBreak/>
        <w:t>External Libraries</w:t>
      </w:r>
    </w:p>
    <w:p w:rsidR="00BE70DA" w:rsidDel="0041302A" w:rsidRDefault="007522BB" w:rsidP="00BE70DA">
      <w:pPr>
        <w:rPr>
          <w:del w:id="804" w:author="Philips" w:date="2017-02-24T19:03:00Z"/>
        </w:rPr>
      </w:pPr>
      <w:r>
        <w:t>Mobility Platform uses a number of external libraries</w:t>
      </w:r>
      <w:ins w:id="805" w:author="Philips" w:date="2017-02-24T18:35:00Z">
        <w:r w:rsidR="00E36145">
          <w:t xml:space="preserve"> like Janrain, AF networking, Volley etc</w:t>
        </w:r>
      </w:ins>
      <w:ins w:id="806" w:author="Philips" w:date="2017-02-24T18:34:00Z">
        <w:r w:rsidR="00E36145">
          <w:t xml:space="preserve">. </w:t>
        </w:r>
      </w:ins>
      <w:del w:id="807" w:author="Philips" w:date="2017-02-24T18:34:00Z">
        <w:r w:rsidDel="00E36145">
          <w:delText xml:space="preserve"> that are directly used by</w:delText>
        </w:r>
      </w:del>
      <w:del w:id="808" w:author="Philips" w:date="2017-05-20T19:59:00Z">
        <w:r w:rsidDel="00531C70">
          <w:delText xml:space="preserve"> AppInfra. The version management of these libraries </w:delText>
        </w:r>
      </w:del>
      <w:del w:id="809" w:author="Philips" w:date="2017-02-24T18:35:00Z">
        <w:r w:rsidDel="00E36145">
          <w:delText>are</w:delText>
        </w:r>
      </w:del>
      <w:del w:id="810" w:author="Philips" w:date="2017-05-20T19:59:00Z">
        <w:r w:rsidDel="00531C70">
          <w:delText xml:space="preserve"> done by AppInfra. The version of the libraries depends on the version of AppInfra. Before the external libraries can be used, AppInfra </w:delText>
        </w:r>
      </w:del>
      <w:ins w:id="811" w:author="Philips" w:date="2017-05-20T19:59:00Z">
        <w:r w:rsidR="00531C70">
          <w:t xml:space="preserve">Component teams </w:t>
        </w:r>
      </w:ins>
      <w:ins w:id="812" w:author="Philips" w:date="2017-05-20T20:01:00Z">
        <w:r w:rsidR="00531C70">
          <w:t xml:space="preserve">needs to </w:t>
        </w:r>
      </w:ins>
      <w:r>
        <w:t>seek</w:t>
      </w:r>
      <w:del w:id="813" w:author="Philips" w:date="2017-05-20T20:01:00Z">
        <w:r w:rsidDel="00531C70">
          <w:delText>s</w:delText>
        </w:r>
      </w:del>
      <w:r>
        <w:t xml:space="preserve"> IP&amp;S </w:t>
      </w:r>
      <w:ins w:id="814" w:author="Philips" w:date="2017-05-20T20:01:00Z">
        <w:r w:rsidR="00531C70">
          <w:t xml:space="preserve">for </w:t>
        </w:r>
      </w:ins>
      <w:r>
        <w:t xml:space="preserve">approval </w:t>
      </w:r>
      <w:del w:id="815" w:author="Philips" w:date="2017-05-20T20:01:00Z">
        <w:r w:rsidDel="00531C70">
          <w:delText>details</w:delText>
        </w:r>
      </w:del>
      <w:ins w:id="816" w:author="Philips" w:date="2017-05-20T19:59:00Z">
        <w:r w:rsidR="00531C70">
          <w:t>before using any external third party li</w:t>
        </w:r>
      </w:ins>
      <w:ins w:id="817" w:author="Philips" w:date="2017-05-20T20:00:00Z">
        <w:r w:rsidR="00531C70">
          <w:t>b</w:t>
        </w:r>
      </w:ins>
      <w:ins w:id="818" w:author="Philips" w:date="2017-05-20T19:59:00Z">
        <w:r w:rsidR="00531C70">
          <w:t>raries</w:t>
        </w:r>
      </w:ins>
      <w:r>
        <w:t xml:space="preserve">. </w:t>
      </w:r>
      <w:del w:id="819" w:author="Philips" w:date="2017-02-24T19:03:00Z">
        <w:r w:rsidDel="0041302A">
          <w:delText>(</w:delText>
        </w:r>
        <w:r w:rsidRPr="007522BB" w:rsidDel="0041302A">
          <w:rPr>
            <w:color w:val="FF0000"/>
          </w:rPr>
          <w:delText>add some more info</w:delText>
        </w:r>
        <w:r w:rsidDel="0041302A">
          <w:delText xml:space="preserve">) </w:delText>
        </w:r>
      </w:del>
    </w:p>
    <w:p w:rsidR="0041302A" w:rsidRDefault="0041302A" w:rsidP="00BE70DA">
      <w:pPr>
        <w:rPr>
          <w:ins w:id="820" w:author="Philips" w:date="2017-02-24T19:03:00Z"/>
        </w:rPr>
      </w:pPr>
    </w:p>
    <w:p w:rsidR="007522BB" w:rsidRDefault="007522BB" w:rsidP="00BE70DA">
      <w:r>
        <w:t>The choice of external and internal libraries needs a conscious approach. There are a few aspects that affect the choice of these libraries. Some of them are described below.</w:t>
      </w:r>
    </w:p>
    <w:tbl>
      <w:tblPr>
        <w:tblStyle w:val="GridTable1Light"/>
        <w:tblW w:w="0" w:type="auto"/>
        <w:tblLook w:val="04A0" w:firstRow="1" w:lastRow="0" w:firstColumn="1" w:lastColumn="0" w:noHBand="0" w:noVBand="1"/>
      </w:tblPr>
      <w:tblGrid>
        <w:gridCol w:w="4815"/>
        <w:gridCol w:w="4816"/>
      </w:tblGrid>
      <w:tr w:rsidR="007522BB" w:rsidTr="007522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7522BB" w:rsidRDefault="007522BB" w:rsidP="007522BB">
            <w:pPr>
              <w:jc w:val="center"/>
            </w:pPr>
            <w:r>
              <w:t>External Library</w:t>
            </w:r>
          </w:p>
        </w:tc>
        <w:tc>
          <w:tcPr>
            <w:tcW w:w="4816" w:type="dxa"/>
          </w:tcPr>
          <w:p w:rsidR="007522BB" w:rsidRDefault="007522BB" w:rsidP="007522BB">
            <w:pPr>
              <w:jc w:val="center"/>
              <w:cnfStyle w:val="100000000000" w:firstRow="1" w:lastRow="0" w:firstColumn="0" w:lastColumn="0" w:oddVBand="0" w:evenVBand="0" w:oddHBand="0" w:evenHBand="0" w:firstRowFirstColumn="0" w:firstRowLastColumn="0" w:lastRowFirstColumn="0" w:lastRowLastColumn="0"/>
            </w:pPr>
            <w:r>
              <w:t>I</w:t>
            </w:r>
            <w:r w:rsidR="00482B0F">
              <w:t>n</w:t>
            </w:r>
            <w:r>
              <w:t>ternal Library</w:t>
            </w:r>
          </w:p>
        </w:tc>
      </w:tr>
      <w:tr w:rsidR="007522BB" w:rsidTr="007522BB">
        <w:tc>
          <w:tcPr>
            <w:cnfStyle w:val="001000000000" w:firstRow="0" w:lastRow="0" w:firstColumn="1" w:lastColumn="0" w:oddVBand="0" w:evenVBand="0" w:oddHBand="0" w:evenHBand="0" w:firstRowFirstColumn="0" w:firstRowLastColumn="0" w:lastRowFirstColumn="0" w:lastRowLastColumn="0"/>
            <w:tcW w:w="4815" w:type="dxa"/>
          </w:tcPr>
          <w:p w:rsidR="007522BB" w:rsidRPr="007522BB" w:rsidRDefault="007522BB" w:rsidP="00BE70DA">
            <w:pPr>
              <w:rPr>
                <w:b w:val="0"/>
              </w:rPr>
            </w:pPr>
            <w:r w:rsidRPr="007522BB">
              <w:rPr>
                <w:b w:val="0"/>
              </w:rPr>
              <w:t>Readily available.</w:t>
            </w:r>
          </w:p>
        </w:tc>
        <w:tc>
          <w:tcPr>
            <w:tcW w:w="4816" w:type="dxa"/>
          </w:tcPr>
          <w:p w:rsidR="007522BB" w:rsidRDefault="007522BB" w:rsidP="00BE70DA">
            <w:pPr>
              <w:cnfStyle w:val="000000000000" w:firstRow="0" w:lastRow="0" w:firstColumn="0" w:lastColumn="0" w:oddVBand="0" w:evenVBand="0" w:oddHBand="0" w:evenHBand="0" w:firstRowFirstColumn="0" w:firstRowLastColumn="0" w:lastRowFirstColumn="0" w:lastRowLastColumn="0"/>
            </w:pPr>
            <w:r>
              <w:t xml:space="preserve">Needs to be developed exclusively. </w:t>
            </w:r>
          </w:p>
        </w:tc>
      </w:tr>
      <w:tr w:rsidR="007522BB" w:rsidTr="007522BB">
        <w:tc>
          <w:tcPr>
            <w:cnfStyle w:val="001000000000" w:firstRow="0" w:lastRow="0" w:firstColumn="1" w:lastColumn="0" w:oddVBand="0" w:evenVBand="0" w:oddHBand="0" w:evenHBand="0" w:firstRowFirstColumn="0" w:firstRowLastColumn="0" w:lastRowFirstColumn="0" w:lastRowLastColumn="0"/>
            <w:tcW w:w="4815" w:type="dxa"/>
          </w:tcPr>
          <w:p w:rsidR="007522BB" w:rsidRPr="00482B0F" w:rsidRDefault="00482B0F" w:rsidP="00BE70DA">
            <w:pPr>
              <w:rPr>
                <w:b w:val="0"/>
              </w:rPr>
            </w:pPr>
            <w:r w:rsidRPr="00482B0F">
              <w:rPr>
                <w:b w:val="0"/>
              </w:rPr>
              <w:t>Cheaper in cost.</w:t>
            </w:r>
          </w:p>
        </w:tc>
        <w:tc>
          <w:tcPr>
            <w:tcW w:w="4816" w:type="dxa"/>
          </w:tcPr>
          <w:p w:rsidR="007522BB" w:rsidRDefault="00482B0F" w:rsidP="00BE70DA">
            <w:pPr>
              <w:cnfStyle w:val="000000000000" w:firstRow="0" w:lastRow="0" w:firstColumn="0" w:lastColumn="0" w:oddVBand="0" w:evenVBand="0" w:oddHBand="0" w:evenHBand="0" w:firstRowFirstColumn="0" w:firstRowLastColumn="0" w:lastRowFirstColumn="0" w:lastRowLastColumn="0"/>
            </w:pPr>
            <w:r>
              <w:t>Costly, since cost of development is high.</w:t>
            </w:r>
          </w:p>
        </w:tc>
      </w:tr>
      <w:tr w:rsidR="007522BB" w:rsidTr="007522BB">
        <w:tc>
          <w:tcPr>
            <w:cnfStyle w:val="001000000000" w:firstRow="0" w:lastRow="0" w:firstColumn="1" w:lastColumn="0" w:oddVBand="0" w:evenVBand="0" w:oddHBand="0" w:evenHBand="0" w:firstRowFirstColumn="0" w:firstRowLastColumn="0" w:lastRowFirstColumn="0" w:lastRowLastColumn="0"/>
            <w:tcW w:w="4815" w:type="dxa"/>
          </w:tcPr>
          <w:p w:rsidR="007522BB" w:rsidRPr="00482B0F" w:rsidRDefault="00482B0F" w:rsidP="00BE70DA">
            <w:pPr>
              <w:rPr>
                <w:b w:val="0"/>
              </w:rPr>
            </w:pPr>
            <w:r w:rsidRPr="00482B0F">
              <w:rPr>
                <w:b w:val="0"/>
              </w:rPr>
              <w:t>No support available.</w:t>
            </w:r>
          </w:p>
        </w:tc>
        <w:tc>
          <w:tcPr>
            <w:tcW w:w="4816" w:type="dxa"/>
          </w:tcPr>
          <w:p w:rsidR="007522BB" w:rsidRDefault="00482B0F" w:rsidP="00BE70DA">
            <w:pPr>
              <w:cnfStyle w:val="000000000000" w:firstRow="0" w:lastRow="0" w:firstColumn="0" w:lastColumn="0" w:oddVBand="0" w:evenVBand="0" w:oddHBand="0" w:evenHBand="0" w:firstRowFirstColumn="0" w:firstRowLastColumn="0" w:lastRowFirstColumn="0" w:lastRowLastColumn="0"/>
            </w:pPr>
            <w:r>
              <w:t>Support readily available.</w:t>
            </w:r>
          </w:p>
        </w:tc>
      </w:tr>
      <w:tr w:rsidR="00482B0F" w:rsidTr="007522BB">
        <w:tc>
          <w:tcPr>
            <w:cnfStyle w:val="001000000000" w:firstRow="0" w:lastRow="0" w:firstColumn="1" w:lastColumn="0" w:oddVBand="0" w:evenVBand="0" w:oddHBand="0" w:evenHBand="0" w:firstRowFirstColumn="0" w:firstRowLastColumn="0" w:lastRowFirstColumn="0" w:lastRowLastColumn="0"/>
            <w:tcW w:w="4815" w:type="dxa"/>
          </w:tcPr>
          <w:p w:rsidR="00482B0F" w:rsidRPr="00482B0F" w:rsidRDefault="00482B0F" w:rsidP="00BE70DA">
            <w:pPr>
              <w:rPr>
                <w:b w:val="0"/>
              </w:rPr>
            </w:pPr>
            <w:r w:rsidRPr="00482B0F">
              <w:rPr>
                <w:b w:val="0"/>
              </w:rPr>
              <w:t>Ecosystem updates may not be available.</w:t>
            </w:r>
          </w:p>
        </w:tc>
        <w:tc>
          <w:tcPr>
            <w:tcW w:w="4816" w:type="dxa"/>
          </w:tcPr>
          <w:p w:rsidR="00482B0F" w:rsidRDefault="00482B0F" w:rsidP="00BE70DA">
            <w:pPr>
              <w:cnfStyle w:val="000000000000" w:firstRow="0" w:lastRow="0" w:firstColumn="0" w:lastColumn="0" w:oddVBand="0" w:evenVBand="0" w:oddHBand="0" w:evenHBand="0" w:firstRowFirstColumn="0" w:firstRowLastColumn="0" w:lastRowFirstColumn="0" w:lastRowLastColumn="0"/>
            </w:pPr>
            <w:r>
              <w:t>Ecosystem updates always available.</w:t>
            </w:r>
          </w:p>
        </w:tc>
      </w:tr>
    </w:tbl>
    <w:p w:rsidR="007522BB" w:rsidRPr="00BE70DA" w:rsidRDefault="007522BB" w:rsidP="00BE70DA"/>
    <w:p w:rsidR="00C86A18" w:rsidRDefault="00C86A18" w:rsidP="00C86A18">
      <w:pPr>
        <w:pStyle w:val="Heading3"/>
      </w:pPr>
      <w:bookmarkStart w:id="821" w:name="_Toc483325086"/>
      <w:r>
        <w:t>Choice of SDK v/s Gateway</w:t>
      </w:r>
      <w:bookmarkEnd w:id="821"/>
    </w:p>
    <w:p w:rsidR="00C86A18" w:rsidRDefault="00C86A18" w:rsidP="00C86A18"/>
    <w:p w:rsidR="00EC5B24" w:rsidRDefault="00EC5B24" w:rsidP="00C86A18">
      <w:r>
        <w:rPr>
          <w:noProof/>
        </w:rPr>
        <w:drawing>
          <wp:inline distT="0" distB="0" distL="0" distR="0" wp14:anchorId="0871AFBE" wp14:editId="0C6FCECA">
            <wp:extent cx="4921857" cy="244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23" cy="2453748"/>
                    </a:xfrm>
                    <a:prstGeom prst="rect">
                      <a:avLst/>
                    </a:prstGeom>
                  </pic:spPr>
                </pic:pic>
              </a:graphicData>
            </a:graphic>
          </wp:inline>
        </w:drawing>
      </w:r>
    </w:p>
    <w:p w:rsidR="00A45617" w:rsidRDefault="00A45617" w:rsidP="00C86A18"/>
    <w:tbl>
      <w:tblPr>
        <w:tblStyle w:val="TableGrid"/>
        <w:tblW w:w="0" w:type="auto"/>
        <w:tblLook w:val="04A0" w:firstRow="1" w:lastRow="0" w:firstColumn="1" w:lastColumn="0" w:noHBand="0" w:noVBand="1"/>
      </w:tblPr>
      <w:tblGrid>
        <w:gridCol w:w="1169"/>
        <w:gridCol w:w="770"/>
        <w:gridCol w:w="2344"/>
        <w:gridCol w:w="1915"/>
        <w:gridCol w:w="984"/>
        <w:gridCol w:w="1784"/>
        <w:gridCol w:w="891"/>
      </w:tblGrid>
      <w:tr w:rsidR="00CC396A" w:rsidTr="00053616">
        <w:trPr>
          <w:tblHeader/>
        </w:trPr>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Cloud service</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Owner</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Comments</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Model (</w:t>
            </w:r>
            <w:r w:rsidRPr="00486E4A">
              <w:rPr>
                <w:rFonts w:ascii="Calibri" w:hAnsi="Calibri" w:cs="Calibri"/>
                <w:b/>
                <w:smallCaps/>
                <w:color w:val="000000" w:themeColor="dark1"/>
                <w:kern w:val="24"/>
              </w:rPr>
              <w:sym w:font="Wingdings" w:char="F0E0"/>
            </w:r>
            <w:r w:rsidRPr="00486E4A">
              <w:rPr>
                <w:rFonts w:ascii="Calibri" w:hAnsi="Calibri" w:cs="Calibri"/>
                <w:b/>
                <w:smallCaps/>
                <w:color w:val="000000" w:themeColor="dark1"/>
                <w:kern w:val="24"/>
              </w:rPr>
              <w:t xml:space="preserve"> direction)</w:t>
            </w:r>
          </w:p>
        </w:tc>
        <w:tc>
          <w:tcPr>
            <w:tcW w:w="0" w:type="auto"/>
            <w:tcBorders>
              <w:bottom w:val="single" w:sz="24" w:space="0" w:color="auto"/>
            </w:tcBorders>
            <w:vAlign w:val="center"/>
          </w:tcPr>
          <w:p w:rsidR="00CC396A" w:rsidRDefault="00CC396A" w:rsidP="00CC396A">
            <w:r>
              <w:rPr>
                <w:rFonts w:asciiTheme="minorHAnsi" w:hAnsiTheme="minorHAnsi" w:cstheme="minorHAnsi"/>
                <w:b/>
                <w:smallCaps/>
                <w:color w:val="000000" w:themeColor="dark1"/>
                <w:kern w:val="24"/>
              </w:rPr>
              <w:t>µ</w:t>
            </w:r>
            <w:r w:rsidRPr="00486E4A">
              <w:rPr>
                <w:rFonts w:ascii="Calibri" w:hAnsi="Calibri" w:cs="Calibri"/>
                <w:b/>
                <w:smallCaps/>
                <w:color w:val="000000" w:themeColor="dark1"/>
                <w:kern w:val="24"/>
              </w:rPr>
              <w:t>App / Web</w:t>
            </w:r>
            <w:r>
              <w:rPr>
                <w:rFonts w:ascii="Calibri" w:hAnsi="Calibri" w:cs="Calibri"/>
                <w:b/>
                <w:smallCaps/>
                <w:color w:val="000000" w:themeColor="dark1"/>
                <w:kern w:val="24"/>
              </w:rPr>
              <w:t xml:space="preserve"> URL</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SDK / Client</w:t>
            </w:r>
          </w:p>
        </w:tc>
        <w:tc>
          <w:tcPr>
            <w:tcW w:w="0" w:type="auto"/>
            <w:tcBorders>
              <w:bottom w:val="single" w:sz="24" w:space="0" w:color="auto"/>
            </w:tcBorders>
            <w:vAlign w:val="center"/>
          </w:tcPr>
          <w:p w:rsidR="00CC396A" w:rsidRDefault="00CC396A" w:rsidP="00CC396A">
            <w:r w:rsidRPr="00486E4A">
              <w:rPr>
                <w:rFonts w:ascii="Calibri" w:hAnsi="Calibri" w:cs="Calibri"/>
                <w:b/>
                <w:smallCaps/>
                <w:color w:val="000000" w:themeColor="dark1"/>
                <w:kern w:val="24"/>
              </w:rPr>
              <w:t>REST API</w:t>
            </w:r>
          </w:p>
        </w:tc>
      </w:tr>
      <w:tr w:rsidR="00CC396A" w:rsidTr="00053616">
        <w:tc>
          <w:tcPr>
            <w:tcW w:w="0" w:type="auto"/>
            <w:tcBorders>
              <w:top w:val="single" w:sz="24" w:space="0" w:color="auto"/>
            </w:tcBorders>
          </w:tcPr>
          <w:p w:rsidR="00CC396A" w:rsidRDefault="00CC396A" w:rsidP="00CC396A">
            <w:r w:rsidRPr="00486E4A">
              <w:rPr>
                <w:rFonts w:asciiTheme="minorHAnsi" w:hAnsiTheme="minorHAnsi" w:cstheme="minorHAnsi"/>
                <w:color w:val="000000" w:themeColor="dark1"/>
                <w:kern w:val="24"/>
                <w:sz w:val="16"/>
                <w:szCs w:val="16"/>
              </w:rPr>
              <w:t>CQ5</w:t>
            </w:r>
          </w:p>
        </w:tc>
        <w:tc>
          <w:tcPr>
            <w:tcW w:w="0" w:type="auto"/>
            <w:tcBorders>
              <w:top w:val="single" w:sz="24" w:space="0" w:color="auto"/>
            </w:tcBorders>
          </w:tcPr>
          <w:p w:rsidR="00CC396A" w:rsidRDefault="00CC396A" w:rsidP="00CC396A">
            <w:r w:rsidRPr="00486E4A">
              <w:rPr>
                <w:rFonts w:asciiTheme="minorHAnsi" w:hAnsiTheme="minorHAnsi" w:cstheme="minorHAnsi"/>
                <w:sz w:val="16"/>
                <w:szCs w:val="16"/>
              </w:rPr>
              <w:t>PIL</w:t>
            </w:r>
          </w:p>
        </w:tc>
        <w:tc>
          <w:tcPr>
            <w:tcW w:w="0" w:type="auto"/>
            <w:tcBorders>
              <w:top w:val="single" w:sz="24" w:space="0" w:color="auto"/>
            </w:tcBorders>
          </w:tcPr>
          <w:p w:rsidR="00CC396A" w:rsidRDefault="00CC396A" w:rsidP="00CC396A"/>
        </w:tc>
        <w:tc>
          <w:tcPr>
            <w:tcW w:w="0" w:type="auto"/>
            <w:tcBorders>
              <w:top w:val="single" w:sz="24" w:space="0" w:color="auto"/>
            </w:tcBorders>
          </w:tcPr>
          <w:p w:rsidR="00CC396A" w:rsidRDefault="00CC396A" w:rsidP="00CC396A">
            <w:r w:rsidRPr="00486E4A">
              <w:rPr>
                <w:rFonts w:asciiTheme="minorHAnsi" w:hAnsiTheme="minorHAnsi" w:cstheme="minorHAnsi"/>
                <w:color w:val="000000" w:themeColor="dark1"/>
                <w:kern w:val="24"/>
                <w:sz w:val="16"/>
                <w:szCs w:val="16"/>
              </w:rPr>
              <w:t>C (+AppInfra Client)</w:t>
            </w:r>
          </w:p>
        </w:tc>
        <w:tc>
          <w:tcPr>
            <w:tcW w:w="0" w:type="auto"/>
            <w:tcBorders>
              <w:top w:val="single" w:sz="24" w:space="0" w:color="auto"/>
            </w:tcBorders>
          </w:tcPr>
          <w:p w:rsidR="00CC396A" w:rsidRDefault="00CC396A" w:rsidP="00CC396A"/>
        </w:tc>
        <w:tc>
          <w:tcPr>
            <w:tcW w:w="0" w:type="auto"/>
            <w:tcBorders>
              <w:top w:val="single" w:sz="24" w:space="0" w:color="auto"/>
            </w:tcBorders>
          </w:tcPr>
          <w:p w:rsidR="00CC396A" w:rsidRDefault="00CC396A" w:rsidP="00CC396A">
            <w:r w:rsidRPr="00486E4A">
              <w:rPr>
                <w:rFonts w:asciiTheme="minorHAnsi" w:hAnsiTheme="minorHAnsi" w:cstheme="minorHAnsi"/>
                <w:color w:val="000000" w:themeColor="dark1"/>
                <w:kern w:val="24"/>
                <w:sz w:val="16"/>
                <w:szCs w:val="16"/>
              </w:rPr>
              <w:t>By AppInfra</w:t>
            </w:r>
          </w:p>
        </w:tc>
        <w:tc>
          <w:tcPr>
            <w:tcW w:w="0" w:type="auto"/>
            <w:tcBorders>
              <w:top w:val="single" w:sz="24" w:space="0" w:color="auto"/>
            </w:tcBorders>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Scene7</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use Scene7 for movies, not YouTube: native localization</w:t>
            </w:r>
          </w:p>
        </w:tc>
        <w:tc>
          <w:tcPr>
            <w:tcW w:w="0" w:type="auto"/>
          </w:tcPr>
          <w:p w:rsidR="00CC396A" w:rsidRDefault="00CC396A" w:rsidP="00CC396A">
            <w:r w:rsidRPr="00486E4A">
              <w:rPr>
                <w:rFonts w:asciiTheme="minorHAnsi" w:hAnsiTheme="minorHAnsi" w:cstheme="minorHAnsi"/>
                <w:color w:val="000000" w:themeColor="dark1"/>
                <w:kern w:val="24"/>
                <w:sz w:val="16"/>
                <w:szCs w:val="16"/>
              </w:rPr>
              <w:t>A (player/viewer, other 3</w:t>
            </w:r>
            <w:r w:rsidRPr="00486E4A">
              <w:rPr>
                <w:rFonts w:asciiTheme="minorHAnsi" w:hAnsiTheme="minorHAnsi" w:cstheme="minorHAnsi"/>
                <w:color w:val="000000" w:themeColor="dark1"/>
                <w:kern w:val="24"/>
                <w:position w:val="7"/>
                <w:sz w:val="16"/>
                <w:szCs w:val="16"/>
                <w:vertAlign w:val="superscript"/>
              </w:rPr>
              <w:t>rd</w:t>
            </w:r>
            <w:r w:rsidRPr="00486E4A">
              <w:rPr>
                <w:rFonts w:asciiTheme="minorHAnsi" w:hAnsiTheme="minorHAnsi" w:cstheme="minorHAnsi"/>
                <w:color w:val="000000" w:themeColor="dark1"/>
                <w:kern w:val="24"/>
                <w:sz w:val="16"/>
                <w:szCs w:val="16"/>
              </w:rPr>
              <w:t xml:space="preserve"> party than Scene7))</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URL directly to the player or viewer for images</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YouTube (PC)</w:t>
            </w:r>
          </w:p>
        </w:tc>
        <w:tc>
          <w:tcPr>
            <w:tcW w:w="0" w:type="auto"/>
          </w:tcPr>
          <w:p w:rsidR="00CC396A" w:rsidRDefault="00CC396A" w:rsidP="00CC396A">
            <w:r w:rsidRPr="00486E4A">
              <w:rPr>
                <w:rFonts w:asciiTheme="minorHAnsi" w:hAnsiTheme="minorHAnsi" w:cstheme="minorHAnsi"/>
                <w:sz w:val="16"/>
                <w:szCs w:val="16"/>
              </w:rPr>
              <w:t>3</w:t>
            </w:r>
            <w:r w:rsidRPr="00486E4A">
              <w:rPr>
                <w:rFonts w:asciiTheme="minorHAnsi" w:hAnsiTheme="minorHAnsi" w:cstheme="minorHAnsi"/>
                <w:sz w:val="16"/>
                <w:szCs w:val="16"/>
                <w:vertAlign w:val="superscript"/>
              </w:rPr>
              <w:t>rd</w:t>
            </w:r>
            <w:r w:rsidRPr="00486E4A">
              <w:rPr>
                <w:rFonts w:asciiTheme="minorHAnsi" w:hAnsiTheme="minorHAnsi" w:cstheme="minorHAnsi"/>
                <w:sz w:val="16"/>
                <w:szCs w:val="16"/>
              </w:rPr>
              <w:t xml:space="preserve"> party</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A</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YouTube SDK</w:t>
            </w:r>
          </w:p>
        </w:tc>
        <w:tc>
          <w:tcPr>
            <w:tcW w:w="0" w:type="auto"/>
          </w:tcPr>
          <w:p w:rsidR="00CC396A" w:rsidRDefault="00CC396A" w:rsidP="00CC396A"/>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PRX</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PRX is created by IT</w:t>
            </w:r>
          </w:p>
        </w:tc>
        <w:tc>
          <w:tcPr>
            <w:tcW w:w="0" w:type="auto"/>
          </w:tcPr>
          <w:p w:rsidR="00CC396A" w:rsidRDefault="00CC396A" w:rsidP="00CC396A">
            <w:r w:rsidRPr="00486E4A">
              <w:rPr>
                <w:rFonts w:asciiTheme="minorHAnsi" w:hAnsiTheme="minorHAnsi" w:cstheme="minorHAnsi"/>
                <w:color w:val="000000" w:themeColor="dark1"/>
                <w:kern w:val="24"/>
                <w:sz w:val="16"/>
                <w:szCs w:val="16"/>
              </w:rPr>
              <w:t>C (+AppInfra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By AppInfra (PRXClient)</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Hybris</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C  (+in CoCo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(Yes, but not used)</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WorldPay</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Only Web URL to avoid need for  PCI DSS compliance in CDP2 platform</w:t>
            </w:r>
          </w:p>
        </w:tc>
        <w:tc>
          <w:tcPr>
            <w:tcW w:w="0" w:type="auto"/>
          </w:tcPr>
          <w:p w:rsidR="00CC396A" w:rsidRDefault="00CC396A" w:rsidP="00CC396A">
            <w:r w:rsidRPr="00486E4A">
              <w:rPr>
                <w:rFonts w:asciiTheme="minorHAnsi" w:hAnsiTheme="minorHAnsi" w:cstheme="minorHAnsi"/>
                <w:color w:val="000000" w:themeColor="dark1"/>
                <w:kern w:val="24"/>
                <w:sz w:val="16"/>
                <w:szCs w:val="16"/>
              </w:rPr>
              <w:t>A</w:t>
            </w:r>
          </w:p>
        </w:tc>
        <w:tc>
          <w:tcPr>
            <w:tcW w:w="0" w:type="auto"/>
          </w:tcPr>
          <w:p w:rsidR="00CC396A" w:rsidRDefault="00CC396A" w:rsidP="00CC396A">
            <w:r w:rsidRPr="00486E4A">
              <w:rPr>
                <w:rFonts w:asciiTheme="minorHAnsi" w:hAnsiTheme="minorHAnsi" w:cstheme="minorHAnsi"/>
                <w:color w:val="000000" w:themeColor="dark1"/>
                <w:kern w:val="24"/>
                <w:sz w:val="16"/>
                <w:szCs w:val="16"/>
              </w:rPr>
              <w:t>Web</w:t>
            </w:r>
            <w:r>
              <w:rPr>
                <w:rFonts w:asciiTheme="minorHAnsi" w:hAnsiTheme="minorHAnsi" w:cstheme="minorHAnsi"/>
                <w:color w:val="000000" w:themeColor="dark1"/>
                <w:kern w:val="24"/>
                <w:sz w:val="16"/>
                <w:szCs w:val="16"/>
              </w:rPr>
              <w:t xml:space="preserve"> URL</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c>
          <w:tcPr>
            <w:tcW w:w="0" w:type="auto"/>
          </w:tcPr>
          <w:p w:rsidR="00CC396A" w:rsidRDefault="00CC396A" w:rsidP="00CC396A">
            <w:r w:rsidRPr="00486E4A">
              <w:rPr>
                <w:rFonts w:asciiTheme="minorHAnsi" w:hAnsiTheme="minorHAnsi" w:cstheme="minorHAnsi"/>
                <w:color w:val="000000" w:themeColor="dark1"/>
                <w:kern w:val="24"/>
                <w:sz w:val="16"/>
                <w:szCs w:val="16"/>
              </w:rPr>
              <w:t>√ (not used)</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SiteCatalyst</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Adobe clickstream analysis</w:t>
            </w:r>
          </w:p>
        </w:tc>
        <w:tc>
          <w:tcPr>
            <w:tcW w:w="0" w:type="auto"/>
          </w:tcPr>
          <w:p w:rsidR="00CC396A" w:rsidRDefault="00CC396A" w:rsidP="00CC396A">
            <w:r w:rsidRPr="00486E4A">
              <w:rPr>
                <w:rFonts w:asciiTheme="minorHAnsi" w:hAnsiTheme="minorHAnsi" w:cstheme="minorHAnsi"/>
                <w:color w:val="000000" w:themeColor="dark1"/>
                <w:kern w:val="24"/>
                <w:sz w:val="16"/>
                <w:szCs w:val="16"/>
              </w:rPr>
              <w:t>B (+AppInfra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Adobe SDK + AppInfra</w:t>
            </w:r>
          </w:p>
        </w:tc>
        <w:tc>
          <w:tcPr>
            <w:tcW w:w="0" w:type="auto"/>
          </w:tcPr>
          <w:p w:rsidR="00CC396A" w:rsidRDefault="00CC396A" w:rsidP="00CC396A">
            <w:r w:rsidRPr="00486E4A">
              <w:rPr>
                <w:rFonts w:asciiTheme="minorHAnsi" w:hAnsiTheme="minorHAnsi" w:cstheme="minorHAnsi"/>
                <w:color w:val="000000" w:themeColor="dark1"/>
                <w:kern w:val="24"/>
                <w:sz w:val="16"/>
                <w:szCs w:val="16"/>
              </w:rPr>
              <w:t>√ (not used)</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lastRenderedPageBreak/>
              <w:t>Test&amp; Target</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Adobe, used for A/B testing</w:t>
            </w:r>
          </w:p>
        </w:tc>
        <w:tc>
          <w:tcPr>
            <w:tcW w:w="0" w:type="auto"/>
          </w:tcPr>
          <w:p w:rsidR="00CC396A" w:rsidRDefault="00CC396A" w:rsidP="00CC396A">
            <w:r w:rsidRPr="00486E4A">
              <w:rPr>
                <w:rFonts w:asciiTheme="minorHAnsi" w:hAnsiTheme="minorHAnsi" w:cstheme="minorHAnsi"/>
                <w:color w:val="000000" w:themeColor="dark1"/>
                <w:kern w:val="24"/>
                <w:sz w:val="16"/>
                <w:szCs w:val="16"/>
              </w:rPr>
              <w:t>B (+AppInfra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Adobe SDK + AppInfra</w:t>
            </w:r>
          </w:p>
        </w:tc>
        <w:tc>
          <w:tcPr>
            <w:tcW w:w="0" w:type="auto"/>
          </w:tcPr>
          <w:p w:rsidR="00CC396A" w:rsidRDefault="00CC396A" w:rsidP="00CC396A">
            <w:r w:rsidRPr="00486E4A">
              <w:rPr>
                <w:rFonts w:asciiTheme="minorHAnsi" w:hAnsiTheme="minorHAnsi" w:cstheme="minorHAnsi"/>
                <w:color w:val="000000" w:themeColor="dark1"/>
                <w:kern w:val="24"/>
                <w:sz w:val="16"/>
                <w:szCs w:val="16"/>
              </w:rPr>
              <w:t>√ (not used)</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JanRain</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Social logins are abstracted by JanRain. SDK forked by us.</w:t>
            </w:r>
          </w:p>
        </w:tc>
        <w:tc>
          <w:tcPr>
            <w:tcW w:w="0" w:type="auto"/>
          </w:tcPr>
          <w:p w:rsidR="00CC396A" w:rsidRDefault="00CC396A" w:rsidP="00CC396A">
            <w:r w:rsidRPr="00486E4A">
              <w:rPr>
                <w:rFonts w:asciiTheme="minorHAnsi" w:hAnsiTheme="minorHAnsi" w:cstheme="minorHAnsi"/>
                <w:color w:val="000000" w:themeColor="dark1"/>
                <w:kern w:val="24"/>
                <w:sz w:val="16"/>
                <w:szCs w:val="16"/>
              </w:rPr>
              <w:t>B (+in CoCo Client)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Used.</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AppTentive</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InApp feedback. </w:t>
            </w:r>
          </w:p>
        </w:tc>
        <w:tc>
          <w:tcPr>
            <w:tcW w:w="0" w:type="auto"/>
          </w:tcPr>
          <w:p w:rsidR="00CC396A" w:rsidRDefault="00CC396A" w:rsidP="00CC396A">
            <w:r w:rsidRPr="00486E4A">
              <w:rPr>
                <w:rFonts w:asciiTheme="minorHAnsi" w:hAnsiTheme="minorHAnsi" w:cstheme="minorHAnsi"/>
                <w:color w:val="000000" w:themeColor="dark1"/>
                <w:kern w:val="24"/>
                <w:sz w:val="16"/>
                <w:szCs w:val="16"/>
              </w:rPr>
              <w:t>A&amp;B (Client TBD)</w:t>
            </w:r>
          </w:p>
        </w:tc>
        <w:tc>
          <w:tcPr>
            <w:tcW w:w="0" w:type="auto"/>
          </w:tcPr>
          <w:p w:rsidR="00CC396A" w:rsidRDefault="00CC396A" w:rsidP="00CC396A">
            <w:r w:rsidRPr="00486E4A">
              <w:rPr>
                <w:rFonts w:asciiTheme="minorHAnsi" w:hAnsiTheme="minorHAnsi" w:cstheme="minorHAnsi"/>
                <w:color w:val="000000" w:themeColor="dark1"/>
                <w:kern w:val="24"/>
                <w:sz w:val="16"/>
                <w:szCs w:val="16"/>
              </w:rPr>
              <w:t>µApp</w:t>
            </w:r>
          </w:p>
        </w:tc>
        <w:tc>
          <w:tcPr>
            <w:tcW w:w="0" w:type="auto"/>
          </w:tcPr>
          <w:p w:rsidR="00CC396A" w:rsidRDefault="00CC396A" w:rsidP="00CC396A">
            <w:r w:rsidRPr="00486E4A">
              <w:rPr>
                <w:rFonts w:asciiTheme="minorHAnsi" w:hAnsiTheme="minorHAnsi" w:cstheme="minorHAnsi"/>
                <w:color w:val="000000" w:themeColor="dark1"/>
                <w:kern w:val="24"/>
                <w:sz w:val="16"/>
                <w:szCs w:val="16"/>
              </w:rPr>
              <w:t>Used to set states</w:t>
            </w:r>
          </w:p>
        </w:tc>
        <w:tc>
          <w:tcPr>
            <w:tcW w:w="0" w:type="auto"/>
          </w:tcPr>
          <w:p w:rsidR="00CC396A" w:rsidRDefault="00CC396A" w:rsidP="00CC396A"/>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HSDP user services</w:t>
            </w:r>
          </w:p>
        </w:tc>
        <w:tc>
          <w:tcPr>
            <w:tcW w:w="0" w:type="auto"/>
          </w:tcPr>
          <w:p w:rsidR="00CC396A" w:rsidRDefault="00CC396A" w:rsidP="00CC396A">
            <w:r w:rsidRPr="00486E4A">
              <w:rPr>
                <w:rFonts w:asciiTheme="minorHAnsi" w:hAnsiTheme="minorHAnsi" w:cstheme="minorHAnsi"/>
                <w:color w:val="000000" w:themeColor="dark1"/>
                <w:kern w:val="24"/>
                <w:sz w:val="16"/>
                <w:szCs w:val="16"/>
              </w:rPr>
              <w:t>HSDP</w:t>
            </w:r>
          </w:p>
        </w:tc>
        <w:tc>
          <w:tcPr>
            <w:tcW w:w="0" w:type="auto"/>
          </w:tcPr>
          <w:p w:rsidR="00CC396A" w:rsidRDefault="00CC396A" w:rsidP="00CC396A">
            <w:r w:rsidRPr="00486E4A">
              <w:rPr>
                <w:rFonts w:asciiTheme="minorHAnsi" w:hAnsiTheme="minorHAnsi" w:cstheme="minorHAnsi"/>
                <w:color w:val="000000" w:themeColor="dark1"/>
                <w:kern w:val="24"/>
                <w:sz w:val="16"/>
                <w:szCs w:val="16"/>
              </w:rPr>
              <w:t>(HSDP user services is partial abstraction for JanRain)</w:t>
            </w:r>
          </w:p>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C </w:t>
            </w:r>
            <w:r w:rsidRPr="00486E4A">
              <w:rPr>
                <w:rFonts w:asciiTheme="minorHAnsi" w:hAnsiTheme="minorHAnsi" w:cstheme="minorHAnsi"/>
                <w:color w:val="000000" w:themeColor="dark1"/>
                <w:kern w:val="24"/>
                <w:sz w:val="16"/>
                <w:szCs w:val="16"/>
              </w:rPr>
              <w:sym w:font="Wingdings" w:char="F0E0"/>
            </w:r>
            <w:r w:rsidRPr="00486E4A">
              <w:rPr>
                <w:rFonts w:asciiTheme="minorHAnsi" w:hAnsiTheme="minorHAnsi" w:cstheme="minorHAnsi"/>
                <w:color w:val="000000" w:themeColor="dark1"/>
                <w:kern w:val="24"/>
                <w:sz w:val="16"/>
                <w:szCs w:val="16"/>
              </w:rPr>
              <w:t xml:space="preserve"> Client &amp; Gateway (D) TBD</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Special class in UR component</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DeviceCloud</w:t>
            </w:r>
          </w:p>
        </w:tc>
        <w:tc>
          <w:tcPr>
            <w:tcW w:w="0" w:type="auto"/>
          </w:tcPr>
          <w:p w:rsidR="00CC396A" w:rsidRDefault="00CC396A" w:rsidP="00CC396A">
            <w:r w:rsidRPr="00486E4A">
              <w:rPr>
                <w:rFonts w:asciiTheme="minorHAnsi" w:hAnsiTheme="minorHAnsi" w:cstheme="minorHAnsi"/>
                <w:sz w:val="16"/>
                <w:szCs w:val="16"/>
              </w:rPr>
              <w:t>HSDP</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B (ICPClient + ‘wrapper’)</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ICPClient</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DataCore</w:t>
            </w:r>
          </w:p>
        </w:tc>
        <w:tc>
          <w:tcPr>
            <w:tcW w:w="0" w:type="auto"/>
          </w:tcPr>
          <w:p w:rsidR="00CC396A" w:rsidRDefault="00CC396A" w:rsidP="00CC396A">
            <w:r w:rsidRPr="00486E4A">
              <w:rPr>
                <w:rFonts w:asciiTheme="minorHAnsi" w:hAnsiTheme="minorHAnsi" w:cstheme="minorHAnsi"/>
                <w:sz w:val="16"/>
                <w:szCs w:val="16"/>
              </w:rPr>
              <w:t>CDP2</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 xml:space="preserve">C </w:t>
            </w:r>
            <w:r w:rsidRPr="00486E4A">
              <w:rPr>
                <w:rFonts w:asciiTheme="minorHAnsi" w:hAnsiTheme="minorHAnsi" w:cstheme="minorHAnsi"/>
                <w:color w:val="000000" w:themeColor="dark1"/>
                <w:kern w:val="24"/>
                <w:sz w:val="16"/>
                <w:szCs w:val="16"/>
              </w:rPr>
              <w:sym w:font="Wingdings" w:char="F0E0"/>
            </w:r>
            <w:r w:rsidRPr="00486E4A">
              <w:rPr>
                <w:rFonts w:asciiTheme="minorHAnsi" w:hAnsiTheme="minorHAnsi" w:cstheme="minorHAnsi"/>
                <w:color w:val="000000" w:themeColor="dark1"/>
                <w:kern w:val="24"/>
                <w:sz w:val="16"/>
                <w:szCs w:val="16"/>
              </w:rPr>
              <w:t xml:space="preserve"> Client &amp; Gateway (F) TBD</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DataSynch + TBD</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Default="00CC396A" w:rsidP="00CC396A">
            <w:r w:rsidRPr="00486E4A">
              <w:rPr>
                <w:rFonts w:asciiTheme="minorHAnsi" w:hAnsiTheme="minorHAnsi" w:cstheme="minorHAnsi"/>
                <w:color w:val="000000" w:themeColor="dark1"/>
                <w:kern w:val="24"/>
                <w:sz w:val="16"/>
                <w:szCs w:val="16"/>
              </w:rPr>
              <w:t>CDLS</w:t>
            </w:r>
          </w:p>
        </w:tc>
        <w:tc>
          <w:tcPr>
            <w:tcW w:w="0" w:type="auto"/>
          </w:tcPr>
          <w:p w:rsidR="00CC396A" w:rsidRDefault="00CC396A" w:rsidP="00CC396A">
            <w:r w:rsidRPr="00486E4A">
              <w:rPr>
                <w:rFonts w:asciiTheme="minorHAnsi" w:hAnsiTheme="minorHAnsi" w:cstheme="minorHAnsi"/>
                <w:sz w:val="16"/>
                <w:szCs w:val="16"/>
              </w:rPr>
              <w:t>PIL</w:t>
            </w:r>
          </w:p>
        </w:tc>
        <w:tc>
          <w:tcPr>
            <w:tcW w:w="0" w:type="auto"/>
          </w:tcPr>
          <w:p w:rsidR="00CC396A" w:rsidRDefault="00CC396A" w:rsidP="00CC396A">
            <w:r w:rsidRPr="00486E4A">
              <w:rPr>
                <w:rFonts w:asciiTheme="minorHAnsi" w:hAnsiTheme="minorHAnsi" w:cstheme="minorHAnsi"/>
                <w:color w:val="000000" w:themeColor="dark1"/>
                <w:kern w:val="24"/>
                <w:sz w:val="16"/>
                <w:szCs w:val="16"/>
              </w:rPr>
              <w:t>contact data lookup service from IT: name, e-mail, phone</w:t>
            </w:r>
          </w:p>
        </w:tc>
        <w:tc>
          <w:tcPr>
            <w:tcW w:w="0" w:type="auto"/>
          </w:tcPr>
          <w:p w:rsidR="00CC396A" w:rsidRDefault="00CC396A" w:rsidP="00CC396A">
            <w:r w:rsidRPr="00486E4A">
              <w:rPr>
                <w:rFonts w:asciiTheme="minorHAnsi" w:hAnsiTheme="minorHAnsi" w:cstheme="minorHAnsi"/>
                <w:color w:val="000000" w:themeColor="dark1"/>
                <w:kern w:val="24"/>
                <w:sz w:val="16"/>
                <w:szCs w:val="16"/>
              </w:rPr>
              <w:t>--</w:t>
            </w:r>
          </w:p>
        </w:tc>
        <w:tc>
          <w:tcPr>
            <w:tcW w:w="0" w:type="auto"/>
          </w:tcPr>
          <w:p w:rsidR="00CC396A" w:rsidRDefault="00CC396A" w:rsidP="00CC396A"/>
        </w:tc>
        <w:tc>
          <w:tcPr>
            <w:tcW w:w="0" w:type="auto"/>
          </w:tcPr>
          <w:p w:rsidR="00CC396A" w:rsidRDefault="00CC396A" w:rsidP="00CC396A">
            <w:r w:rsidRPr="00486E4A">
              <w:rPr>
                <w:rFonts w:asciiTheme="minorHAnsi" w:hAnsiTheme="minorHAnsi" w:cstheme="minorHAnsi"/>
                <w:color w:val="000000" w:themeColor="dark1"/>
                <w:kern w:val="24"/>
                <w:sz w:val="16"/>
                <w:szCs w:val="16"/>
              </w:rPr>
              <w:t>See PRX</w:t>
            </w:r>
          </w:p>
        </w:tc>
        <w:tc>
          <w:tcPr>
            <w:tcW w:w="0" w:type="auto"/>
          </w:tcPr>
          <w:p w:rsidR="00CC396A" w:rsidRDefault="00CC396A" w:rsidP="00CC396A">
            <w:r w:rsidRPr="00486E4A">
              <w:rPr>
                <w:rFonts w:asciiTheme="minorHAnsi" w:hAnsiTheme="minorHAnsi" w:cstheme="minorHAnsi"/>
                <w:color w:val="000000" w:themeColor="dark1"/>
                <w:kern w:val="24"/>
                <w:sz w:val="16"/>
                <w:szCs w:val="16"/>
              </w:rPr>
              <w:t>PRX Gateway</w:t>
            </w:r>
          </w:p>
        </w:tc>
      </w:tr>
      <w:tr w:rsidR="00CC396A" w:rsidTr="00CC396A">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BazaarVoice</w:t>
            </w:r>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PIL</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roofErr w:type="gramStart"/>
            <w:r w:rsidRPr="00486E4A">
              <w:rPr>
                <w:rFonts w:asciiTheme="minorHAnsi" w:hAnsiTheme="minorHAnsi" w:cstheme="minorHAnsi"/>
                <w:color w:val="000000" w:themeColor="dark1"/>
                <w:kern w:val="24"/>
                <w:sz w:val="16"/>
                <w:szCs w:val="16"/>
              </w:rPr>
              <w:t>not</w:t>
            </w:r>
            <w:proofErr w:type="gramEnd"/>
            <w:r w:rsidRPr="00486E4A">
              <w:rPr>
                <w:rFonts w:asciiTheme="minorHAnsi" w:hAnsiTheme="minorHAnsi" w:cstheme="minorHAnsi"/>
                <w:color w:val="000000" w:themeColor="dark1"/>
                <w:kern w:val="24"/>
                <w:sz w:val="16"/>
                <w:szCs w:val="16"/>
              </w:rPr>
              <w:t xml:space="preserve"> yet used. write/read reviews for Philips website</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B</w:t>
            </w:r>
          </w:p>
        </w:tc>
        <w:tc>
          <w:tcPr>
            <w:tcW w:w="0" w:type="auto"/>
          </w:tcPr>
          <w:p w:rsidR="00CC396A" w:rsidRDefault="00CC396A" w:rsidP="00CC396A"/>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SDK</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r>
      <w:tr w:rsidR="00CC396A" w:rsidTr="00CC396A">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Autonomy</w:t>
            </w:r>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PIL</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Find GPS of Philips near to you</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C</w:t>
            </w:r>
          </w:p>
        </w:tc>
        <w:tc>
          <w:tcPr>
            <w:tcW w:w="0" w:type="auto"/>
          </w:tcPr>
          <w:p w:rsidR="00CC396A" w:rsidRDefault="00CC396A" w:rsidP="00CC396A"/>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w:t>
            </w:r>
          </w:p>
        </w:tc>
      </w:tr>
      <w:tr w:rsidR="00CC396A" w:rsidTr="00CC396A">
        <w:tc>
          <w:tcPr>
            <w:tcW w:w="0" w:type="auto"/>
          </w:tcPr>
          <w:p w:rsidR="00CC396A" w:rsidRPr="00486E4A" w:rsidRDefault="00CC396A" w:rsidP="00CC396A">
            <w:pPr>
              <w:pStyle w:val="NormalWeb"/>
              <w:spacing w:before="0" w:beforeAutospacing="0" w:after="0" w:afterAutospacing="0"/>
              <w:rPr>
                <w:rFonts w:asciiTheme="minorHAnsi" w:hAnsiTheme="minorHAnsi" w:cstheme="minorHAnsi"/>
                <w:sz w:val="16"/>
                <w:szCs w:val="16"/>
              </w:rPr>
            </w:pPr>
            <w:r w:rsidRPr="00486E4A">
              <w:rPr>
                <w:rFonts w:asciiTheme="minorHAnsi" w:hAnsiTheme="minorHAnsi" w:cstheme="minorHAnsi"/>
                <w:color w:val="000000" w:themeColor="dark1"/>
                <w:kern w:val="24"/>
                <w:sz w:val="16"/>
                <w:szCs w:val="16"/>
              </w:rPr>
              <w:t>FaceBook CC</w:t>
            </w:r>
          </w:p>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FaceBook UR</w:t>
            </w:r>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3</w:t>
            </w:r>
            <w:r w:rsidRPr="00486E4A">
              <w:rPr>
                <w:rFonts w:asciiTheme="minorHAnsi" w:hAnsiTheme="minorHAnsi" w:cstheme="minorHAnsi"/>
                <w:sz w:val="16"/>
                <w:szCs w:val="16"/>
                <w:vertAlign w:val="superscript"/>
              </w:rPr>
              <w:t>rd</w:t>
            </w:r>
            <w:r w:rsidRPr="00486E4A">
              <w:rPr>
                <w:rFonts w:asciiTheme="minorHAnsi" w:hAnsiTheme="minorHAnsi" w:cstheme="minorHAnsi"/>
                <w:sz w:val="16"/>
                <w:szCs w:val="16"/>
              </w:rPr>
              <w:t xml:space="preserve"> party</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A</w:t>
            </w:r>
          </w:p>
        </w:tc>
        <w:tc>
          <w:tcPr>
            <w:tcW w:w="0" w:type="auto"/>
          </w:tcPr>
          <w:p w:rsidR="00CC396A" w:rsidRDefault="00CC396A" w:rsidP="00CC396A">
            <w:r>
              <w:rPr>
                <w:rFonts w:asciiTheme="minorHAnsi" w:hAnsiTheme="minorHAnsi" w:cstheme="minorHAnsi"/>
                <w:color w:val="000000" w:themeColor="dark1"/>
                <w:kern w:val="24"/>
                <w:sz w:val="16"/>
                <w:szCs w:val="16"/>
              </w:rPr>
              <w:t xml:space="preserve">URL </w:t>
            </w:r>
            <w:r w:rsidRPr="00486E4A">
              <w:rPr>
                <w:rFonts w:asciiTheme="minorHAnsi" w:hAnsiTheme="minorHAnsi" w:cstheme="minorHAnsi"/>
                <w:color w:val="000000" w:themeColor="dark1"/>
                <w:kern w:val="24"/>
                <w:sz w:val="16"/>
                <w:szCs w:val="16"/>
              </w:rPr>
              <w:t>to website</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Not used</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Not used</w:t>
            </w:r>
          </w:p>
        </w:tc>
      </w:tr>
      <w:tr w:rsidR="00CC396A" w:rsidTr="00CC396A">
        <w:tc>
          <w:tcPr>
            <w:tcW w:w="0" w:type="auto"/>
          </w:tcPr>
          <w:p w:rsidR="00CC396A" w:rsidRPr="00486E4A" w:rsidRDefault="00CC396A" w:rsidP="00CC396A">
            <w:pPr>
              <w:pStyle w:val="NormalWeb"/>
              <w:spacing w:before="0" w:beforeAutospacing="0" w:after="0" w:afterAutospacing="0"/>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SalesForce</w:t>
            </w:r>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PIL</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URL obtained through PRX</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A</w:t>
            </w:r>
          </w:p>
        </w:tc>
        <w:tc>
          <w:tcPr>
            <w:tcW w:w="0" w:type="auto"/>
          </w:tcPr>
          <w:p w:rsidR="00CC396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 xml:space="preserve">Only e-mail. </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Not used</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Not used</w:t>
            </w:r>
          </w:p>
        </w:tc>
      </w:tr>
      <w:tr w:rsidR="00CC396A" w:rsidTr="00CC396A">
        <w:tc>
          <w:tcPr>
            <w:tcW w:w="0" w:type="auto"/>
          </w:tcPr>
          <w:p w:rsidR="00CC396A" w:rsidRPr="00486E4A" w:rsidRDefault="00CC396A" w:rsidP="00CC396A">
            <w:pPr>
              <w:pStyle w:val="NormalWeb"/>
              <w:spacing w:before="0" w:beforeAutospacing="0" w:after="0" w:afterAutospacing="0"/>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Social sharing</w:t>
            </w:r>
          </w:p>
        </w:tc>
        <w:tc>
          <w:tcPr>
            <w:tcW w:w="0" w:type="auto"/>
          </w:tcPr>
          <w:p w:rsidR="00CC396A" w:rsidRPr="00486E4A" w:rsidRDefault="00CC396A" w:rsidP="00CC396A">
            <w:pPr>
              <w:rPr>
                <w:rFonts w:asciiTheme="minorHAnsi" w:hAnsiTheme="minorHAnsi" w:cstheme="minorHAnsi"/>
                <w:sz w:val="16"/>
                <w:szCs w:val="16"/>
              </w:rPr>
            </w:pPr>
            <w:r w:rsidRPr="00486E4A">
              <w:rPr>
                <w:rFonts w:asciiTheme="minorHAnsi" w:hAnsiTheme="minorHAnsi" w:cstheme="minorHAnsi"/>
                <w:sz w:val="16"/>
                <w:szCs w:val="16"/>
              </w:rPr>
              <w:t>3</w:t>
            </w:r>
            <w:r w:rsidRPr="00486E4A">
              <w:rPr>
                <w:rFonts w:asciiTheme="minorHAnsi" w:hAnsiTheme="minorHAnsi" w:cstheme="minorHAnsi"/>
                <w:sz w:val="16"/>
                <w:szCs w:val="16"/>
                <w:vertAlign w:val="superscript"/>
              </w:rPr>
              <w:t>rd</w:t>
            </w:r>
            <w:r w:rsidRPr="00486E4A">
              <w:rPr>
                <w:rFonts w:asciiTheme="minorHAnsi" w:hAnsiTheme="minorHAnsi" w:cstheme="minorHAnsi"/>
                <w:sz w:val="16"/>
                <w:szCs w:val="16"/>
              </w:rPr>
              <w:t xml:space="preserve"> party</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B</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r w:rsidRPr="00486E4A">
              <w:rPr>
                <w:rFonts w:asciiTheme="minorHAnsi" w:hAnsiTheme="minorHAnsi" w:cstheme="minorHAnsi"/>
                <w:color w:val="000000" w:themeColor="dark1"/>
                <w:kern w:val="24"/>
                <w:sz w:val="16"/>
                <w:szCs w:val="16"/>
              </w:rPr>
              <w:t>iOS/Android platform</w:t>
            </w:r>
          </w:p>
        </w:tc>
        <w:tc>
          <w:tcPr>
            <w:tcW w:w="0" w:type="auto"/>
          </w:tcPr>
          <w:p w:rsidR="00CC396A" w:rsidRPr="00486E4A" w:rsidRDefault="00CC396A" w:rsidP="00CC396A">
            <w:pPr>
              <w:rPr>
                <w:rFonts w:asciiTheme="minorHAnsi" w:hAnsiTheme="minorHAnsi" w:cstheme="minorHAnsi"/>
                <w:color w:val="000000" w:themeColor="dark1"/>
                <w:kern w:val="24"/>
                <w:sz w:val="16"/>
                <w:szCs w:val="16"/>
              </w:rPr>
            </w:pPr>
          </w:p>
        </w:tc>
      </w:tr>
    </w:tbl>
    <w:p w:rsidR="00C86A18" w:rsidRDefault="00305F7A" w:rsidP="00305F7A">
      <w:pPr>
        <w:pStyle w:val="Heading3"/>
      </w:pPr>
      <w:bookmarkStart w:id="822" w:name="_Toc483325087"/>
      <w:r>
        <w:t>Architectural Patterns</w:t>
      </w:r>
      <w:bookmarkEnd w:id="822"/>
    </w:p>
    <w:p w:rsidR="00CC396A" w:rsidRDefault="00185CF5" w:rsidP="00C86A18">
      <w:r w:rsidRPr="00185CF5">
        <w:t> </w:t>
      </w:r>
      <w:r>
        <w:t>A</w:t>
      </w:r>
      <w:r w:rsidRPr="00185CF5">
        <w:t>rchitectural pattern</w:t>
      </w:r>
      <w:r>
        <w:t>s</w:t>
      </w:r>
      <w:r w:rsidRPr="00185CF5">
        <w:t xml:space="preserve"> solve</w:t>
      </w:r>
      <w:r>
        <w:t xml:space="preserve"> and delineate</w:t>
      </w:r>
      <w:r w:rsidRPr="00185CF5">
        <w:t xml:space="preserve"> some essential cohesive elements of </w:t>
      </w:r>
      <w:proofErr w:type="gramStart"/>
      <w:r w:rsidRPr="00185CF5">
        <w:t>a software</w:t>
      </w:r>
      <w:proofErr w:type="gramEnd"/>
      <w:r w:rsidRPr="00185CF5">
        <w:t xml:space="preserve"> architecture</w:t>
      </w:r>
      <w:r>
        <w:t>. The architectural patterns being followed</w:t>
      </w:r>
      <w:ins w:id="823" w:author="Philips" w:date="2017-02-24T18:36:00Z">
        <w:r w:rsidR="00E36145">
          <w:t xml:space="preserve"> in ref app</w:t>
        </w:r>
      </w:ins>
      <w:r>
        <w:t xml:space="preserve"> are:</w:t>
      </w:r>
    </w:p>
    <w:p w:rsidR="00185CF5" w:rsidDel="00E36145" w:rsidRDefault="00185CF5" w:rsidP="004912BD">
      <w:pPr>
        <w:pStyle w:val="ListParagraph"/>
        <w:numPr>
          <w:ilvl w:val="0"/>
          <w:numId w:val="14"/>
        </w:numPr>
        <w:rPr>
          <w:del w:id="824" w:author="Philips" w:date="2017-02-24T18:36:00Z"/>
        </w:rPr>
      </w:pPr>
      <w:del w:id="825" w:author="Philips" w:date="2017-02-24T18:36:00Z">
        <w:r w:rsidDel="00E36145">
          <w:delText>Builder Pattern</w:delText>
        </w:r>
      </w:del>
    </w:p>
    <w:p w:rsidR="00185CF5" w:rsidRDefault="00185CF5" w:rsidP="004912BD">
      <w:pPr>
        <w:pStyle w:val="ListParagraph"/>
        <w:numPr>
          <w:ilvl w:val="0"/>
          <w:numId w:val="14"/>
        </w:numPr>
      </w:pPr>
      <w:r>
        <w:t>State Pattern</w:t>
      </w:r>
    </w:p>
    <w:p w:rsidR="00986899" w:rsidDel="00E36145" w:rsidRDefault="00986899" w:rsidP="004912BD">
      <w:pPr>
        <w:pStyle w:val="ListParagraph"/>
        <w:numPr>
          <w:ilvl w:val="0"/>
          <w:numId w:val="14"/>
        </w:numPr>
        <w:rPr>
          <w:del w:id="826" w:author="Philips" w:date="2017-02-24T18:36:00Z"/>
        </w:rPr>
      </w:pPr>
      <w:del w:id="827" w:author="Philips" w:date="2017-02-24T18:36:00Z">
        <w:r w:rsidDel="00E36145">
          <w:delText>MVC Pattern</w:delText>
        </w:r>
      </w:del>
    </w:p>
    <w:p w:rsidR="00986899" w:rsidRDefault="00986899" w:rsidP="004912BD">
      <w:pPr>
        <w:pStyle w:val="ListParagraph"/>
        <w:numPr>
          <w:ilvl w:val="0"/>
          <w:numId w:val="14"/>
        </w:numPr>
      </w:pPr>
      <w:r>
        <w:t>MVP Pattern</w:t>
      </w:r>
    </w:p>
    <w:p w:rsidR="00185CF5" w:rsidDel="00E36145" w:rsidRDefault="00185CF5" w:rsidP="00185CF5">
      <w:pPr>
        <w:pStyle w:val="Heading4"/>
        <w:rPr>
          <w:del w:id="828" w:author="Philips" w:date="2017-02-24T18:36:00Z"/>
        </w:rPr>
      </w:pPr>
      <w:del w:id="829" w:author="Philips" w:date="2017-02-24T18:36:00Z">
        <w:r w:rsidDel="00E36145">
          <w:delText>Builder Pattern</w:delText>
        </w:r>
      </w:del>
    </w:p>
    <w:p w:rsidR="009B2F8B" w:rsidRPr="009B2F8B" w:rsidDel="00E36145" w:rsidRDefault="00185CF5" w:rsidP="009B2F8B">
      <w:pPr>
        <w:rPr>
          <w:del w:id="830" w:author="Philips" w:date="2017-02-24T18:36:00Z"/>
        </w:rPr>
      </w:pPr>
      <w:del w:id="831" w:author="Philips" w:date="2017-02-24T18:36:00Z">
        <w:r w:rsidRPr="00185CF5" w:rsidDel="00E36145">
          <w:delText>The intent of the Builder design pattern is to separate the construction of a complex object from its representation. By doing so the same construction process can create different representations</w:delText>
        </w:r>
        <w:r w:rsidDel="00E36145">
          <w:delText>. In Mobility Platform, it adds flexibility to app components that can be used in various propositions.</w:delText>
        </w:r>
        <w:r w:rsidR="0080012C" w:rsidDel="00E36145">
          <w:delText xml:space="preserve"> For example, when a proposition uses AppInfra, the proposition can modify the components of AppInfra as per its suitability and use them.</w:delText>
        </w:r>
        <w:r w:rsidR="009B2F8B" w:rsidRPr="009B2F8B" w:rsidDel="00E36145">
          <w:delText xml:space="preserve"> App Infra supports a builder pattern. By the use of the builder pattern, it is possible to create</w:delText>
        </w:r>
        <w:r w:rsidR="009B2F8B" w:rsidDel="00E36145">
          <w:delText xml:space="preserve"> an instance of App Infra with</w:delText>
        </w:r>
        <w:r w:rsidR="009B2F8B" w:rsidRPr="009B2F8B" w:rsidDel="00E36145">
          <w:delText xml:space="preserve"> alternative module implementations that overwrite one or more of the default module implementations.</w:delText>
        </w:r>
        <w:r w:rsidR="009B2F8B" w:rsidDel="00E36145">
          <w:delText xml:space="preserve"> </w:delText>
        </w:r>
        <w:r w:rsidR="009B2F8B" w:rsidRPr="009B2F8B" w:rsidDel="00E36145">
          <w:delText>The most common use case for providing alternative implementations i</w:delText>
        </w:r>
        <w:r w:rsidR="009B2F8B" w:rsidDel="00E36145">
          <w:delText>s for testing purposes where a</w:delText>
        </w:r>
        <w:r w:rsidR="009B2F8B" w:rsidRPr="009B2F8B" w:rsidDel="00E36145">
          <w:delText xml:space="preserve"> (component test-) app wants to test its functionality in isolation without having to implicitly test the App Infra implementation or any cloud services abstracted by App Infra. In such a case, the app developer can create an App Infra instance with dummy implementations. </w:delText>
        </w:r>
      </w:del>
    </w:p>
    <w:p w:rsidR="00185CF5" w:rsidRPr="009B2F8B" w:rsidDel="00E36145" w:rsidRDefault="009B2F8B" w:rsidP="009B2F8B">
      <w:pPr>
        <w:rPr>
          <w:del w:id="832" w:author="Philips" w:date="2017-02-24T18:36:00Z"/>
        </w:rPr>
      </w:pPr>
      <w:del w:id="833" w:author="Philips" w:date="2017-02-24T18:36:00Z">
        <w:r w:rsidRPr="009B2F8B" w:rsidDel="00E36145">
          <w:delText xml:space="preserve">Another use case for implementation replacement is to provide the ability </w:delText>
        </w:r>
        <w:r w:rsidDel="00E36145">
          <w:delText xml:space="preserve">to maintain compatibility with </w:delText>
        </w:r>
        <w:r w:rsidRPr="009B2F8B" w:rsidDel="00E36145">
          <w:delText xml:space="preserve">another cloud back-end (version). </w:delText>
        </w:r>
      </w:del>
    </w:p>
    <w:p w:rsidR="009B2F8B" w:rsidDel="00E36145" w:rsidRDefault="009B2F8B" w:rsidP="00185CF5">
      <w:pPr>
        <w:rPr>
          <w:del w:id="834" w:author="Philips" w:date="2017-02-24T18:36:00Z"/>
        </w:rPr>
      </w:pPr>
      <w:del w:id="835" w:author="Philips" w:date="2017-02-24T18:36:00Z">
        <w:r w:rsidDel="00E36145">
          <w:rPr>
            <w:noProof/>
          </w:rPr>
          <w:drawing>
            <wp:inline distT="0" distB="0" distL="0" distR="0" wp14:anchorId="385CC8CA" wp14:editId="5A8FCA11">
              <wp:extent cx="4606506" cy="2355573"/>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2824" cy="2363917"/>
                      </a:xfrm>
                      <a:prstGeom prst="rect">
                        <a:avLst/>
                      </a:prstGeom>
                    </pic:spPr>
                  </pic:pic>
                </a:graphicData>
              </a:graphic>
            </wp:inline>
          </w:drawing>
        </w:r>
      </w:del>
    </w:p>
    <w:p w:rsidR="007C4378" w:rsidRDefault="007C4378" w:rsidP="007C4378">
      <w:pPr>
        <w:pStyle w:val="Heading4"/>
      </w:pPr>
      <w:r>
        <w:t>State Pattern</w:t>
      </w:r>
    </w:p>
    <w:p w:rsidR="007C4378" w:rsidRDefault="007C4378" w:rsidP="007C4378">
      <w:r>
        <w:t>The state pattern implements a state machine in an object-oriented way. With the state pattern, a state machine is implemented by implementing each individual state as a derived class of the state pattern interface, and implementing state transitions by invoking methods defin</w:t>
      </w:r>
      <w:r w:rsidR="00834061">
        <w:t>ed by the pattern's superclass.</w:t>
      </w:r>
    </w:p>
    <w:p w:rsidR="007C4378" w:rsidRDefault="007C4378" w:rsidP="007C4378">
      <w:pPr>
        <w:rPr>
          <w:ins w:id="836" w:author="Philips" w:date="2017-02-24T19:23:00Z"/>
        </w:rPr>
      </w:pPr>
      <w:r>
        <w:t>The state pattern can be interpreted as a strategy pattern which is able to switch the current strategy through invocations of methods defined in the pattern's interface.</w:t>
      </w:r>
    </w:p>
    <w:p w:rsidR="00BD41EF" w:rsidRDefault="00BD41EF" w:rsidP="007C4378">
      <w:ins w:id="837" w:author="Philips" w:date="2017-02-24T19:24:00Z">
        <w:r>
          <w:t xml:space="preserve">All micro apps are represented as states in ref </w:t>
        </w:r>
        <w:proofErr w:type="gramStart"/>
        <w:r>
          <w:t>app,</w:t>
        </w:r>
        <w:proofErr w:type="gramEnd"/>
        <w:r>
          <w:t xml:space="preserve"> state pattern is used to switch between micro apps as part of user journey.</w:t>
        </w:r>
      </w:ins>
    </w:p>
    <w:p w:rsidR="00834061" w:rsidRPr="007C4378" w:rsidRDefault="00834061" w:rsidP="007C4378">
      <w:r>
        <w:t>In Mobility Platform perspective, state pattern changes the state of the app depending on the user clicks. For example, if user clicks user registration, then the app state changes to user registration state and so on.</w:t>
      </w:r>
    </w:p>
    <w:p w:rsidR="000E5ED1" w:rsidDel="00E36145" w:rsidRDefault="000E5ED1" w:rsidP="000E5ED1">
      <w:pPr>
        <w:pStyle w:val="Heading4"/>
        <w:rPr>
          <w:del w:id="838" w:author="Philips" w:date="2017-02-24T18:37:00Z"/>
        </w:rPr>
      </w:pPr>
      <w:del w:id="839" w:author="Philips" w:date="2017-02-24T18:37:00Z">
        <w:r w:rsidDel="00E36145">
          <w:delText>MVC</w:delText>
        </w:r>
        <w:r w:rsidR="00986899" w:rsidDel="00E36145">
          <w:delText xml:space="preserve"> Pattern</w:delText>
        </w:r>
      </w:del>
    </w:p>
    <w:p w:rsidR="00467AAD" w:rsidDel="00E36145" w:rsidRDefault="00467AAD" w:rsidP="00467AAD">
      <w:pPr>
        <w:rPr>
          <w:del w:id="840" w:author="Philips" w:date="2017-02-24T18:37:00Z"/>
        </w:rPr>
      </w:pPr>
      <w:del w:id="841" w:author="Philips" w:date="2017-02-24T18:37:00Z">
        <w:r w:rsidDel="00E36145">
          <w:delText>MVC is a type of software architectural pattern used in Android. It consists of 3 layers, namely Model, View, and Controller. The relation among the three</w:delText>
        </w:r>
        <w:r w:rsidR="0092701C" w:rsidDel="00E36145">
          <w:delText xml:space="preserve"> layers</w:delText>
        </w:r>
        <w:r w:rsidDel="00E36145">
          <w:delText xml:space="preserve"> is shown in the figure below.</w:delText>
        </w:r>
      </w:del>
    </w:p>
    <w:p w:rsidR="00467AAD" w:rsidDel="00E36145" w:rsidRDefault="00F25FB2" w:rsidP="00467AAD">
      <w:pPr>
        <w:rPr>
          <w:del w:id="842" w:author="Philips" w:date="2017-02-24T18:37:00Z"/>
        </w:rPr>
      </w:pPr>
      <w:del w:id="843" w:author="Philips" w:date="2017-02-24T18:37:00Z">
        <w:r w:rsidDel="00E36145">
          <w:rPr>
            <w:noProof/>
          </w:rPr>
          <w:drawing>
            <wp:inline distT="0" distB="0" distL="0" distR="0" wp14:anchorId="5947E277" wp14:editId="35C7C579">
              <wp:extent cx="4848046" cy="33837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8240" cy="3390841"/>
                      </a:xfrm>
                      <a:prstGeom prst="rect">
                        <a:avLst/>
                      </a:prstGeom>
                    </pic:spPr>
                  </pic:pic>
                </a:graphicData>
              </a:graphic>
            </wp:inline>
          </w:drawing>
        </w:r>
      </w:del>
    </w:p>
    <w:p w:rsidR="00467AAD" w:rsidDel="00E36145" w:rsidRDefault="00467AAD" w:rsidP="000E5ED1">
      <w:pPr>
        <w:pStyle w:val="Heading5"/>
        <w:rPr>
          <w:del w:id="844" w:author="Philips" w:date="2017-02-24T18:37:00Z"/>
        </w:rPr>
      </w:pPr>
      <w:del w:id="845" w:author="Philips" w:date="2017-02-24T18:37:00Z">
        <w:r w:rsidDel="00E36145">
          <w:delText>Model</w:delText>
        </w:r>
      </w:del>
    </w:p>
    <w:p w:rsidR="00467AAD" w:rsidDel="00E36145" w:rsidRDefault="00467AAD" w:rsidP="00467AAD">
      <w:pPr>
        <w:rPr>
          <w:del w:id="846" w:author="Philips" w:date="2017-02-24T18:37:00Z"/>
        </w:rPr>
      </w:pPr>
      <w:del w:id="847" w:author="Philips" w:date="2017-02-24T18:37:00Z">
        <w:r w:rsidDel="00E36145">
          <w:delText>Model receives input from the controller and decides what data it needs to fulfill the request raised by the controller. Model is also capable of doing transactions with databases or other persistent storage as needed. Once it gathers the required information, it informs the view about the new data by raising appropriate events.</w:delText>
        </w:r>
      </w:del>
    </w:p>
    <w:p w:rsidR="00467AAD" w:rsidDel="00E36145" w:rsidRDefault="00467AAD" w:rsidP="000E5ED1">
      <w:pPr>
        <w:pStyle w:val="Heading5"/>
        <w:rPr>
          <w:del w:id="848" w:author="Philips" w:date="2017-02-24T18:37:00Z"/>
        </w:rPr>
      </w:pPr>
      <w:del w:id="849" w:author="Philips" w:date="2017-02-24T18:37:00Z">
        <w:r w:rsidDel="00E36145">
          <w:delText>View</w:delText>
        </w:r>
      </w:del>
    </w:p>
    <w:p w:rsidR="00467AAD" w:rsidDel="00E36145" w:rsidRDefault="00467AAD" w:rsidP="00467AAD">
      <w:pPr>
        <w:rPr>
          <w:del w:id="850" w:author="Philips" w:date="2017-02-24T18:37:00Z"/>
        </w:rPr>
      </w:pPr>
      <w:del w:id="851" w:author="Philips" w:date="2017-02-24T18:37:00Z">
        <w:r w:rsidDel="00E36145">
          <w:delText>View hosts all the UI controls needed by the end-user to interact with the application. Its job is to monitor end-user moments and pass the information to the controller for further handling. View handles the event notification received from the Model and may request for any new data required to render it on the screen. However, in some variations, Controller can be designated to retrieve dataset from the Model, format it and send it to the View. Here the View’s job is to render the data received from the Controller without any other processing.</w:delText>
        </w:r>
      </w:del>
    </w:p>
    <w:p w:rsidR="00467AAD" w:rsidDel="00E36145" w:rsidRDefault="00467AAD" w:rsidP="000E5ED1">
      <w:pPr>
        <w:pStyle w:val="Heading5"/>
        <w:rPr>
          <w:del w:id="852" w:author="Philips" w:date="2017-02-24T18:37:00Z"/>
        </w:rPr>
      </w:pPr>
      <w:del w:id="853" w:author="Philips" w:date="2017-02-24T18:37:00Z">
        <w:r w:rsidDel="00E36145">
          <w:delText>Controller</w:delText>
        </w:r>
      </w:del>
    </w:p>
    <w:p w:rsidR="00467AAD" w:rsidDel="00E36145" w:rsidRDefault="00467AAD" w:rsidP="00467AAD">
      <w:pPr>
        <w:rPr>
          <w:del w:id="854" w:author="Philips" w:date="2017-02-24T18:37:00Z"/>
        </w:rPr>
      </w:pPr>
      <w:del w:id="855" w:author="Philips" w:date="2017-02-24T18:37:00Z">
        <w:r w:rsidDel="00E36145">
          <w:delText>Controller can be imagined as an extension or a personal assistant to the View. All the events originated from the view is handled by the Controller. Controller also informs the Model on behalf of view that some events happened on the View and some new data might be required.</w:delText>
        </w:r>
      </w:del>
    </w:p>
    <w:p w:rsidR="000E5ED1" w:rsidRDefault="000E5ED1" w:rsidP="000E5ED1">
      <w:pPr>
        <w:pStyle w:val="Heading4"/>
      </w:pPr>
      <w:r>
        <w:t>MVP</w:t>
      </w:r>
      <w:r w:rsidR="00986899">
        <w:t xml:space="preserve"> Pattern</w:t>
      </w:r>
    </w:p>
    <w:p w:rsidR="000E5ED1" w:rsidRDefault="000E5ED1" w:rsidP="000E5ED1">
      <w:pPr>
        <w:rPr>
          <w:shd w:val="clear" w:color="auto" w:fill="FFFFFF"/>
        </w:rPr>
      </w:pPr>
      <w:r>
        <w:t>MVP is a type of software architectural pattern</w:t>
      </w:r>
      <w:del w:id="856" w:author="Philips" w:date="2017-02-24T18:53:00Z">
        <w:r w:rsidDel="0041302A">
          <w:delText xml:space="preserve"> used in iOS</w:delText>
        </w:r>
      </w:del>
      <w:r>
        <w:t>.</w:t>
      </w:r>
      <w:r>
        <w:rPr>
          <w:shd w:val="clear" w:color="auto" w:fill="FFFFFF"/>
        </w:rPr>
        <w:t xml:space="preserve"> </w:t>
      </w:r>
      <w:del w:id="857" w:author="Philips" w:date="2017-02-24T18:53:00Z">
        <w:r w:rsidDel="0041302A">
          <w:rPr>
            <w:shd w:val="clear" w:color="auto" w:fill="FFFFFF"/>
          </w:rPr>
          <w:delText xml:space="preserve">An MVP system is an evolved version of MVC. </w:delText>
        </w:r>
      </w:del>
      <w:r>
        <w:rPr>
          <w:shd w:val="clear" w:color="auto" w:fill="FFFFFF"/>
        </w:rPr>
        <w:t>MVP consists of 3 layers, namely Model, View, and Presenter. In this pattern, View receives the UI events and calls the Presenter as needed. Presenter is also responsible for updating the View with the new data generated by Model.</w:t>
      </w:r>
      <w:r w:rsidR="00B3792E">
        <w:rPr>
          <w:shd w:val="clear" w:color="auto" w:fill="FFFFFF"/>
        </w:rPr>
        <w:t xml:space="preserve"> The figure below shows the relation among the three</w:t>
      </w:r>
      <w:r w:rsidR="0092701C">
        <w:rPr>
          <w:shd w:val="clear" w:color="auto" w:fill="FFFFFF"/>
        </w:rPr>
        <w:t xml:space="preserve"> layers</w:t>
      </w:r>
      <w:r w:rsidR="00B3792E">
        <w:rPr>
          <w:shd w:val="clear" w:color="auto" w:fill="FFFFFF"/>
        </w:rPr>
        <w:t>.</w:t>
      </w:r>
    </w:p>
    <w:p w:rsidR="003F3653" w:rsidRPr="000E5ED1" w:rsidRDefault="00E36145">
      <w:pPr>
        <w:tabs>
          <w:tab w:val="left" w:pos="2482"/>
        </w:tabs>
        <w:pPrChange w:id="858" w:author="Philips" w:date="2017-02-24T18:37:00Z">
          <w:pPr/>
        </w:pPrChange>
      </w:pPr>
      <w:ins w:id="859" w:author="Philips" w:date="2017-02-24T18:37:00Z">
        <w:r>
          <w:tab/>
        </w:r>
      </w:ins>
    </w:p>
    <w:p w:rsidR="0080012C" w:rsidRDefault="00F25FB2" w:rsidP="0080012C">
      <w:r>
        <w:rPr>
          <w:noProof/>
        </w:rPr>
        <w:lastRenderedPageBreak/>
        <w:drawing>
          <wp:inline distT="0" distB="0" distL="0" distR="0" wp14:anchorId="4BEF8F6B" wp14:editId="405DDB41">
            <wp:extent cx="6122035" cy="820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820420"/>
                    </a:xfrm>
                    <a:prstGeom prst="rect">
                      <a:avLst/>
                    </a:prstGeom>
                  </pic:spPr>
                </pic:pic>
              </a:graphicData>
            </a:graphic>
          </wp:inline>
        </w:drawing>
      </w:r>
    </w:p>
    <w:p w:rsidR="0092701C" w:rsidDel="0041302A" w:rsidRDefault="0092701C" w:rsidP="0080012C">
      <w:pPr>
        <w:rPr>
          <w:del w:id="860" w:author="Philips" w:date="2017-02-24T18:54:00Z"/>
        </w:rPr>
      </w:pPr>
      <w:del w:id="861" w:author="Philips" w:date="2017-02-24T18:54:00Z">
        <w:r w:rsidDel="0041302A">
          <w:delText>The purpose of Model and View layers</w:delText>
        </w:r>
        <w:r w:rsidR="00E67D66" w:rsidDel="0041302A">
          <w:delText xml:space="preserve"> is same as that of MVC pattern.</w:delText>
        </w:r>
      </w:del>
    </w:p>
    <w:p w:rsidR="000A79A1" w:rsidRDefault="000A79A1" w:rsidP="000A79A1">
      <w:pPr>
        <w:pStyle w:val="Heading5"/>
      </w:pPr>
      <w:r>
        <w:t>Model</w:t>
      </w:r>
    </w:p>
    <w:p w:rsidR="000A79A1" w:rsidRDefault="000A79A1" w:rsidP="000A79A1">
      <w:r w:rsidRPr="000A79A1">
        <w:t>Model can be thought of as the interface to the data. Any part of the program</w:t>
      </w:r>
      <w:r w:rsidR="0092701C">
        <w:t>,</w:t>
      </w:r>
      <w:r w:rsidRPr="000A79A1">
        <w:t xml:space="preserve"> which needs some data to work on</w:t>
      </w:r>
      <w:r w:rsidR="0092701C">
        <w:t>,</w:t>
      </w:r>
      <w:r w:rsidRPr="000A79A1">
        <w:t xml:space="preserve"> must go through the interface or functions defined. Typically, model houses all the validation routines for the data submitted by the end user</w:t>
      </w:r>
      <w:r>
        <w:t>.</w:t>
      </w:r>
    </w:p>
    <w:p w:rsidR="000A79A1" w:rsidRDefault="000A79A1" w:rsidP="000A79A1">
      <w:pPr>
        <w:pStyle w:val="Heading5"/>
      </w:pPr>
      <w:r>
        <w:t>View</w:t>
      </w:r>
    </w:p>
    <w:p w:rsidR="000A79A1" w:rsidRDefault="000A79A1" w:rsidP="000A79A1">
      <w:r w:rsidRPr="000A79A1">
        <w:t>View, as the name implies, is the part where end user interacts. A program may have any number of views.</w:t>
      </w:r>
    </w:p>
    <w:p w:rsidR="000A79A1" w:rsidRDefault="000A79A1" w:rsidP="000A79A1">
      <w:pPr>
        <w:pStyle w:val="Heading5"/>
      </w:pPr>
      <w:r>
        <w:t>Presenter</w:t>
      </w:r>
    </w:p>
    <w:p w:rsidR="000A79A1" w:rsidRDefault="000A79A1" w:rsidP="000A79A1">
      <w:pPr>
        <w:rPr>
          <w:ins w:id="862" w:author="Philips" w:date="2017-02-24T19:25:00Z"/>
        </w:rPr>
      </w:pPr>
      <w:r w:rsidRPr="000A79A1">
        <w:t>Presenter acts as an intermediary to make the decoupling possible. All the business logic required for responding to a user event is written inside the Presenter layer. Typically the view only has the event handler and the logic to call the appropriate presenter functions, helping the person working on the view to concentrate upon designing the user interface without worrying about the code behind file. Presenter is also responsible for retrieving the requested data from the model and formats it so that the view can render it without any overhead.</w:t>
      </w:r>
    </w:p>
    <w:p w:rsidR="00BD41EF" w:rsidRDefault="00BD41EF" w:rsidP="000A79A1">
      <w:ins w:id="863" w:author="Philips" w:date="2017-02-24T19:25:00Z">
        <w:r>
          <w:t>Each presenter interacts with Flow manager to transition to different state or take necessary actions.</w:t>
        </w:r>
      </w:ins>
    </w:p>
    <w:p w:rsidR="004D17E7" w:rsidRDefault="0041302A" w:rsidP="004D17E7">
      <w:pPr>
        <w:pStyle w:val="Heading3"/>
      </w:pPr>
      <w:bookmarkStart w:id="864" w:name="_Toc483325088"/>
      <w:proofErr w:type="gramStart"/>
      <w:ins w:id="865" w:author="Philips" w:date="2017-02-24T18:54:00Z">
        <w:r>
          <w:t>uApp</w:t>
        </w:r>
        <w:proofErr w:type="gramEnd"/>
        <w:r>
          <w:t xml:space="preserve"> Development Rules</w:t>
        </w:r>
      </w:ins>
      <w:bookmarkEnd w:id="864"/>
      <w:del w:id="866" w:author="Philips" w:date="2017-02-24T18:54:00Z">
        <w:r w:rsidR="004D17E7" w:rsidDel="0041302A">
          <w:delText>Device Constraints</w:delText>
        </w:r>
      </w:del>
    </w:p>
    <w:p w:rsidR="0041302A" w:rsidRPr="004D17E7" w:rsidRDefault="0041302A" w:rsidP="0041302A">
      <w:pPr>
        <w:rPr>
          <w:ins w:id="867" w:author="Philips" w:date="2017-02-24T19:00:00Z"/>
        </w:rPr>
      </w:pPr>
      <w:proofErr w:type="gramStart"/>
      <w:ins w:id="868" w:author="Philips" w:date="2017-02-24T19:00:00Z">
        <w:r>
          <w:t>uApp</w:t>
        </w:r>
        <w:proofErr w:type="gramEnd"/>
        <w:r>
          <w:t xml:space="preserve"> framework defines standard set of interfaces which every micro app has to implement.</w:t>
        </w:r>
      </w:ins>
    </w:p>
    <w:p w:rsidR="004D17E7" w:rsidRDefault="004D17E7" w:rsidP="004D17E7">
      <w:pPr>
        <w:rPr>
          <w:ins w:id="869" w:author="Philips" w:date="2017-02-24T19:00:00Z"/>
        </w:rPr>
      </w:pPr>
      <w:del w:id="870" w:author="Philips" w:date="2017-02-24T18:56:00Z">
        <w:r w:rsidDel="0041302A">
          <w:delText>Desc</w:delText>
        </w:r>
      </w:del>
      <w:ins w:id="871" w:author="Philips" w:date="2017-02-24T18:56:00Z">
        <w:r w:rsidR="0041302A">
          <w:t xml:space="preserve">Any micro app developed should </w:t>
        </w:r>
      </w:ins>
      <w:ins w:id="872" w:author="Philips" w:date="2017-02-24T18:58:00Z">
        <w:r w:rsidR="0041302A">
          <w:t>follow</w:t>
        </w:r>
      </w:ins>
      <w:ins w:id="873" w:author="Philips" w:date="2017-02-24T18:56:00Z">
        <w:r w:rsidR="0041302A">
          <w:t xml:space="preserve"> </w:t>
        </w:r>
      </w:ins>
      <w:ins w:id="874" w:author="Philips" w:date="2017-02-24T18:58:00Z">
        <w:r w:rsidR="0041302A">
          <w:t>the guidelines as mentioned in uApp Framework guidelines document.</w:t>
        </w:r>
      </w:ins>
    </w:p>
    <w:p w:rsidR="0041302A" w:rsidRDefault="0041302A" w:rsidP="004D17E7">
      <w:pPr>
        <w:rPr>
          <w:ins w:id="875" w:author="Philips" w:date="2017-02-24T18:58:00Z"/>
        </w:rPr>
      </w:pPr>
      <w:ins w:id="876" w:author="Philips" w:date="2017-02-24T19:00:00Z">
        <w:r>
          <w:t xml:space="preserve">Please refer </w:t>
        </w:r>
      </w:ins>
      <w:ins w:id="877" w:author="Philips" w:date="2017-03-05T19:26:00Z">
        <w:r w:rsidR="00A65D9F">
          <w:t xml:space="preserve">uApp framework design guidelines </w:t>
        </w:r>
      </w:ins>
      <w:ins w:id="878" w:author="Philips" w:date="2017-02-24T19:00:00Z">
        <w:r>
          <w:t>document for more details.</w:t>
        </w:r>
      </w:ins>
    </w:p>
    <w:p w:rsidR="0041302A" w:rsidRPr="004D17E7" w:rsidDel="0041302A" w:rsidRDefault="0041302A" w:rsidP="004D17E7">
      <w:pPr>
        <w:rPr>
          <w:del w:id="879" w:author="Philips" w:date="2017-02-24T19:00:00Z"/>
        </w:rPr>
      </w:pPr>
      <w:bookmarkStart w:id="880" w:name="_Toc477110573"/>
      <w:bookmarkStart w:id="881" w:name="_Toc477110694"/>
      <w:bookmarkStart w:id="882" w:name="_Toc477110770"/>
      <w:bookmarkStart w:id="883" w:name="_Toc483075552"/>
      <w:bookmarkStart w:id="884" w:name="_Toc483310998"/>
      <w:bookmarkStart w:id="885" w:name="_Toc483311366"/>
      <w:bookmarkStart w:id="886" w:name="_Toc483324804"/>
      <w:bookmarkStart w:id="887" w:name="_Toc483325089"/>
      <w:bookmarkEnd w:id="880"/>
      <w:bookmarkEnd w:id="881"/>
      <w:bookmarkEnd w:id="882"/>
      <w:bookmarkEnd w:id="883"/>
      <w:bookmarkEnd w:id="884"/>
      <w:bookmarkEnd w:id="885"/>
      <w:bookmarkEnd w:id="886"/>
      <w:bookmarkEnd w:id="887"/>
    </w:p>
    <w:p w:rsidR="004D17E7" w:rsidRDefault="004D17E7" w:rsidP="004D17E7">
      <w:pPr>
        <w:pStyle w:val="Heading3"/>
      </w:pPr>
      <w:bookmarkStart w:id="888" w:name="_Toc483325090"/>
      <w:r>
        <w:t>Execution Architecture</w:t>
      </w:r>
      <w:bookmarkEnd w:id="888"/>
    </w:p>
    <w:p w:rsidR="004D17E7" w:rsidRDefault="00D5636C" w:rsidP="00D5636C">
      <w:pPr>
        <w:pStyle w:val="Heading4"/>
      </w:pPr>
      <w:r>
        <w:t>Rules</w:t>
      </w:r>
    </w:p>
    <w:p w:rsidR="00D5636C" w:rsidRDefault="00C51843" w:rsidP="00C51843">
      <w:pPr>
        <w:pStyle w:val="Heading5"/>
      </w:pPr>
      <w:r w:rsidRPr="00C51843">
        <w:t>General rules for developing with the platform</w:t>
      </w:r>
    </w:p>
    <w:p w:rsidR="00C51843" w:rsidRDefault="00C51843" w:rsidP="00C51843">
      <w:r>
        <w:t>Solutions that develop on top of the platform shall comply with the rules below.</w:t>
      </w:r>
    </w:p>
    <w:p w:rsidR="00C51843" w:rsidRDefault="00C51843" w:rsidP="004912BD">
      <w:pPr>
        <w:pStyle w:val="ListParagraph"/>
        <w:numPr>
          <w:ilvl w:val="0"/>
          <w:numId w:val="27"/>
        </w:numPr>
      </w:pPr>
      <w:r>
        <w:t>The platform SHALL be used as a whole as far as applicable for the solution at hand</w:t>
      </w:r>
    </w:p>
    <w:p w:rsidR="00C51843" w:rsidRDefault="00C51843" w:rsidP="004912BD">
      <w:pPr>
        <w:pStyle w:val="ListParagraph"/>
        <w:numPr>
          <w:ilvl w:val="1"/>
          <w:numId w:val="27"/>
        </w:numPr>
      </w:pPr>
      <w:r>
        <w:t>FrontEnds required for a solution use the</w:t>
      </w:r>
      <w:ins w:id="889" w:author="Philips" w:date="2017-02-24T19:02:00Z">
        <w:r w:rsidR="0041302A">
          <w:t xml:space="preserve"> Ref </w:t>
        </w:r>
      </w:ins>
      <w:del w:id="890" w:author="Philips" w:date="2017-02-24T19:02:00Z">
        <w:r w:rsidDel="0041302A">
          <w:delText xml:space="preserve"> c</w:delText>
        </w:r>
      </w:del>
      <w:del w:id="891" w:author="Philips" w:date="2017-02-24T19:01:00Z">
        <w:r w:rsidDel="0041302A">
          <w:delText>omplete Base</w:delText>
        </w:r>
      </w:del>
      <w:r>
        <w:t>App supplied by the platform</w:t>
      </w:r>
    </w:p>
    <w:p w:rsidR="00C51843" w:rsidRDefault="00C51843" w:rsidP="004912BD">
      <w:pPr>
        <w:pStyle w:val="ListParagraph"/>
        <w:numPr>
          <w:ilvl w:val="1"/>
          <w:numId w:val="27"/>
        </w:numPr>
      </w:pPr>
      <w:r>
        <w:t>All solutions SHALL include the OneBackEnd as a whole, not as individual services.</w:t>
      </w:r>
    </w:p>
    <w:p w:rsidR="00C51843" w:rsidRDefault="00C51843" w:rsidP="004912BD">
      <w:pPr>
        <w:pStyle w:val="ListParagraph"/>
        <w:numPr>
          <w:ilvl w:val="1"/>
          <w:numId w:val="27"/>
        </w:numPr>
      </w:pPr>
      <w:r>
        <w:t>Connectivity components (BLE, WIFI) need to be included when devices with that connectivity technology are part of the solution</w:t>
      </w:r>
    </w:p>
    <w:p w:rsidR="00C51843" w:rsidRDefault="00C51843" w:rsidP="004912BD">
      <w:pPr>
        <w:pStyle w:val="ListParagraph"/>
        <w:numPr>
          <w:ilvl w:val="1"/>
          <w:numId w:val="27"/>
        </w:numPr>
      </w:pPr>
      <w:r>
        <w:t>In specific cases with explicit agreement, individual components can be used. E.g. the UI Toolkit</w:t>
      </w:r>
    </w:p>
    <w:p w:rsidR="00C51843" w:rsidRDefault="00C51843" w:rsidP="004912BD">
      <w:pPr>
        <w:pStyle w:val="ListParagraph"/>
        <w:numPr>
          <w:ilvl w:val="0"/>
          <w:numId w:val="27"/>
        </w:numPr>
      </w:pPr>
      <w:r>
        <w:t xml:space="preserve">In case a solution needs </w:t>
      </w:r>
      <w:proofErr w:type="gramStart"/>
      <w:r>
        <w:t>a certain</w:t>
      </w:r>
      <w:proofErr w:type="gramEnd"/>
      <w:r>
        <w:t xml:space="preserve"> functionality it SHALL use the platform component that supports that functionality, if available.</w:t>
      </w:r>
    </w:p>
    <w:p w:rsidR="00C51843" w:rsidRDefault="00C51843" w:rsidP="004912BD">
      <w:pPr>
        <w:pStyle w:val="ListParagraph"/>
        <w:numPr>
          <w:ilvl w:val="1"/>
          <w:numId w:val="27"/>
        </w:numPr>
      </w:pPr>
      <w:r>
        <w:t>Rationale is the drive for reuse, quality, harmonization of UX, concepts and behaviors.</w:t>
      </w:r>
    </w:p>
    <w:p w:rsidR="00C51843" w:rsidRDefault="00C51843" w:rsidP="004912BD">
      <w:pPr>
        <w:pStyle w:val="ListParagraph"/>
        <w:numPr>
          <w:ilvl w:val="1"/>
          <w:numId w:val="27"/>
        </w:numPr>
      </w:pPr>
      <w:r>
        <w:t>This is a general rule that covers all artifacts such as infrastructure, connectivity, µServices, µApps, toolkits, SDKs.</w:t>
      </w:r>
    </w:p>
    <w:p w:rsidR="00C51843" w:rsidRDefault="00C51843" w:rsidP="004912BD">
      <w:pPr>
        <w:pStyle w:val="ListParagraph"/>
        <w:numPr>
          <w:ilvl w:val="1"/>
          <w:numId w:val="27"/>
        </w:numPr>
      </w:pPr>
      <w:r>
        <w:t>This also holds for components that after mutual agreement have been harvested into the platform from that same solution.</w:t>
      </w:r>
    </w:p>
    <w:p w:rsidR="00C51843" w:rsidRDefault="00C51843" w:rsidP="004912BD">
      <w:pPr>
        <w:pStyle w:val="ListParagraph"/>
        <w:numPr>
          <w:ilvl w:val="0"/>
          <w:numId w:val="27"/>
        </w:numPr>
      </w:pPr>
      <w:r>
        <w:t xml:space="preserve">Solution specific µApps and µServices SHALL to comply to the rules </w:t>
      </w:r>
      <w:del w:id="892" w:author="Philips" w:date="2017-02-24T19:03:00Z">
        <w:r w:rsidDel="00565B53">
          <w:delText>in section 7.5 and 7.9 respectively.</w:delText>
        </w:r>
      </w:del>
      <w:ins w:id="893" w:author="Philips" w:date="2017-02-24T19:04:00Z">
        <w:r w:rsidR="00565B53">
          <w:t>defined in uApp framework document</w:t>
        </w:r>
      </w:ins>
    </w:p>
    <w:p w:rsidR="00C51843" w:rsidRDefault="00C51843" w:rsidP="004912BD">
      <w:pPr>
        <w:pStyle w:val="ListParagraph"/>
        <w:numPr>
          <w:ilvl w:val="1"/>
          <w:numId w:val="27"/>
        </w:numPr>
      </w:pPr>
      <w:r>
        <w:lastRenderedPageBreak/>
        <w:t xml:space="preserve">This includes the mandatory use of AppInfra, UI Toolkit, </w:t>
      </w:r>
      <w:proofErr w:type="gramStart"/>
      <w:ins w:id="894" w:author="Philips" w:date="2017-02-24T19:04:00Z">
        <w:r w:rsidR="00565B53">
          <w:t>u</w:t>
        </w:r>
      </w:ins>
      <w:r>
        <w:t>AppFWK</w:t>
      </w:r>
      <w:proofErr w:type="gramEnd"/>
      <w:r>
        <w:t>.</w:t>
      </w:r>
    </w:p>
    <w:p w:rsidR="00C51843" w:rsidRDefault="00C51843" w:rsidP="004912BD">
      <w:pPr>
        <w:pStyle w:val="ListParagraph"/>
        <w:numPr>
          <w:ilvl w:val="0"/>
          <w:numId w:val="27"/>
        </w:numPr>
      </w:pPr>
      <w:r>
        <w:t>The latest platform version SHALL be adopted at least once a year or for any major new versions of the Mobile and Web Apps and new devices as part of the solution.</w:t>
      </w:r>
    </w:p>
    <w:p w:rsidR="00C51843" w:rsidRDefault="00C51843" w:rsidP="004912BD">
      <w:pPr>
        <w:pStyle w:val="ListParagraph"/>
        <w:numPr>
          <w:ilvl w:val="1"/>
          <w:numId w:val="27"/>
        </w:numPr>
      </w:pPr>
      <w:r>
        <w:t xml:space="preserve">Rationale is to a) limit the number of platform versions to support b) maintain the harmonization and uniformity across the health continuum c) prevent buildup of technical debt. </w:t>
      </w:r>
    </w:p>
    <w:p w:rsidR="00C51843" w:rsidDel="00565B53" w:rsidRDefault="00C51843" w:rsidP="004912BD">
      <w:pPr>
        <w:pStyle w:val="ListParagraph"/>
        <w:numPr>
          <w:ilvl w:val="1"/>
          <w:numId w:val="27"/>
        </w:numPr>
        <w:rPr>
          <w:del w:id="895" w:author="Philips" w:date="2017-02-24T19:05:00Z"/>
        </w:rPr>
      </w:pPr>
      <w:del w:id="896" w:author="Philips" w:date="2017-02-24T19:05:00Z">
        <w:r w:rsidDel="00565B53">
          <w:delText>Note that a digital proposition without such roadmap of updates is basically end of life.</w:delText>
        </w:r>
      </w:del>
    </w:p>
    <w:p w:rsidR="00C51843" w:rsidRDefault="00C51843" w:rsidP="004912BD">
      <w:pPr>
        <w:pStyle w:val="ListParagraph"/>
        <w:numPr>
          <w:ilvl w:val="0"/>
          <w:numId w:val="27"/>
        </w:numPr>
      </w:pPr>
      <w:r>
        <w:t xml:space="preserve">Mobile Apps and Devices SHALL log their version information. </w:t>
      </w:r>
    </w:p>
    <w:p w:rsidR="00C51843" w:rsidRDefault="00C51843" w:rsidP="004912BD">
      <w:pPr>
        <w:pStyle w:val="ListParagraph"/>
        <w:numPr>
          <w:ilvl w:val="1"/>
          <w:numId w:val="27"/>
        </w:numPr>
      </w:pPr>
      <w:r>
        <w:t>Rationale is to be able to execute the deprecation process</w:t>
      </w:r>
    </w:p>
    <w:p w:rsidR="00C51843" w:rsidRDefault="00C51843" w:rsidP="00C51843">
      <w:pPr>
        <w:pStyle w:val="Heading5"/>
      </w:pPr>
      <w:bookmarkStart w:id="897" w:name="_Toc469067358"/>
      <w:r>
        <w:t>Platform inclusion rules</w:t>
      </w:r>
      <w:bookmarkEnd w:id="897"/>
    </w:p>
    <w:p w:rsidR="00A65D9F" w:rsidRDefault="00C51843" w:rsidP="00C51843">
      <w:pPr>
        <w:rPr>
          <w:ins w:id="898" w:author="Philips" w:date="2017-03-05T19:29:00Z"/>
        </w:rPr>
      </w:pPr>
      <w:r w:rsidRPr="00C51843">
        <w:t xml:space="preserve">Components can be part of the platform if </w:t>
      </w:r>
    </w:p>
    <w:p w:rsidR="00A65D9F" w:rsidRDefault="00C51843" w:rsidP="00C51843">
      <w:pPr>
        <w:rPr>
          <w:ins w:id="899" w:author="Philips" w:date="2017-03-05T19:29:00Z"/>
        </w:rPr>
      </w:pPr>
      <w:r w:rsidRPr="00C51843">
        <w:t xml:space="preserve">a) </w:t>
      </w:r>
      <w:del w:id="900" w:author="Philips" w:date="2017-03-05T19:30:00Z">
        <w:r w:rsidRPr="00C51843" w:rsidDel="00A65D9F">
          <w:delText>t</w:delText>
        </w:r>
      </w:del>
      <w:ins w:id="901" w:author="Philips" w:date="2017-03-08T12:12:00Z">
        <w:r w:rsidR="005F67BE">
          <w:t>If there are common functionalities which caters to different business needs.</w:t>
        </w:r>
      </w:ins>
      <w:del w:id="902" w:author="Philips" w:date="2017-03-08T12:12:00Z">
        <w:r w:rsidRPr="00C51843" w:rsidDel="005F67BE">
          <w:delText>here are</w:delText>
        </w:r>
      </w:del>
      <w:del w:id="903" w:author="Philips" w:date="2017-03-05T19:29:00Z">
        <w:r w:rsidRPr="00C51843" w:rsidDel="00A65D9F">
          <w:delText xml:space="preserve"> (will be)</w:delText>
        </w:r>
      </w:del>
      <w:del w:id="904" w:author="Philips" w:date="2017-03-08T12:12:00Z">
        <w:r w:rsidRPr="00C51843" w:rsidDel="005F67BE">
          <w:delText xml:space="preserve"> multiple solutions from multiple businesses needing the components</w:delText>
        </w:r>
      </w:del>
    </w:p>
    <w:p w:rsidR="00A65D9F" w:rsidRDefault="00C51843" w:rsidP="00C51843">
      <w:pPr>
        <w:rPr>
          <w:ins w:id="905" w:author="Philips" w:date="2017-03-05T19:29:00Z"/>
        </w:rPr>
      </w:pPr>
      <w:del w:id="906" w:author="Philips" w:date="2017-03-05T19:29:00Z">
        <w:r w:rsidRPr="00C51843" w:rsidDel="00A65D9F">
          <w:delText xml:space="preserve"> </w:delText>
        </w:r>
      </w:del>
      <w:r w:rsidRPr="00C51843">
        <w:t xml:space="preserve">b) </w:t>
      </w:r>
      <w:ins w:id="907" w:author="Philips" w:date="2017-03-05T19:30:00Z">
        <w:r w:rsidR="00A65D9F">
          <w:t>T</w:t>
        </w:r>
      </w:ins>
      <w:del w:id="908" w:author="Philips" w:date="2017-03-05T19:30:00Z">
        <w:r w:rsidRPr="00C51843" w:rsidDel="00A65D9F">
          <w:delText>t</w:delText>
        </w:r>
      </w:del>
      <w:r w:rsidRPr="00C51843">
        <w:t xml:space="preserve">he component complies </w:t>
      </w:r>
      <w:proofErr w:type="gramStart"/>
      <w:r w:rsidRPr="00C51843">
        <w:t>to</w:t>
      </w:r>
      <w:proofErr w:type="gramEnd"/>
      <w:r w:rsidRPr="00C51843">
        <w:t xml:space="preserve"> the other architectural rules as stated below.</w:t>
      </w:r>
    </w:p>
    <w:p w:rsidR="00C51843" w:rsidRDefault="00A65D9F" w:rsidP="00C51843">
      <w:ins w:id="909" w:author="Philips" w:date="2017-03-05T19:29:00Z">
        <w:r>
          <w:t xml:space="preserve">c) </w:t>
        </w:r>
      </w:ins>
      <w:r w:rsidR="00C51843" w:rsidRPr="00C51843">
        <w:t xml:space="preserve"> Actual inclusion and timing thereof will be determined by the governance.</w:t>
      </w:r>
    </w:p>
    <w:p w:rsidR="003441ED" w:rsidRPr="00C51843" w:rsidRDefault="003441ED" w:rsidP="00C51843"/>
    <w:p w:rsidR="00D5636C" w:rsidDel="00BE3C02" w:rsidRDefault="00D5636C" w:rsidP="00D5636C">
      <w:pPr>
        <w:pStyle w:val="Heading4"/>
        <w:rPr>
          <w:del w:id="910" w:author="Philips" w:date="2017-03-12T19:11:00Z"/>
        </w:rPr>
      </w:pPr>
      <w:del w:id="911" w:author="Philips" w:date="2017-03-12T19:11:00Z">
        <w:r w:rsidDel="00BE3C02">
          <w:delText>Guidelines</w:delText>
        </w:r>
      </w:del>
    </w:p>
    <w:p w:rsidR="00D5636C" w:rsidRPr="00D5636C" w:rsidRDefault="00D5636C" w:rsidP="00D5636C"/>
    <w:p w:rsidR="00AF133D" w:rsidRDefault="00AF133D">
      <w:pPr>
        <w:pStyle w:val="Heading5"/>
        <w:pPrChange w:id="912" w:author="Philips" w:date="2017-03-12T19:11:00Z">
          <w:pPr>
            <w:pStyle w:val="Heading4"/>
          </w:pPr>
        </w:pPrChange>
      </w:pPr>
      <w:r>
        <w:t>Execution Parameters</w:t>
      </w:r>
    </w:p>
    <w:p w:rsidR="00AF133D" w:rsidRDefault="00AF133D">
      <w:pPr>
        <w:pStyle w:val="Heading6"/>
        <w:pPrChange w:id="913" w:author="Philips" w:date="2017-03-12T19:12:00Z">
          <w:pPr>
            <w:pStyle w:val="Heading5"/>
          </w:pPr>
        </w:pPrChange>
      </w:pPr>
      <w:r>
        <w:t>Threading</w:t>
      </w:r>
    </w:p>
    <w:p w:rsidR="00AF133D" w:rsidRPr="00AF133D" w:rsidRDefault="00AF133D" w:rsidP="00AF133D">
      <w:r w:rsidRPr="00AF133D">
        <w:t xml:space="preserve">A thread is a basic unit of CPU utilization, consisting of a program counter, a stack, and a set of registers, </w:t>
      </w:r>
      <w:proofErr w:type="gramStart"/>
      <w:r w:rsidRPr="00AF133D">
        <w:t>( and</w:t>
      </w:r>
      <w:proofErr w:type="gramEnd"/>
      <w:r w:rsidRPr="00AF133D">
        <w:t xml:space="preserve"> a thread ID. ). Threads are very useful in modern programming whenever a process has multiple tasks to perform independently of the others. Particularly true when one of the tasks may block, and it is desired to allow the other tasks to proceed without blocking.</w:t>
      </w:r>
    </w:p>
    <w:p w:rsidR="00AF133D" w:rsidRDefault="00AF133D" w:rsidP="00AF133D">
      <w:r w:rsidRPr="00AF133D">
        <w:rPr>
          <w:b/>
        </w:rPr>
        <w:t>Benefits of Threading</w:t>
      </w:r>
      <w:r w:rsidRPr="00AF133D">
        <w:t xml:space="preserve">: </w:t>
      </w:r>
    </w:p>
    <w:p w:rsidR="00AF133D" w:rsidRPr="00AF133D" w:rsidRDefault="00AF133D" w:rsidP="00AF133D">
      <w:r w:rsidRPr="00AF133D">
        <w:t>There are four major categories of benefits to multi-threading:</w:t>
      </w:r>
    </w:p>
    <w:p w:rsidR="00AF133D" w:rsidRPr="00AF133D" w:rsidRDefault="00AF133D" w:rsidP="004912BD">
      <w:pPr>
        <w:pStyle w:val="ListParagraph"/>
        <w:numPr>
          <w:ilvl w:val="0"/>
          <w:numId w:val="15"/>
        </w:numPr>
      </w:pPr>
      <w:r w:rsidRPr="00AF133D">
        <w:rPr>
          <w:b/>
        </w:rPr>
        <w:t>Responsiveness</w:t>
      </w:r>
      <w:r w:rsidRPr="00AF133D">
        <w:t xml:space="preserve"> - One thread may provide rapid response while other threads are blocked or slowed down doing intensive calculations.</w:t>
      </w:r>
    </w:p>
    <w:p w:rsidR="00AF133D" w:rsidRPr="00AF133D" w:rsidRDefault="00AF133D" w:rsidP="004912BD">
      <w:pPr>
        <w:pStyle w:val="ListParagraph"/>
        <w:numPr>
          <w:ilvl w:val="0"/>
          <w:numId w:val="15"/>
        </w:numPr>
      </w:pPr>
      <w:r w:rsidRPr="00AF133D">
        <w:rPr>
          <w:b/>
        </w:rPr>
        <w:t>Resource</w:t>
      </w:r>
      <w:r w:rsidRPr="00AF133D">
        <w:t xml:space="preserve"> sharing - By default threads share common code, data, and other resources, which allows multiple tasks to be performed simultaneously in a single address space.</w:t>
      </w:r>
    </w:p>
    <w:p w:rsidR="00AF133D" w:rsidRPr="00AF133D" w:rsidRDefault="00AF133D" w:rsidP="004912BD">
      <w:pPr>
        <w:pStyle w:val="ListParagraph"/>
        <w:numPr>
          <w:ilvl w:val="0"/>
          <w:numId w:val="15"/>
        </w:numPr>
      </w:pPr>
      <w:r w:rsidRPr="00AF133D">
        <w:rPr>
          <w:b/>
        </w:rPr>
        <w:t>Economy</w:t>
      </w:r>
      <w:r w:rsidRPr="00AF133D">
        <w:t xml:space="preserve"> - Creating and managing threads </w:t>
      </w:r>
      <w:proofErr w:type="gramStart"/>
      <w:r w:rsidRPr="00AF133D">
        <w:t>( and</w:t>
      </w:r>
      <w:proofErr w:type="gramEnd"/>
      <w:r w:rsidRPr="00AF133D">
        <w:t xml:space="preserve"> context switches between them ) is much faster than performing the same tasks for processes.</w:t>
      </w:r>
    </w:p>
    <w:p w:rsidR="00AF133D" w:rsidRPr="00AF133D" w:rsidRDefault="00AF133D" w:rsidP="004912BD">
      <w:pPr>
        <w:pStyle w:val="ListParagraph"/>
        <w:numPr>
          <w:ilvl w:val="0"/>
          <w:numId w:val="15"/>
        </w:numPr>
      </w:pPr>
      <w:r w:rsidRPr="00AF133D">
        <w:rPr>
          <w:b/>
        </w:rPr>
        <w:t>Scalability</w:t>
      </w:r>
      <w:r w:rsidRPr="00AF133D">
        <w:t xml:space="preserve">, i.e. Utilization of multiprocessor architectures - A single threaded process can only run on one CPU, no matter how many may be available, whereas the execution of a multi-threaded application may be split amongst available processors. </w:t>
      </w:r>
      <w:proofErr w:type="gramStart"/>
      <w:r w:rsidRPr="00AF133D">
        <w:t>( Note</w:t>
      </w:r>
      <w:proofErr w:type="gramEnd"/>
      <w:r w:rsidRPr="00AF133D">
        <w:t xml:space="preserve"> that single threaded processes can still benefit from multi-processor architectures when there are multiple processes contending for the CPU, i.e. when the load average is above some certain threshold. )</w:t>
      </w:r>
    </w:p>
    <w:p w:rsidR="00AF133D" w:rsidRDefault="00AF133D" w:rsidP="004912BD">
      <w:pPr>
        <w:pStyle w:val="ListParagraph"/>
        <w:numPr>
          <w:ilvl w:val="0"/>
          <w:numId w:val="15"/>
        </w:numPr>
      </w:pPr>
      <w:r w:rsidRPr="00AF133D">
        <w:t>Smoother Context Switching</w:t>
      </w:r>
    </w:p>
    <w:p w:rsidR="00167B6F" w:rsidRPr="00167B6F" w:rsidRDefault="00167B6F" w:rsidP="00167B6F">
      <w:r w:rsidRPr="00167B6F">
        <w:rPr>
          <w:b/>
        </w:rPr>
        <w:t>Challenges</w:t>
      </w:r>
      <w:r w:rsidRPr="00167B6F">
        <w:t>:</w:t>
      </w:r>
    </w:p>
    <w:p w:rsidR="00167B6F" w:rsidRPr="00167B6F" w:rsidRDefault="00167B6F" w:rsidP="004912BD">
      <w:pPr>
        <w:pStyle w:val="ListParagraph"/>
        <w:numPr>
          <w:ilvl w:val="0"/>
          <w:numId w:val="16"/>
        </w:numPr>
      </w:pPr>
      <w:r w:rsidRPr="00167B6F">
        <w:t>Security Issues: because of extensive sharing of resources between multiple threads.</w:t>
      </w:r>
    </w:p>
    <w:p w:rsidR="00167B6F" w:rsidRPr="00167B6F" w:rsidRDefault="00167B6F" w:rsidP="004912BD">
      <w:pPr>
        <w:pStyle w:val="ListParagraph"/>
        <w:numPr>
          <w:ilvl w:val="0"/>
          <w:numId w:val="16"/>
        </w:numPr>
      </w:pPr>
      <w:r w:rsidRPr="00167B6F">
        <w:t>Threading has a real cost to the program (and the system) in terms of memory use and performance ( thread cancellation is also a costly affair)</w:t>
      </w:r>
    </w:p>
    <w:p w:rsidR="00167B6F" w:rsidRPr="00167B6F" w:rsidRDefault="00167B6F" w:rsidP="004912BD">
      <w:pPr>
        <w:pStyle w:val="ListParagraph"/>
        <w:numPr>
          <w:ilvl w:val="0"/>
          <w:numId w:val="16"/>
        </w:numPr>
      </w:pPr>
      <w:r w:rsidRPr="00167B6F">
        <w:t>Difficulty of coding, testing and debugging</w:t>
      </w:r>
    </w:p>
    <w:p w:rsidR="00167B6F" w:rsidRPr="00167B6F" w:rsidRDefault="00167B6F" w:rsidP="004912BD">
      <w:pPr>
        <w:pStyle w:val="ListParagraph"/>
        <w:numPr>
          <w:ilvl w:val="0"/>
          <w:numId w:val="16"/>
        </w:numPr>
      </w:pPr>
      <w:r w:rsidRPr="00167B6F">
        <w:t>The task of managing concurrency among threads is difficult and has the potential to introduce new problems into an application</w:t>
      </w:r>
    </w:p>
    <w:p w:rsidR="00167B6F" w:rsidRPr="00167B6F" w:rsidRDefault="00167B6F" w:rsidP="00167B6F">
      <w:pPr>
        <w:rPr>
          <w:b/>
        </w:rPr>
      </w:pPr>
      <w:r w:rsidRPr="00167B6F">
        <w:rPr>
          <w:b/>
        </w:rPr>
        <w:t>Things to consider</w:t>
      </w:r>
    </w:p>
    <w:p w:rsidR="00167B6F" w:rsidRPr="00167B6F" w:rsidRDefault="00167B6F" w:rsidP="004912BD">
      <w:pPr>
        <w:pStyle w:val="ListParagraph"/>
        <w:numPr>
          <w:ilvl w:val="0"/>
          <w:numId w:val="17"/>
        </w:numPr>
      </w:pPr>
      <w:r w:rsidRPr="00167B6F">
        <w:t>Do not block the UI thread</w:t>
      </w:r>
    </w:p>
    <w:p w:rsidR="00167B6F" w:rsidRPr="00167B6F" w:rsidRDefault="00167B6F" w:rsidP="004912BD">
      <w:pPr>
        <w:pStyle w:val="ListParagraph"/>
        <w:numPr>
          <w:ilvl w:val="0"/>
          <w:numId w:val="17"/>
        </w:numPr>
      </w:pPr>
      <w:r w:rsidRPr="00167B6F">
        <w:t>Create threads judiciously</w:t>
      </w:r>
    </w:p>
    <w:p w:rsidR="00167B6F" w:rsidRPr="00167B6F" w:rsidRDefault="00167B6F" w:rsidP="004912BD">
      <w:pPr>
        <w:pStyle w:val="ListParagraph"/>
        <w:numPr>
          <w:ilvl w:val="0"/>
          <w:numId w:val="17"/>
        </w:numPr>
      </w:pPr>
      <w:r w:rsidRPr="00167B6F">
        <w:lastRenderedPageBreak/>
        <w:t>Network calls and processing should be done on the worker thread</w:t>
      </w:r>
    </w:p>
    <w:p w:rsidR="00167B6F" w:rsidRPr="00167B6F" w:rsidRDefault="00167B6F" w:rsidP="004912BD">
      <w:pPr>
        <w:pStyle w:val="ListParagraph"/>
        <w:numPr>
          <w:ilvl w:val="0"/>
          <w:numId w:val="17"/>
        </w:numPr>
      </w:pPr>
      <w:r w:rsidRPr="00167B6F">
        <w:t>Leave the priorities of the threads at their default values</w:t>
      </w:r>
    </w:p>
    <w:p w:rsidR="00167B6F" w:rsidRPr="00167B6F" w:rsidRDefault="00167B6F" w:rsidP="004912BD">
      <w:pPr>
        <w:pStyle w:val="ListParagraph"/>
        <w:numPr>
          <w:ilvl w:val="0"/>
          <w:numId w:val="17"/>
        </w:numPr>
      </w:pPr>
      <w:r w:rsidRPr="00167B6F">
        <w:t>Ensure thread handles the exception</w:t>
      </w:r>
    </w:p>
    <w:p w:rsidR="00167B6F" w:rsidRDefault="00167B6F" w:rsidP="004912BD">
      <w:pPr>
        <w:pStyle w:val="ListParagraph"/>
        <w:numPr>
          <w:ilvl w:val="0"/>
          <w:numId w:val="17"/>
        </w:numPr>
      </w:pPr>
      <w:r w:rsidRPr="00167B6F">
        <w:t>Do not access the Android UI toolkit from outside the UI thread</w:t>
      </w:r>
    </w:p>
    <w:p w:rsidR="00167B6F" w:rsidRDefault="00167B6F" w:rsidP="00167B6F">
      <w:pPr>
        <w:pStyle w:val="Heading5"/>
      </w:pPr>
      <w:r w:rsidRPr="00167B6F">
        <w:t>Memory Management</w:t>
      </w:r>
    </w:p>
    <w:p w:rsidR="00167B6F" w:rsidRPr="00167B6F" w:rsidRDefault="00167B6F" w:rsidP="00167B6F">
      <w:pPr>
        <w:rPr>
          <w:b/>
        </w:rPr>
      </w:pPr>
      <w:proofErr w:type="gramStart"/>
      <w:r w:rsidRPr="00167B6F">
        <w:rPr>
          <w:b/>
        </w:rPr>
        <w:t>iOS</w:t>
      </w:r>
      <w:proofErr w:type="gramEnd"/>
      <w:r w:rsidRPr="00167B6F">
        <w:rPr>
          <w:b/>
        </w:rPr>
        <w:t xml:space="preserve"> &amp; Swift</w:t>
      </w:r>
      <w:r>
        <w:rPr>
          <w:b/>
        </w:rPr>
        <w:t>:</w:t>
      </w:r>
    </w:p>
    <w:p w:rsidR="00167B6F" w:rsidRPr="00167B6F" w:rsidRDefault="00167B6F" w:rsidP="004912BD">
      <w:pPr>
        <w:pStyle w:val="ListParagraph"/>
        <w:numPr>
          <w:ilvl w:val="0"/>
          <w:numId w:val="18"/>
        </w:numPr>
      </w:pPr>
      <w:r w:rsidRPr="00167B6F">
        <w:t>Memory Management Issues</w:t>
      </w:r>
    </w:p>
    <w:p w:rsidR="00167B6F" w:rsidRPr="00167B6F" w:rsidRDefault="00167B6F" w:rsidP="004912BD">
      <w:pPr>
        <w:pStyle w:val="ListParagraph"/>
        <w:numPr>
          <w:ilvl w:val="1"/>
          <w:numId w:val="18"/>
        </w:numPr>
      </w:pPr>
      <w:r w:rsidRPr="00167B6F">
        <w:t>Freeing or over</w:t>
      </w:r>
      <w:r w:rsidR="00053616">
        <w:t>-</w:t>
      </w:r>
      <w:r w:rsidRPr="00167B6F">
        <w:t>writing data that is still in use. It causes memory corruption</w:t>
      </w:r>
    </w:p>
    <w:p w:rsidR="00167B6F" w:rsidRPr="00167B6F" w:rsidRDefault="00167B6F" w:rsidP="004912BD">
      <w:pPr>
        <w:pStyle w:val="ListParagraph"/>
        <w:numPr>
          <w:ilvl w:val="1"/>
          <w:numId w:val="18"/>
        </w:numPr>
      </w:pPr>
      <w:r w:rsidRPr="00167B6F">
        <w:t>Not freeing data that is no longer in use causes memory leaks</w:t>
      </w:r>
    </w:p>
    <w:p w:rsidR="00167B6F" w:rsidRPr="00167B6F" w:rsidRDefault="00167B6F" w:rsidP="004912BD">
      <w:pPr>
        <w:pStyle w:val="ListParagraph"/>
        <w:numPr>
          <w:ilvl w:val="0"/>
          <w:numId w:val="19"/>
        </w:numPr>
      </w:pPr>
      <w:r w:rsidRPr="00167B6F">
        <w:t>How it happens</w:t>
      </w:r>
    </w:p>
    <w:p w:rsidR="00167B6F" w:rsidRPr="00167B6F" w:rsidRDefault="00167B6F" w:rsidP="004912BD">
      <w:pPr>
        <w:pStyle w:val="ListParagraph"/>
        <w:numPr>
          <w:ilvl w:val="1"/>
          <w:numId w:val="19"/>
        </w:numPr>
      </w:pPr>
      <w:r w:rsidRPr="00167B6F">
        <w:t>Retain cycles (use weak instead of nonatomic)</w:t>
      </w:r>
    </w:p>
    <w:p w:rsidR="00167B6F" w:rsidRPr="00167B6F" w:rsidRDefault="00167B6F" w:rsidP="004912BD">
      <w:pPr>
        <w:pStyle w:val="ListParagraph"/>
        <w:numPr>
          <w:ilvl w:val="1"/>
          <w:numId w:val="19"/>
        </w:numPr>
      </w:pPr>
      <w:r w:rsidRPr="00167B6F">
        <w:t>Unnecessary caching (Caching is ideal for storing frequently accessed objects, and we were not frequently accessing these images)</w:t>
      </w:r>
    </w:p>
    <w:p w:rsidR="00167B6F" w:rsidRPr="00167B6F" w:rsidRDefault="00167B6F" w:rsidP="004912BD">
      <w:pPr>
        <w:pStyle w:val="ListParagraph"/>
        <w:numPr>
          <w:ilvl w:val="1"/>
          <w:numId w:val="19"/>
        </w:numPr>
      </w:pPr>
      <w:r w:rsidRPr="00167B6F">
        <w:t xml:space="preserve">Not knowing what ARC handles in C </w:t>
      </w:r>
    </w:p>
    <w:p w:rsidR="00167B6F" w:rsidRPr="00167B6F" w:rsidRDefault="00167B6F" w:rsidP="004912BD">
      <w:pPr>
        <w:pStyle w:val="ListParagraph"/>
        <w:numPr>
          <w:ilvl w:val="0"/>
          <w:numId w:val="19"/>
        </w:numPr>
      </w:pPr>
      <w:r w:rsidRPr="00167B6F">
        <w:t>Memory Management Rules</w:t>
      </w:r>
    </w:p>
    <w:p w:rsidR="00167B6F" w:rsidRPr="00167B6F" w:rsidRDefault="00167B6F" w:rsidP="004912BD">
      <w:pPr>
        <w:pStyle w:val="ListParagraph"/>
        <w:numPr>
          <w:ilvl w:val="1"/>
          <w:numId w:val="19"/>
        </w:numPr>
      </w:pPr>
      <w:r w:rsidRPr="00167B6F">
        <w:t>We own the objects we create, and we have to subsequently release them when they are no longer needed</w:t>
      </w:r>
    </w:p>
    <w:p w:rsidR="00167B6F" w:rsidRPr="00167B6F" w:rsidRDefault="00167B6F" w:rsidP="004912BD">
      <w:pPr>
        <w:pStyle w:val="ListParagraph"/>
        <w:numPr>
          <w:ilvl w:val="1"/>
          <w:numId w:val="19"/>
        </w:numPr>
      </w:pPr>
      <w:r w:rsidRPr="00167B6F">
        <w:t>Use Retain to gain ownership of an object that you did not create. You have to release these objects too when they are not needed.</w:t>
      </w:r>
    </w:p>
    <w:p w:rsidR="00167B6F" w:rsidRPr="00167B6F" w:rsidRDefault="00167B6F" w:rsidP="004912BD">
      <w:pPr>
        <w:pStyle w:val="ListParagraph"/>
        <w:numPr>
          <w:ilvl w:val="1"/>
          <w:numId w:val="19"/>
        </w:numPr>
      </w:pPr>
      <w:r w:rsidRPr="00167B6F">
        <w:t>Don't release the objects that you don't own.</w:t>
      </w:r>
    </w:p>
    <w:p w:rsidR="00167B6F" w:rsidRPr="00167B6F" w:rsidRDefault="00167B6F" w:rsidP="004912BD">
      <w:pPr>
        <w:pStyle w:val="ListParagraph"/>
        <w:numPr>
          <w:ilvl w:val="0"/>
          <w:numId w:val="19"/>
        </w:numPr>
      </w:pPr>
      <w:r w:rsidRPr="00167B6F">
        <w:t>How to debug and avoid memory issues</w:t>
      </w:r>
    </w:p>
    <w:p w:rsidR="00167B6F" w:rsidRPr="00167B6F" w:rsidRDefault="00167B6F" w:rsidP="004912BD">
      <w:pPr>
        <w:pStyle w:val="ListParagraph"/>
        <w:numPr>
          <w:ilvl w:val="1"/>
          <w:numId w:val="19"/>
        </w:numPr>
      </w:pPr>
      <w:r w:rsidRPr="00167B6F">
        <w:t>Override the dealloc method</w:t>
      </w:r>
    </w:p>
    <w:p w:rsidR="00167B6F" w:rsidRPr="00167B6F" w:rsidRDefault="00167B6F" w:rsidP="004912BD">
      <w:pPr>
        <w:pStyle w:val="ListParagraph"/>
        <w:numPr>
          <w:ilvl w:val="1"/>
          <w:numId w:val="19"/>
        </w:numPr>
      </w:pPr>
      <w:r w:rsidRPr="00167B6F">
        <w:t>Manually create autorelease pools ( Could ignore in pure Swift)</w:t>
      </w:r>
    </w:p>
    <w:p w:rsidR="00167B6F" w:rsidRPr="00167B6F" w:rsidRDefault="00167B6F" w:rsidP="004912BD">
      <w:pPr>
        <w:pStyle w:val="ListParagraph"/>
        <w:numPr>
          <w:ilvl w:val="1"/>
          <w:numId w:val="19"/>
        </w:numPr>
      </w:pPr>
      <w:r w:rsidRPr="00167B6F">
        <w:t>Isolate possible problem areas</w:t>
      </w:r>
    </w:p>
    <w:p w:rsidR="00167B6F" w:rsidRDefault="00167B6F" w:rsidP="004912BD">
      <w:pPr>
        <w:pStyle w:val="ListParagraph"/>
        <w:numPr>
          <w:ilvl w:val="0"/>
          <w:numId w:val="19"/>
        </w:numPr>
      </w:pPr>
      <w:r w:rsidRPr="00167B6F">
        <w:t>Use Instrumentations to debug memory leaks</w:t>
      </w:r>
    </w:p>
    <w:p w:rsidR="00167B6F" w:rsidRDefault="00167B6F" w:rsidP="00167B6F">
      <w:pPr>
        <w:rPr>
          <w:b/>
        </w:rPr>
      </w:pPr>
      <w:r w:rsidRPr="00167B6F">
        <w:rPr>
          <w:b/>
        </w:rPr>
        <w:t>Android</w:t>
      </w:r>
      <w:r>
        <w:rPr>
          <w:b/>
        </w:rPr>
        <w:t>:</w:t>
      </w:r>
    </w:p>
    <w:p w:rsidR="00167B6F" w:rsidRPr="00167B6F" w:rsidRDefault="00167B6F" w:rsidP="004912BD">
      <w:pPr>
        <w:pStyle w:val="ListParagraph"/>
        <w:numPr>
          <w:ilvl w:val="0"/>
          <w:numId w:val="20"/>
        </w:numPr>
      </w:pPr>
      <w:r w:rsidRPr="00167B6F">
        <w:t>How Your App Should Manage Memory</w:t>
      </w:r>
    </w:p>
    <w:p w:rsidR="00167B6F" w:rsidRPr="00167B6F" w:rsidRDefault="00167B6F" w:rsidP="004912BD">
      <w:pPr>
        <w:pStyle w:val="ListParagraph"/>
        <w:numPr>
          <w:ilvl w:val="1"/>
          <w:numId w:val="20"/>
        </w:numPr>
      </w:pPr>
      <w:r w:rsidRPr="00167B6F">
        <w:t>Use services sparingly</w:t>
      </w:r>
    </w:p>
    <w:p w:rsidR="00167B6F" w:rsidRPr="00167B6F" w:rsidRDefault="00167B6F" w:rsidP="004912BD">
      <w:pPr>
        <w:pStyle w:val="ListParagraph"/>
        <w:numPr>
          <w:ilvl w:val="1"/>
          <w:numId w:val="20"/>
        </w:numPr>
      </w:pPr>
      <w:r w:rsidRPr="00167B6F">
        <w:t>Release memory when your user interface becomes hidden</w:t>
      </w:r>
    </w:p>
    <w:p w:rsidR="00167B6F" w:rsidRPr="00167B6F" w:rsidRDefault="00167B6F" w:rsidP="004912BD">
      <w:pPr>
        <w:pStyle w:val="ListParagraph"/>
        <w:numPr>
          <w:ilvl w:val="1"/>
          <w:numId w:val="20"/>
        </w:numPr>
      </w:pPr>
      <w:r w:rsidRPr="00167B6F">
        <w:t>Release memory as memory becomes tight (use LRU principle)</w:t>
      </w:r>
    </w:p>
    <w:p w:rsidR="00167B6F" w:rsidRPr="00167B6F" w:rsidRDefault="00167B6F" w:rsidP="004912BD">
      <w:pPr>
        <w:pStyle w:val="ListParagraph"/>
        <w:numPr>
          <w:ilvl w:val="1"/>
          <w:numId w:val="20"/>
        </w:numPr>
      </w:pPr>
      <w:r w:rsidRPr="00167B6F">
        <w:t xml:space="preserve">Use Memory </w:t>
      </w:r>
    </w:p>
    <w:p w:rsidR="00167B6F" w:rsidRPr="00167B6F" w:rsidRDefault="00167B6F" w:rsidP="004912BD">
      <w:pPr>
        <w:pStyle w:val="ListParagraph"/>
        <w:numPr>
          <w:ilvl w:val="2"/>
          <w:numId w:val="20"/>
        </w:numPr>
      </w:pPr>
      <w:r w:rsidRPr="00167B6F">
        <w:t>Check how much memory you should use</w:t>
      </w:r>
    </w:p>
    <w:p w:rsidR="00167B6F" w:rsidRPr="00167B6F" w:rsidRDefault="00167B6F" w:rsidP="004912BD">
      <w:pPr>
        <w:pStyle w:val="ListParagraph"/>
        <w:numPr>
          <w:ilvl w:val="2"/>
          <w:numId w:val="20"/>
        </w:numPr>
      </w:pPr>
      <w:r w:rsidRPr="00167B6F">
        <w:t>Avoid wasting memory with bitmaps</w:t>
      </w:r>
    </w:p>
    <w:p w:rsidR="00167B6F" w:rsidRPr="00167B6F" w:rsidRDefault="00167B6F" w:rsidP="004912BD">
      <w:pPr>
        <w:pStyle w:val="ListParagraph"/>
        <w:numPr>
          <w:ilvl w:val="2"/>
          <w:numId w:val="20"/>
        </w:numPr>
      </w:pPr>
      <w:r w:rsidRPr="00167B6F">
        <w:t>Be aware of memory overhead</w:t>
      </w:r>
    </w:p>
    <w:p w:rsidR="00167B6F" w:rsidRPr="00167B6F" w:rsidRDefault="00167B6F" w:rsidP="004912BD">
      <w:pPr>
        <w:pStyle w:val="ListParagraph"/>
        <w:numPr>
          <w:ilvl w:val="1"/>
          <w:numId w:val="20"/>
        </w:numPr>
      </w:pPr>
      <w:r w:rsidRPr="00167B6F">
        <w:t>Use optimized data containers</w:t>
      </w:r>
    </w:p>
    <w:p w:rsidR="00167B6F" w:rsidRPr="00167B6F" w:rsidRDefault="00167B6F" w:rsidP="004912BD">
      <w:pPr>
        <w:pStyle w:val="ListParagraph"/>
        <w:numPr>
          <w:ilvl w:val="1"/>
          <w:numId w:val="20"/>
        </w:numPr>
      </w:pPr>
      <w:r w:rsidRPr="00167B6F">
        <w:t>Be careful with code abstractions</w:t>
      </w:r>
    </w:p>
    <w:p w:rsidR="00167B6F" w:rsidRPr="00167B6F" w:rsidRDefault="00167B6F" w:rsidP="004912BD">
      <w:pPr>
        <w:pStyle w:val="ListParagraph"/>
        <w:numPr>
          <w:ilvl w:val="1"/>
          <w:numId w:val="20"/>
        </w:numPr>
      </w:pPr>
      <w:r w:rsidRPr="00167B6F">
        <w:t>Avoid dependency injection frameworks</w:t>
      </w:r>
    </w:p>
    <w:p w:rsidR="00167B6F" w:rsidRPr="00167B6F" w:rsidRDefault="00167B6F" w:rsidP="004912BD">
      <w:pPr>
        <w:pStyle w:val="ListParagraph"/>
        <w:numPr>
          <w:ilvl w:val="1"/>
          <w:numId w:val="20"/>
        </w:numPr>
      </w:pPr>
      <w:r w:rsidRPr="00167B6F">
        <w:t>Be careful about using external libraries</w:t>
      </w:r>
    </w:p>
    <w:p w:rsidR="00167B6F" w:rsidRPr="00167B6F" w:rsidRDefault="00167B6F" w:rsidP="004912BD">
      <w:pPr>
        <w:pStyle w:val="ListParagraph"/>
        <w:numPr>
          <w:ilvl w:val="1"/>
          <w:numId w:val="20"/>
        </w:numPr>
      </w:pPr>
      <w:r w:rsidRPr="00167B6F">
        <w:t>Optimize overall performance</w:t>
      </w:r>
    </w:p>
    <w:p w:rsidR="00167B6F" w:rsidRPr="00167B6F" w:rsidRDefault="00167B6F" w:rsidP="004912BD">
      <w:pPr>
        <w:pStyle w:val="ListParagraph"/>
        <w:numPr>
          <w:ilvl w:val="1"/>
          <w:numId w:val="20"/>
        </w:numPr>
      </w:pPr>
      <w:r w:rsidRPr="00167B6F">
        <w:t>Use ProGuard to strip out any unneeded code</w:t>
      </w:r>
    </w:p>
    <w:p w:rsidR="00167B6F" w:rsidRPr="00167B6F" w:rsidRDefault="00167B6F" w:rsidP="004912BD">
      <w:pPr>
        <w:pStyle w:val="ListParagraph"/>
        <w:numPr>
          <w:ilvl w:val="1"/>
          <w:numId w:val="20"/>
        </w:numPr>
      </w:pPr>
      <w:r w:rsidRPr="00167B6F">
        <w:t>Use zipalign on your final APK - zipalign is an archive alignment tool that provides important optimization to Android application</w:t>
      </w:r>
    </w:p>
    <w:p w:rsidR="00167B6F" w:rsidRPr="00167B6F" w:rsidRDefault="00167B6F" w:rsidP="004912BD">
      <w:pPr>
        <w:pStyle w:val="ListParagraph"/>
        <w:numPr>
          <w:ilvl w:val="1"/>
          <w:numId w:val="20"/>
        </w:numPr>
      </w:pPr>
      <w:r w:rsidRPr="00167B6F">
        <w:t>Analyze your RAM usage</w:t>
      </w:r>
    </w:p>
    <w:p w:rsidR="00167B6F" w:rsidRPr="00167B6F" w:rsidRDefault="00167B6F" w:rsidP="004912BD">
      <w:pPr>
        <w:pStyle w:val="ListParagraph"/>
        <w:numPr>
          <w:ilvl w:val="1"/>
          <w:numId w:val="20"/>
        </w:numPr>
      </w:pPr>
      <w:r w:rsidRPr="00167B6F">
        <w:t>Use multiple processes</w:t>
      </w:r>
    </w:p>
    <w:p w:rsidR="00167B6F" w:rsidRPr="00167B6F" w:rsidRDefault="00167B6F" w:rsidP="004912BD">
      <w:pPr>
        <w:pStyle w:val="ListParagraph"/>
        <w:numPr>
          <w:ilvl w:val="1"/>
          <w:numId w:val="20"/>
        </w:numPr>
      </w:pPr>
      <w:r w:rsidRPr="00167B6F">
        <w:t>Analyze and re-think before using 3rd party library</w:t>
      </w:r>
    </w:p>
    <w:p w:rsidR="00167B6F" w:rsidRPr="00167B6F" w:rsidRDefault="00167B6F" w:rsidP="004912BD">
      <w:pPr>
        <w:pStyle w:val="ListParagraph"/>
        <w:numPr>
          <w:ilvl w:val="2"/>
          <w:numId w:val="20"/>
        </w:numPr>
      </w:pPr>
      <w:r w:rsidRPr="00167B6F">
        <w:t>ORM LITE – DATA access object DAO</w:t>
      </w:r>
    </w:p>
    <w:p w:rsidR="00167B6F" w:rsidRPr="00167B6F" w:rsidRDefault="00167B6F" w:rsidP="004912BD">
      <w:pPr>
        <w:pStyle w:val="ListParagraph"/>
        <w:numPr>
          <w:ilvl w:val="2"/>
          <w:numId w:val="20"/>
        </w:numPr>
      </w:pPr>
      <w:r w:rsidRPr="00167B6F">
        <w:t>Retrofit – time consuming in case of huge JSON parsing</w:t>
      </w:r>
    </w:p>
    <w:p w:rsidR="00167B6F" w:rsidRDefault="00167B6F" w:rsidP="004912BD">
      <w:pPr>
        <w:pStyle w:val="ListParagraph"/>
        <w:numPr>
          <w:ilvl w:val="0"/>
          <w:numId w:val="20"/>
        </w:numPr>
      </w:pPr>
      <w:r w:rsidRPr="00167B6F">
        <w:t>Use nano protobufs for serialized data</w:t>
      </w:r>
    </w:p>
    <w:p w:rsidR="00F47499" w:rsidRDefault="00F47499" w:rsidP="00F47499">
      <w:pPr>
        <w:pStyle w:val="Heading5"/>
      </w:pPr>
      <w:r>
        <w:t>UI Performance</w:t>
      </w:r>
    </w:p>
    <w:p w:rsidR="00F47499" w:rsidRPr="00F47499" w:rsidRDefault="00F47499" w:rsidP="00F47499">
      <w:pPr>
        <w:rPr>
          <w:b/>
        </w:rPr>
      </w:pPr>
      <w:proofErr w:type="gramStart"/>
      <w:r w:rsidRPr="00F47499">
        <w:rPr>
          <w:b/>
        </w:rPr>
        <w:t>iOS</w:t>
      </w:r>
      <w:proofErr w:type="gramEnd"/>
      <w:r>
        <w:rPr>
          <w:b/>
        </w:rPr>
        <w:t>:</w:t>
      </w:r>
    </w:p>
    <w:p w:rsidR="00F47499" w:rsidRPr="00F47499" w:rsidRDefault="00F47499" w:rsidP="004912BD">
      <w:pPr>
        <w:pStyle w:val="ListParagraph"/>
        <w:numPr>
          <w:ilvl w:val="0"/>
          <w:numId w:val="21"/>
        </w:numPr>
      </w:pPr>
      <w:r w:rsidRPr="00F47499">
        <w:t>Do Not Block the Main Thread</w:t>
      </w:r>
    </w:p>
    <w:p w:rsidR="00F47499" w:rsidRPr="00F47499" w:rsidRDefault="00F47499" w:rsidP="004912BD">
      <w:pPr>
        <w:pStyle w:val="ListParagraph"/>
        <w:numPr>
          <w:ilvl w:val="0"/>
          <w:numId w:val="21"/>
        </w:numPr>
      </w:pPr>
      <w:r w:rsidRPr="00F47499">
        <w:lastRenderedPageBreak/>
        <w:t>Caching – while fetching a remote resource, it is important that it doesn't fetch that same resources every time it needs to access it</w:t>
      </w:r>
    </w:p>
    <w:p w:rsidR="00F47499" w:rsidRPr="00F47499" w:rsidRDefault="00F47499" w:rsidP="004912BD">
      <w:pPr>
        <w:pStyle w:val="ListParagraph"/>
        <w:numPr>
          <w:ilvl w:val="0"/>
          <w:numId w:val="21"/>
        </w:numPr>
      </w:pPr>
      <w:r w:rsidRPr="00F47499">
        <w:t>Lazy Loading - postpone the instantiation of an object until you need the object</w:t>
      </w:r>
    </w:p>
    <w:p w:rsidR="00F47499" w:rsidRPr="00F47499" w:rsidRDefault="00F47499" w:rsidP="004912BD">
      <w:pPr>
        <w:pStyle w:val="ListParagraph"/>
        <w:numPr>
          <w:ilvl w:val="0"/>
          <w:numId w:val="21"/>
        </w:numPr>
      </w:pPr>
      <w:r w:rsidRPr="00F47499">
        <w:t>Measure Performance – Profile the application using the profiling tools</w:t>
      </w:r>
    </w:p>
    <w:p w:rsidR="00F47499" w:rsidRPr="00F47499" w:rsidRDefault="00F47499" w:rsidP="004912BD">
      <w:pPr>
        <w:pStyle w:val="ListParagraph"/>
        <w:numPr>
          <w:ilvl w:val="0"/>
          <w:numId w:val="21"/>
        </w:numPr>
      </w:pPr>
      <w:r w:rsidRPr="00F47499">
        <w:t>Stress Testing (Load Testing</w:t>
      </w:r>
      <w:proofErr w:type="gramStart"/>
      <w:r w:rsidRPr="00F47499">
        <w:t>)–</w:t>
      </w:r>
      <w:proofErr w:type="gramEnd"/>
      <w:r w:rsidRPr="00F47499">
        <w:t xml:space="preserve"> Test the app with the right type of data and try to set up the real time environment. </w:t>
      </w:r>
      <w:proofErr w:type="gramStart"/>
      <w:r w:rsidRPr="00F47499">
        <w:t>i.e</w:t>
      </w:r>
      <w:proofErr w:type="gramEnd"/>
      <w:r w:rsidRPr="00F47499">
        <w:t xml:space="preserve"> if the app works with too  much of data, ensure the app is tested for the same. Majorly app fails when it goes to real time load.</w:t>
      </w:r>
    </w:p>
    <w:p w:rsidR="00F47499" w:rsidRPr="00F47499" w:rsidRDefault="007B29E9" w:rsidP="00F47499">
      <w:hyperlink r:id="rId25" w:history="1">
        <w:r w:rsidR="00F47499" w:rsidRPr="00D77FA7">
          <w:rPr>
            <w:rStyle w:val="Hyperlink"/>
          </w:rPr>
          <w:t>https://www.raywenderlich.com/31166/25-ios-app-performance-tips-tricks</w:t>
        </w:r>
      </w:hyperlink>
      <w:r w:rsidR="00F47499">
        <w:t xml:space="preserve"> </w:t>
      </w:r>
    </w:p>
    <w:p w:rsidR="00F47499" w:rsidRPr="00F47499" w:rsidRDefault="00F47499" w:rsidP="00F47499">
      <w:pPr>
        <w:rPr>
          <w:b/>
        </w:rPr>
      </w:pPr>
      <w:r w:rsidRPr="00F47499">
        <w:rPr>
          <w:b/>
        </w:rPr>
        <w:t>Android</w:t>
      </w:r>
      <w:r>
        <w:rPr>
          <w:b/>
        </w:rPr>
        <w:t>:</w:t>
      </w:r>
    </w:p>
    <w:p w:rsidR="00F47499" w:rsidRPr="00F47499" w:rsidRDefault="00F47499" w:rsidP="004912BD">
      <w:pPr>
        <w:pStyle w:val="ListParagraph"/>
        <w:numPr>
          <w:ilvl w:val="0"/>
          <w:numId w:val="22"/>
        </w:numPr>
      </w:pPr>
      <w:r w:rsidRPr="00F47499">
        <w:t>Improving Layout Performance</w:t>
      </w:r>
    </w:p>
    <w:p w:rsidR="00F47499" w:rsidRPr="00F47499" w:rsidRDefault="00F47499" w:rsidP="004912BD">
      <w:pPr>
        <w:pStyle w:val="ListParagraph"/>
        <w:numPr>
          <w:ilvl w:val="0"/>
          <w:numId w:val="22"/>
        </w:numPr>
      </w:pPr>
      <w:r w:rsidRPr="00F47499">
        <w:t>Optimizing Layout Hierarchies</w:t>
      </w:r>
    </w:p>
    <w:p w:rsidR="00F47499" w:rsidRPr="00F47499" w:rsidRDefault="00F47499" w:rsidP="004912BD">
      <w:pPr>
        <w:pStyle w:val="ListParagraph"/>
        <w:numPr>
          <w:ilvl w:val="0"/>
          <w:numId w:val="22"/>
        </w:numPr>
      </w:pPr>
      <w:r w:rsidRPr="00F47499">
        <w:t>Re-using Layouts with &lt;include/&gt;</w:t>
      </w:r>
    </w:p>
    <w:p w:rsidR="00F47499" w:rsidRPr="00F47499" w:rsidRDefault="00F47499" w:rsidP="004912BD">
      <w:pPr>
        <w:pStyle w:val="ListParagraph"/>
        <w:numPr>
          <w:ilvl w:val="0"/>
          <w:numId w:val="22"/>
        </w:numPr>
      </w:pPr>
      <w:r w:rsidRPr="00F47499">
        <w:t>Loading Views On Demand</w:t>
      </w:r>
    </w:p>
    <w:p w:rsidR="00F47499" w:rsidRPr="00F47499" w:rsidRDefault="00F47499" w:rsidP="004912BD">
      <w:pPr>
        <w:pStyle w:val="ListParagraph"/>
        <w:numPr>
          <w:ilvl w:val="0"/>
          <w:numId w:val="22"/>
        </w:numPr>
      </w:pPr>
      <w:r w:rsidRPr="00F47499">
        <w:t>Re-use &amp; recycle resources wherever possible</w:t>
      </w:r>
    </w:p>
    <w:p w:rsidR="00F47499" w:rsidRPr="00F47499" w:rsidRDefault="00F47499" w:rsidP="004912BD">
      <w:pPr>
        <w:pStyle w:val="ListParagraph"/>
        <w:numPr>
          <w:ilvl w:val="1"/>
          <w:numId w:val="22"/>
        </w:numPr>
      </w:pPr>
      <w:r w:rsidRPr="00F47499">
        <w:t>Helps in -   ListView Scrolling Smooth</w:t>
      </w:r>
    </w:p>
    <w:p w:rsidR="00F47499" w:rsidRDefault="00F47499" w:rsidP="004912BD">
      <w:pPr>
        <w:pStyle w:val="ListParagraph"/>
        <w:numPr>
          <w:ilvl w:val="0"/>
          <w:numId w:val="22"/>
        </w:numPr>
      </w:pPr>
      <w:r w:rsidRPr="00F47499">
        <w:t>Do not create new objects, until and unless needed</w:t>
      </w:r>
    </w:p>
    <w:p w:rsidR="00F47499" w:rsidRDefault="00F47499" w:rsidP="00F47499">
      <w:pPr>
        <w:pStyle w:val="Heading5"/>
      </w:pPr>
      <w:r w:rsidRPr="00F47499">
        <w:t xml:space="preserve">Network </w:t>
      </w:r>
      <w:r>
        <w:t>P</w:t>
      </w:r>
      <w:r w:rsidRPr="00F47499">
        <w:t>erformance</w:t>
      </w:r>
    </w:p>
    <w:p w:rsidR="00F47499" w:rsidRPr="00F47499" w:rsidRDefault="00F47499" w:rsidP="00F47499">
      <w:r w:rsidRPr="00F47499">
        <w:t>A network operation costs the user time, and money</w:t>
      </w:r>
    </w:p>
    <w:p w:rsidR="00F47499" w:rsidRPr="00F47499" w:rsidRDefault="00F47499" w:rsidP="00F47499">
      <w:pPr>
        <w:rPr>
          <w:b/>
        </w:rPr>
      </w:pPr>
      <w:proofErr w:type="gramStart"/>
      <w:r w:rsidRPr="00F47499">
        <w:rPr>
          <w:b/>
        </w:rPr>
        <w:t>iOS</w:t>
      </w:r>
      <w:proofErr w:type="gramEnd"/>
      <w:r>
        <w:rPr>
          <w:b/>
        </w:rPr>
        <w:t>:</w:t>
      </w:r>
    </w:p>
    <w:p w:rsidR="00F47499" w:rsidRPr="00F47499" w:rsidRDefault="00F47499" w:rsidP="004912BD">
      <w:pPr>
        <w:pStyle w:val="ListParagraph"/>
        <w:numPr>
          <w:ilvl w:val="0"/>
          <w:numId w:val="23"/>
        </w:numPr>
      </w:pPr>
      <w:r w:rsidRPr="00F47499">
        <w:t>Using Power And Bandwidth Efficiently</w:t>
      </w:r>
    </w:p>
    <w:p w:rsidR="00F47499" w:rsidRPr="00F47499" w:rsidRDefault="00F47499" w:rsidP="004912BD">
      <w:pPr>
        <w:pStyle w:val="ListParagraph"/>
        <w:numPr>
          <w:ilvl w:val="1"/>
          <w:numId w:val="23"/>
        </w:numPr>
      </w:pPr>
      <w:r w:rsidRPr="00F47499">
        <w:t>Batch Your Transfers, and Idle Whenever Possible</w:t>
      </w:r>
    </w:p>
    <w:p w:rsidR="00F47499" w:rsidRPr="00F47499" w:rsidRDefault="00F47499" w:rsidP="004912BD">
      <w:pPr>
        <w:pStyle w:val="ListParagraph"/>
        <w:numPr>
          <w:ilvl w:val="1"/>
          <w:numId w:val="23"/>
        </w:numPr>
      </w:pPr>
      <w:r w:rsidRPr="00F47499">
        <w:t>Download the Smallest Resource Possible, and Cache Resources Locally</w:t>
      </w:r>
    </w:p>
    <w:p w:rsidR="00F47499" w:rsidRPr="00F47499" w:rsidRDefault="00F47499" w:rsidP="004912BD">
      <w:pPr>
        <w:pStyle w:val="ListParagraph"/>
        <w:numPr>
          <w:ilvl w:val="0"/>
          <w:numId w:val="23"/>
        </w:numPr>
      </w:pPr>
      <w:r w:rsidRPr="00F47499">
        <w:t>Handling Network Problems Gracefully</w:t>
      </w:r>
    </w:p>
    <w:p w:rsidR="00F47499" w:rsidRPr="00F47499" w:rsidRDefault="00F47499" w:rsidP="004912BD">
      <w:pPr>
        <w:pStyle w:val="ListParagraph"/>
        <w:numPr>
          <w:ilvl w:val="1"/>
          <w:numId w:val="23"/>
        </w:numPr>
      </w:pPr>
      <w:r w:rsidRPr="00F47499">
        <w:t>Design for Variable Network Interface Availability</w:t>
      </w:r>
    </w:p>
    <w:p w:rsidR="00F47499" w:rsidRPr="00F47499" w:rsidRDefault="00F47499" w:rsidP="004912BD">
      <w:pPr>
        <w:pStyle w:val="ListParagraph"/>
        <w:numPr>
          <w:ilvl w:val="1"/>
          <w:numId w:val="23"/>
        </w:numPr>
      </w:pPr>
      <w:r w:rsidRPr="00F47499">
        <w:t>Design for Variable Network Speed</w:t>
      </w:r>
    </w:p>
    <w:p w:rsidR="00F47499" w:rsidRPr="00F47499" w:rsidRDefault="00F47499" w:rsidP="004912BD">
      <w:pPr>
        <w:pStyle w:val="ListParagraph"/>
        <w:numPr>
          <w:ilvl w:val="1"/>
          <w:numId w:val="23"/>
        </w:numPr>
      </w:pPr>
      <w:r w:rsidRPr="00F47499">
        <w:t>Design for High Latency</w:t>
      </w:r>
    </w:p>
    <w:p w:rsidR="00F47499" w:rsidRPr="00F47499" w:rsidRDefault="00F47499" w:rsidP="004912BD">
      <w:pPr>
        <w:pStyle w:val="ListParagraph"/>
        <w:numPr>
          <w:ilvl w:val="1"/>
          <w:numId w:val="23"/>
        </w:numPr>
      </w:pPr>
      <w:r w:rsidRPr="00F47499">
        <w:t>Test Under Various Conditions</w:t>
      </w:r>
    </w:p>
    <w:p w:rsidR="00F47499" w:rsidRPr="00F47499" w:rsidRDefault="00F47499" w:rsidP="00F47499"/>
    <w:p w:rsidR="00F47499" w:rsidRPr="00F47499" w:rsidRDefault="00F47499" w:rsidP="00F47499">
      <w:pPr>
        <w:rPr>
          <w:b/>
        </w:rPr>
      </w:pPr>
      <w:r w:rsidRPr="00F47499">
        <w:rPr>
          <w:b/>
        </w:rPr>
        <w:t>Tips for Efficient Networking</w:t>
      </w:r>
      <w:r>
        <w:rPr>
          <w:b/>
        </w:rPr>
        <w:t>:</w:t>
      </w:r>
    </w:p>
    <w:p w:rsidR="00F47499" w:rsidRPr="00F47499" w:rsidRDefault="00F47499" w:rsidP="00F47499">
      <w:r w:rsidRPr="00F47499">
        <w:t>Implementing code to receive or transmit data across the network is one of the most power-intensive operations on a device. Minimizing the amount of time spent transmitting or receiving data helps improve battery life. To that end, you should consider the following tips when writing your network-related code:</w:t>
      </w:r>
    </w:p>
    <w:p w:rsidR="00F47499" w:rsidRPr="00F47499" w:rsidRDefault="00F47499" w:rsidP="004912BD">
      <w:pPr>
        <w:pStyle w:val="ListParagraph"/>
        <w:numPr>
          <w:ilvl w:val="0"/>
          <w:numId w:val="24"/>
        </w:numPr>
      </w:pPr>
      <w:r w:rsidRPr="00F47499">
        <w:t>For protocols you control, define your data formats to be as compact as possible.</w:t>
      </w:r>
    </w:p>
    <w:p w:rsidR="00F47499" w:rsidRPr="00F47499" w:rsidRDefault="00F47499" w:rsidP="004912BD">
      <w:pPr>
        <w:pStyle w:val="ListParagraph"/>
        <w:numPr>
          <w:ilvl w:val="0"/>
          <w:numId w:val="24"/>
        </w:numPr>
      </w:pPr>
      <w:r w:rsidRPr="00F47499">
        <w:t>Avoid using chatty protocols.</w:t>
      </w:r>
    </w:p>
    <w:p w:rsidR="00F47499" w:rsidRDefault="00F47499" w:rsidP="004912BD">
      <w:pPr>
        <w:pStyle w:val="ListParagraph"/>
        <w:numPr>
          <w:ilvl w:val="0"/>
          <w:numId w:val="24"/>
        </w:numPr>
      </w:pPr>
      <w:r w:rsidRPr="00F47499">
        <w:t>Transmit data packets in bursts whenever you can.</w:t>
      </w:r>
    </w:p>
    <w:p w:rsidR="00F47499" w:rsidRDefault="00F47499" w:rsidP="00F47499">
      <w:pPr>
        <w:pStyle w:val="Heading5"/>
      </w:pPr>
      <w:r w:rsidRPr="00F47499">
        <w:t xml:space="preserve">Database </w:t>
      </w:r>
      <w:r>
        <w:t>P</w:t>
      </w:r>
      <w:r w:rsidRPr="00F47499">
        <w:t>erformance</w:t>
      </w:r>
    </w:p>
    <w:p w:rsidR="00F47499" w:rsidRPr="00F47499" w:rsidRDefault="00F47499" w:rsidP="004912BD">
      <w:pPr>
        <w:pStyle w:val="ListParagraph"/>
        <w:numPr>
          <w:ilvl w:val="0"/>
          <w:numId w:val="25"/>
        </w:numPr>
      </w:pPr>
      <w:r w:rsidRPr="00F47499">
        <w:t>Design your database with caution</w:t>
      </w:r>
    </w:p>
    <w:p w:rsidR="00F47499" w:rsidRPr="00F47499" w:rsidRDefault="00F47499" w:rsidP="004912BD">
      <w:pPr>
        <w:pStyle w:val="ListParagraph"/>
        <w:numPr>
          <w:ilvl w:val="0"/>
          <w:numId w:val="25"/>
        </w:numPr>
      </w:pPr>
      <w:r w:rsidRPr="00F47499">
        <w:t>Know what you should optimize</w:t>
      </w:r>
    </w:p>
    <w:p w:rsidR="00F47499" w:rsidRPr="00F47499" w:rsidRDefault="00F47499" w:rsidP="004912BD">
      <w:pPr>
        <w:pStyle w:val="ListParagraph"/>
        <w:numPr>
          <w:ilvl w:val="0"/>
          <w:numId w:val="25"/>
        </w:numPr>
      </w:pPr>
      <w:r w:rsidRPr="00F47499">
        <w:t>Don’t select what you don’t need</w:t>
      </w:r>
    </w:p>
    <w:p w:rsidR="00F47499" w:rsidRPr="00F47499" w:rsidRDefault="00F47499" w:rsidP="004912BD">
      <w:pPr>
        <w:pStyle w:val="ListParagraph"/>
        <w:numPr>
          <w:ilvl w:val="1"/>
          <w:numId w:val="25"/>
        </w:numPr>
      </w:pPr>
      <w:r w:rsidRPr="00F47499">
        <w:t>Fetching of data thats not needed must be avoided</w:t>
      </w:r>
    </w:p>
    <w:p w:rsidR="00F47499" w:rsidRPr="00F47499" w:rsidRDefault="00F47499" w:rsidP="004912BD">
      <w:pPr>
        <w:pStyle w:val="ListParagraph"/>
        <w:numPr>
          <w:ilvl w:val="0"/>
          <w:numId w:val="25"/>
        </w:numPr>
      </w:pPr>
      <w:r w:rsidRPr="00F47499">
        <w:t>Use Limits</w:t>
      </w:r>
    </w:p>
    <w:p w:rsidR="00F47499" w:rsidRPr="00F47499" w:rsidRDefault="00F47499" w:rsidP="004912BD">
      <w:pPr>
        <w:pStyle w:val="ListParagraph"/>
        <w:numPr>
          <w:ilvl w:val="1"/>
          <w:numId w:val="25"/>
        </w:numPr>
      </w:pPr>
      <w:r w:rsidRPr="00F47499">
        <w:t>SELECT title, excerpt, author FROM wp_posts LIMIT 10;</w:t>
      </w:r>
    </w:p>
    <w:p w:rsidR="00F47499" w:rsidRPr="00F47499" w:rsidRDefault="00F47499" w:rsidP="004912BD">
      <w:pPr>
        <w:pStyle w:val="ListParagraph"/>
        <w:numPr>
          <w:ilvl w:val="0"/>
          <w:numId w:val="25"/>
        </w:numPr>
      </w:pPr>
      <w:r w:rsidRPr="00F47499">
        <w:t>Avoid queries in Loop</w:t>
      </w:r>
    </w:p>
    <w:p w:rsidR="00F47499" w:rsidRPr="00F47499" w:rsidRDefault="00F47499" w:rsidP="004912BD">
      <w:pPr>
        <w:pStyle w:val="ListParagraph"/>
        <w:numPr>
          <w:ilvl w:val="1"/>
          <w:numId w:val="25"/>
        </w:numPr>
      </w:pPr>
      <w:r w:rsidRPr="00F47499">
        <w:t>Its like overloading your database with queries</w:t>
      </w:r>
    </w:p>
    <w:p w:rsidR="00F47499" w:rsidRPr="00F47499" w:rsidRDefault="00F47499" w:rsidP="004912BD">
      <w:pPr>
        <w:pStyle w:val="ListParagraph"/>
        <w:numPr>
          <w:ilvl w:val="0"/>
          <w:numId w:val="25"/>
        </w:numPr>
      </w:pPr>
      <w:r w:rsidRPr="00F47499">
        <w:t>Use Join instead of subqueries</w:t>
      </w:r>
    </w:p>
    <w:p w:rsidR="00F47499" w:rsidRPr="00F47499" w:rsidRDefault="00F47499" w:rsidP="004912BD">
      <w:pPr>
        <w:pStyle w:val="ListParagraph"/>
        <w:numPr>
          <w:ilvl w:val="1"/>
          <w:numId w:val="25"/>
        </w:numPr>
      </w:pPr>
      <w:r w:rsidRPr="00F47499">
        <w:t>Join is faster than subqueries</w:t>
      </w:r>
    </w:p>
    <w:p w:rsidR="00F47499" w:rsidRPr="00F47499" w:rsidRDefault="00F47499" w:rsidP="004912BD">
      <w:pPr>
        <w:pStyle w:val="ListParagraph"/>
        <w:numPr>
          <w:ilvl w:val="0"/>
          <w:numId w:val="25"/>
        </w:numPr>
      </w:pPr>
      <w:r w:rsidRPr="00F47499">
        <w:t>Be careful while using Wildcards</w:t>
      </w:r>
    </w:p>
    <w:p w:rsidR="00F47499" w:rsidRPr="00F47499" w:rsidRDefault="00F47499" w:rsidP="004912BD">
      <w:pPr>
        <w:pStyle w:val="ListParagraph"/>
        <w:numPr>
          <w:ilvl w:val="1"/>
          <w:numId w:val="25"/>
        </w:numPr>
      </w:pPr>
      <w:r w:rsidRPr="00F47499">
        <w:lastRenderedPageBreak/>
        <w:t>Wildcards are very useful because they can substitute for one or more characters when searching for data in a database. But be careful.</w:t>
      </w:r>
    </w:p>
    <w:p w:rsidR="00F47499" w:rsidRPr="00F47499" w:rsidRDefault="00F47499" w:rsidP="004912BD">
      <w:pPr>
        <w:pStyle w:val="ListParagraph"/>
        <w:numPr>
          <w:ilvl w:val="0"/>
          <w:numId w:val="25"/>
        </w:numPr>
      </w:pPr>
      <w:r w:rsidRPr="00F47499">
        <w:t>Use UNION instead of or</w:t>
      </w:r>
    </w:p>
    <w:p w:rsidR="00F47499" w:rsidRPr="00F47499" w:rsidRDefault="00F47499" w:rsidP="004912BD">
      <w:pPr>
        <w:pStyle w:val="ListParagraph"/>
        <w:numPr>
          <w:ilvl w:val="1"/>
          <w:numId w:val="25"/>
        </w:numPr>
      </w:pPr>
      <w:r w:rsidRPr="00F47499">
        <w:t>The UNION statement allows you to combine the result sets of 2 or more select queries</w:t>
      </w:r>
    </w:p>
    <w:p w:rsidR="00F47499" w:rsidRPr="00F47499" w:rsidRDefault="00F47499" w:rsidP="004912BD">
      <w:pPr>
        <w:pStyle w:val="ListParagraph"/>
        <w:numPr>
          <w:ilvl w:val="0"/>
          <w:numId w:val="25"/>
        </w:numPr>
      </w:pPr>
      <w:r w:rsidRPr="00F47499">
        <w:t>Use Indexes</w:t>
      </w:r>
    </w:p>
    <w:p w:rsidR="00F47499" w:rsidRDefault="00F47499" w:rsidP="004912BD">
      <w:pPr>
        <w:pStyle w:val="ListParagraph"/>
        <w:numPr>
          <w:ilvl w:val="1"/>
          <w:numId w:val="25"/>
        </w:numPr>
      </w:pPr>
      <w:r w:rsidRPr="00F47499">
        <w:t>They allow the database to find the requested information faster</w:t>
      </w:r>
    </w:p>
    <w:p w:rsidR="00F357E3" w:rsidRDefault="00F357E3" w:rsidP="00F357E3">
      <w:pPr>
        <w:pStyle w:val="Heading5"/>
      </w:pPr>
      <w:r w:rsidRPr="00F357E3">
        <w:t xml:space="preserve">Battery </w:t>
      </w:r>
      <w:r>
        <w:t>P</w:t>
      </w:r>
      <w:r w:rsidRPr="00F357E3">
        <w:t>erformance</w:t>
      </w:r>
    </w:p>
    <w:p w:rsidR="00F357E3" w:rsidRPr="00F357E3" w:rsidRDefault="00F357E3" w:rsidP="004912BD">
      <w:pPr>
        <w:pStyle w:val="ListParagraph"/>
        <w:numPr>
          <w:ilvl w:val="0"/>
          <w:numId w:val="26"/>
        </w:numPr>
      </w:pPr>
      <w:r w:rsidRPr="00F357E3">
        <w:t>Reduce Network Calls</w:t>
      </w:r>
    </w:p>
    <w:p w:rsidR="00F357E3" w:rsidRPr="00F357E3" w:rsidRDefault="00F357E3" w:rsidP="004912BD">
      <w:pPr>
        <w:pStyle w:val="ListParagraph"/>
        <w:numPr>
          <w:ilvl w:val="1"/>
          <w:numId w:val="26"/>
        </w:numPr>
      </w:pPr>
      <w:r w:rsidRPr="00F357E3">
        <w:t>Optimize API calls to reduce Network call, thereby reducing power consumption</w:t>
      </w:r>
    </w:p>
    <w:p w:rsidR="00F357E3" w:rsidRPr="00F357E3" w:rsidRDefault="00F357E3" w:rsidP="004912BD">
      <w:pPr>
        <w:pStyle w:val="ListParagraph"/>
        <w:numPr>
          <w:ilvl w:val="0"/>
          <w:numId w:val="26"/>
        </w:numPr>
      </w:pPr>
      <w:r w:rsidRPr="00F357E3">
        <w:t>Alter the app's update rate by determining, and monitoring, the current battery level and changes in charging state</w:t>
      </w:r>
    </w:p>
    <w:p w:rsidR="00F357E3" w:rsidRPr="00F357E3" w:rsidRDefault="00F357E3" w:rsidP="004912BD">
      <w:pPr>
        <w:pStyle w:val="ListParagraph"/>
        <w:numPr>
          <w:ilvl w:val="0"/>
          <w:numId w:val="26"/>
        </w:numPr>
      </w:pPr>
      <w:r w:rsidRPr="00F357E3">
        <w:t>Use best practices for Animation</w:t>
      </w:r>
    </w:p>
    <w:p w:rsidR="00F357E3" w:rsidRPr="00F357E3" w:rsidRDefault="00F357E3" w:rsidP="004912BD">
      <w:pPr>
        <w:pStyle w:val="ListParagraph"/>
        <w:numPr>
          <w:ilvl w:val="1"/>
          <w:numId w:val="26"/>
        </w:numPr>
      </w:pPr>
      <w:r w:rsidRPr="00F357E3">
        <w:t>Reduce the frame rate of animations</w:t>
      </w:r>
    </w:p>
    <w:p w:rsidR="00F357E3" w:rsidRPr="00F357E3" w:rsidRDefault="00F357E3" w:rsidP="004912BD">
      <w:pPr>
        <w:pStyle w:val="ListParagraph"/>
        <w:numPr>
          <w:ilvl w:val="1"/>
          <w:numId w:val="26"/>
        </w:numPr>
      </w:pPr>
      <w:r w:rsidRPr="00F357E3">
        <w:t>If heavy animations are involved, ensure CPU is in sleep state</w:t>
      </w:r>
    </w:p>
    <w:p w:rsidR="00F357E3" w:rsidRPr="00F357E3" w:rsidRDefault="00F357E3" w:rsidP="004912BD">
      <w:pPr>
        <w:pStyle w:val="ListParagraph"/>
        <w:numPr>
          <w:ilvl w:val="1"/>
          <w:numId w:val="26"/>
        </w:numPr>
      </w:pPr>
      <w:r w:rsidRPr="00F357E3">
        <w:t>Reduce the Size of the Bitmap Assets</w:t>
      </w:r>
    </w:p>
    <w:p w:rsidR="00F357E3" w:rsidRPr="00F357E3" w:rsidRDefault="00F357E3" w:rsidP="004912BD">
      <w:pPr>
        <w:pStyle w:val="ListParagraph"/>
        <w:numPr>
          <w:ilvl w:val="1"/>
          <w:numId w:val="26"/>
        </w:numPr>
      </w:pPr>
      <w:r w:rsidRPr="00F357E3">
        <w:t>Disable Anti-Aliasing when Drawing Scaled Bitmaps</w:t>
      </w:r>
    </w:p>
    <w:p w:rsidR="00F357E3" w:rsidRPr="00F357E3" w:rsidRDefault="00F357E3" w:rsidP="004912BD">
      <w:pPr>
        <w:pStyle w:val="ListParagraph"/>
        <w:numPr>
          <w:ilvl w:val="1"/>
          <w:numId w:val="26"/>
        </w:numPr>
      </w:pPr>
      <w:r w:rsidRPr="00F357E3">
        <w:t>Use bitmap filtering</w:t>
      </w:r>
    </w:p>
    <w:p w:rsidR="00F357E3" w:rsidRPr="00F357E3" w:rsidRDefault="00F357E3" w:rsidP="004912BD">
      <w:pPr>
        <w:pStyle w:val="ListParagraph"/>
        <w:numPr>
          <w:ilvl w:val="0"/>
          <w:numId w:val="26"/>
        </w:numPr>
      </w:pPr>
      <w:r w:rsidRPr="00F357E3">
        <w:t>Detecting location- be Judicious in doing so</w:t>
      </w:r>
    </w:p>
    <w:p w:rsidR="00EC1275" w:rsidRPr="008B11D8" w:rsidDel="00A2272C" w:rsidRDefault="00E200E9" w:rsidP="00A27DDE">
      <w:pPr>
        <w:pStyle w:val="Heading3"/>
        <w:rPr>
          <w:del w:id="914" w:author="Philips" w:date="2017-03-12T19:25:00Z"/>
        </w:rPr>
        <w:pPrChange w:id="915" w:author="Philips" w:date="2017-05-23T13:58:00Z">
          <w:pPr>
            <w:pStyle w:val="Heading2"/>
          </w:pPr>
        </w:pPrChange>
      </w:pPr>
      <w:del w:id="916" w:author="Philips" w:date="2017-03-12T19:25:00Z">
        <w:r w:rsidDel="00A2272C">
          <w:delText>Principles</w:delText>
        </w:r>
        <w:r w:rsidR="00A52326" w:rsidDel="00A2272C">
          <w:delText xml:space="preserve"> Behind Architectural Choices</w:delText>
        </w:r>
        <w:bookmarkStart w:id="917" w:name="_Toc477110575"/>
        <w:bookmarkStart w:id="918" w:name="_Toc477110696"/>
        <w:bookmarkStart w:id="919" w:name="_Toc477110772"/>
        <w:bookmarkStart w:id="920" w:name="_Toc483075554"/>
        <w:bookmarkStart w:id="921" w:name="_Toc483311000"/>
        <w:bookmarkStart w:id="922" w:name="_Toc483311368"/>
        <w:bookmarkStart w:id="923" w:name="_Toc483324806"/>
        <w:bookmarkStart w:id="924" w:name="_Toc483325091"/>
        <w:bookmarkEnd w:id="917"/>
        <w:bookmarkEnd w:id="918"/>
        <w:bookmarkEnd w:id="919"/>
        <w:bookmarkEnd w:id="920"/>
        <w:bookmarkEnd w:id="921"/>
        <w:bookmarkEnd w:id="922"/>
        <w:bookmarkEnd w:id="923"/>
        <w:bookmarkEnd w:id="924"/>
      </w:del>
    </w:p>
    <w:p w:rsidR="00425502" w:rsidDel="005F67BE" w:rsidRDefault="00FD1BB2" w:rsidP="00A27DDE">
      <w:pPr>
        <w:pStyle w:val="Heading3"/>
        <w:rPr>
          <w:del w:id="925" w:author="Philips" w:date="2017-03-08T12:18:00Z"/>
          <w:i/>
          <w:iCs/>
          <w:color w:val="C0504D" w:themeColor="accent2"/>
        </w:rPr>
        <w:pPrChange w:id="926" w:author="Philips" w:date="2017-05-23T13:58:00Z">
          <w:pPr/>
        </w:pPrChange>
      </w:pPr>
      <w:del w:id="927" w:author="Philips" w:date="2017-03-08T12:18:00Z">
        <w:r w:rsidDel="005F67BE">
          <w:rPr>
            <w:i/>
            <w:iCs/>
            <w:color w:val="C0504D" w:themeColor="accent2"/>
          </w:rPr>
          <w:delText>&lt;</w:delText>
        </w:r>
        <w:r w:rsidR="00425502" w:rsidRPr="0080769B" w:rsidDel="005F67BE">
          <w:rPr>
            <w:i/>
            <w:iCs/>
            <w:color w:val="C0504D" w:themeColor="accent2"/>
          </w:rPr>
          <w:delText xml:space="preserve">Summarize the architecture </w:delText>
        </w:r>
        <w:r w:rsidR="00E200E9" w:rsidDel="005F67BE">
          <w:rPr>
            <w:i/>
            <w:iCs/>
            <w:color w:val="C0504D" w:themeColor="accent2"/>
          </w:rPr>
          <w:delText>principles</w:delText>
        </w:r>
        <w:r w:rsidR="00425502" w:rsidRPr="0080769B" w:rsidDel="005F67BE">
          <w:rPr>
            <w:i/>
            <w:iCs/>
            <w:color w:val="C0504D" w:themeColor="accent2"/>
          </w:rPr>
          <w:delText xml:space="preserve"> </w:delText>
        </w:r>
        <w:r w:rsidR="009D567D" w:rsidDel="005F67BE">
          <w:rPr>
            <w:i/>
            <w:iCs/>
            <w:color w:val="C0504D" w:themeColor="accent2"/>
          </w:rPr>
          <w:delText xml:space="preserve">and models </w:delText>
        </w:r>
        <w:r w:rsidR="009F115E" w:rsidDel="005F67BE">
          <w:rPr>
            <w:i/>
            <w:iCs/>
            <w:color w:val="C0504D" w:themeColor="accent2"/>
          </w:rPr>
          <w:delText xml:space="preserve">applied to </w:delText>
        </w:r>
        <w:r w:rsidR="004E7E17" w:rsidDel="005F67BE">
          <w:rPr>
            <w:i/>
            <w:iCs/>
            <w:color w:val="C0504D" w:themeColor="accent2"/>
          </w:rPr>
          <w:delText xml:space="preserve">this architecture. Reference </w:delText>
        </w:r>
        <w:r w:rsidR="00425502" w:rsidDel="005F67BE">
          <w:rPr>
            <w:i/>
            <w:iCs/>
            <w:color w:val="C0504D" w:themeColor="accent2"/>
          </w:rPr>
          <w:delText>to used platform architecture if appropriate.</w:delText>
        </w:r>
        <w:bookmarkStart w:id="928" w:name="_Toc477110576"/>
        <w:bookmarkStart w:id="929" w:name="_Toc477110697"/>
        <w:bookmarkStart w:id="930" w:name="_Toc477110773"/>
        <w:bookmarkStart w:id="931" w:name="_Toc483075555"/>
        <w:bookmarkStart w:id="932" w:name="_Toc483311001"/>
        <w:bookmarkStart w:id="933" w:name="_Toc483311369"/>
        <w:bookmarkStart w:id="934" w:name="_Toc483324807"/>
        <w:bookmarkStart w:id="935" w:name="_Toc483325092"/>
        <w:bookmarkEnd w:id="928"/>
        <w:bookmarkEnd w:id="929"/>
        <w:bookmarkEnd w:id="930"/>
        <w:bookmarkEnd w:id="931"/>
        <w:bookmarkEnd w:id="932"/>
        <w:bookmarkEnd w:id="933"/>
        <w:bookmarkEnd w:id="934"/>
        <w:bookmarkEnd w:id="935"/>
      </w:del>
    </w:p>
    <w:p w:rsidR="00374D99" w:rsidDel="005F67BE" w:rsidRDefault="00374D99" w:rsidP="00A27DDE">
      <w:pPr>
        <w:pStyle w:val="Heading3"/>
        <w:rPr>
          <w:del w:id="936" w:author="Philips" w:date="2017-03-08T12:18:00Z"/>
          <w:i/>
          <w:iCs/>
          <w:color w:val="C0504D" w:themeColor="accent2"/>
        </w:rPr>
        <w:pPrChange w:id="937" w:author="Philips" w:date="2017-05-23T13:58:00Z">
          <w:pPr/>
        </w:pPrChange>
      </w:pPr>
      <w:del w:id="938" w:author="Philips" w:date="2017-03-08T12:18:00Z">
        <w:r w:rsidDel="005F67BE">
          <w:rPr>
            <w:i/>
            <w:iCs/>
            <w:color w:val="C0504D" w:themeColor="accent2"/>
          </w:rPr>
          <w:delText>&gt;</w:delText>
        </w:r>
        <w:bookmarkStart w:id="939" w:name="_Toc477110577"/>
        <w:bookmarkStart w:id="940" w:name="_Toc477110698"/>
        <w:bookmarkStart w:id="941" w:name="_Toc477110774"/>
        <w:bookmarkStart w:id="942" w:name="_Toc483075556"/>
        <w:bookmarkStart w:id="943" w:name="_Toc483311002"/>
        <w:bookmarkStart w:id="944" w:name="_Toc483311370"/>
        <w:bookmarkStart w:id="945" w:name="_Toc483324808"/>
        <w:bookmarkStart w:id="946" w:name="_Toc483325093"/>
        <w:bookmarkEnd w:id="939"/>
        <w:bookmarkEnd w:id="940"/>
        <w:bookmarkEnd w:id="941"/>
        <w:bookmarkEnd w:id="942"/>
        <w:bookmarkEnd w:id="943"/>
        <w:bookmarkEnd w:id="944"/>
        <w:bookmarkEnd w:id="945"/>
        <w:bookmarkEnd w:id="946"/>
      </w:del>
    </w:p>
    <w:p w:rsidR="00FD1BB2" w:rsidRPr="00FD1BB2" w:rsidDel="00A2272C" w:rsidRDefault="00FD1BB2" w:rsidP="00A27DDE">
      <w:pPr>
        <w:pStyle w:val="Heading3"/>
        <w:rPr>
          <w:del w:id="947" w:author="Philips" w:date="2017-03-12T19:25:00Z"/>
        </w:rPr>
        <w:pPrChange w:id="948" w:author="Philips" w:date="2017-05-23T13:58:00Z">
          <w:pPr/>
        </w:pPrChange>
      </w:pPr>
      <w:bookmarkStart w:id="949" w:name="_Toc477110578"/>
      <w:bookmarkStart w:id="950" w:name="_Toc477110699"/>
      <w:bookmarkStart w:id="951" w:name="_Toc477110775"/>
      <w:bookmarkStart w:id="952" w:name="_Toc483075557"/>
      <w:bookmarkStart w:id="953" w:name="_Toc483311003"/>
      <w:bookmarkStart w:id="954" w:name="_Toc483311371"/>
      <w:bookmarkStart w:id="955" w:name="_Toc483324809"/>
      <w:bookmarkStart w:id="956" w:name="_Toc483325094"/>
      <w:bookmarkEnd w:id="949"/>
      <w:bookmarkEnd w:id="950"/>
      <w:bookmarkEnd w:id="951"/>
      <w:bookmarkEnd w:id="952"/>
      <w:bookmarkEnd w:id="953"/>
      <w:bookmarkEnd w:id="954"/>
      <w:bookmarkEnd w:id="955"/>
      <w:bookmarkEnd w:id="956"/>
    </w:p>
    <w:p w:rsidR="005F67BE" w:rsidRPr="005F67BE" w:rsidRDefault="00A52326" w:rsidP="00A27DDE">
      <w:pPr>
        <w:pStyle w:val="Heading3"/>
        <w:rPr>
          <w:ins w:id="957" w:author="Philips" w:date="2017-03-08T12:13:00Z"/>
        </w:rPr>
        <w:pPrChange w:id="958" w:author="Philips" w:date="2017-05-23T13:58:00Z">
          <w:pPr>
            <w:pStyle w:val="Heading2"/>
          </w:pPr>
        </w:pPrChange>
      </w:pPr>
      <w:bookmarkStart w:id="959" w:name="_Toc483325095"/>
      <w:bookmarkEnd w:id="731"/>
      <w:r>
        <w:t>Rules and Guidelines</w:t>
      </w:r>
      <w:bookmarkEnd w:id="959"/>
    </w:p>
    <w:p w:rsidR="005F67BE" w:rsidRDefault="005F67BE">
      <w:pPr>
        <w:pStyle w:val="ListParagraph"/>
        <w:numPr>
          <w:ilvl w:val="0"/>
          <w:numId w:val="33"/>
        </w:numPr>
        <w:rPr>
          <w:ins w:id="960" w:author="Philips" w:date="2017-03-08T12:14:00Z"/>
        </w:rPr>
        <w:pPrChange w:id="961" w:author="Philips" w:date="2017-03-08T12:14:00Z">
          <w:pPr>
            <w:pStyle w:val="Heading2"/>
          </w:pPr>
        </w:pPrChange>
      </w:pPr>
      <w:ins w:id="962" w:author="Philips" w:date="2017-03-08T12:13:00Z">
        <w:r>
          <w:t xml:space="preserve">Reference app is expected to be used as reference solution or an </w:t>
        </w:r>
      </w:ins>
      <w:ins w:id="963" w:author="Philips" w:date="2017-03-08T12:14:00Z">
        <w:r>
          <w:t>example proposition app.</w:t>
        </w:r>
      </w:ins>
    </w:p>
    <w:p w:rsidR="005F67BE" w:rsidRDefault="005F67BE">
      <w:pPr>
        <w:pStyle w:val="ListParagraph"/>
        <w:numPr>
          <w:ilvl w:val="0"/>
          <w:numId w:val="33"/>
        </w:numPr>
        <w:rPr>
          <w:ins w:id="964" w:author="Philips" w:date="2017-03-08T12:17:00Z"/>
        </w:rPr>
        <w:pPrChange w:id="965" w:author="Philips" w:date="2017-03-08T12:14:00Z">
          <w:pPr>
            <w:pStyle w:val="Heading2"/>
          </w:pPr>
        </w:pPrChange>
      </w:pPr>
      <w:ins w:id="966" w:author="Philips" w:date="2017-03-08T12:14:00Z">
        <w:r>
          <w:t xml:space="preserve">Each proposition is expected to set up required backend data as per </w:t>
        </w:r>
      </w:ins>
      <w:ins w:id="967" w:author="Philips" w:date="2017-03-08T12:15:00Z">
        <w:r>
          <w:t xml:space="preserve">the components included in the app. </w:t>
        </w:r>
      </w:ins>
    </w:p>
    <w:p w:rsidR="005F67BE" w:rsidRDefault="005F67BE">
      <w:pPr>
        <w:pStyle w:val="ListParagraph"/>
        <w:rPr>
          <w:ins w:id="968" w:author="Philips" w:date="2017-03-08T12:17:00Z"/>
        </w:rPr>
        <w:pPrChange w:id="969" w:author="Philips" w:date="2017-03-08T12:17:00Z">
          <w:pPr>
            <w:pStyle w:val="Heading2"/>
          </w:pPr>
        </w:pPrChange>
      </w:pPr>
      <w:ins w:id="970" w:author="Philips" w:date="2017-03-08T12:15:00Z">
        <w:r>
          <w:t>Example set up of service discovery</w:t>
        </w:r>
      </w:ins>
      <w:ins w:id="971" w:author="Philips" w:date="2017-03-08T12:17:00Z">
        <w:r>
          <w:t>, prx etc</w:t>
        </w:r>
      </w:ins>
    </w:p>
    <w:p w:rsidR="005F67BE" w:rsidRDefault="005F67BE">
      <w:pPr>
        <w:pStyle w:val="ListParagraph"/>
        <w:rPr>
          <w:ins w:id="972" w:author="Philips" w:date="2017-03-08T12:17:00Z"/>
        </w:rPr>
        <w:pPrChange w:id="973" w:author="Philips" w:date="2017-03-08T12:17:00Z">
          <w:pPr>
            <w:pStyle w:val="Heading2"/>
          </w:pPr>
        </w:pPrChange>
      </w:pPr>
      <w:ins w:id="974" w:author="Philips" w:date="2017-03-08T12:17:00Z">
        <w:r>
          <w:fldChar w:fldCharType="begin"/>
        </w:r>
        <w:r>
          <w:instrText xml:space="preserve"> HYPERLINK "</w:instrText>
        </w:r>
        <w:r w:rsidRPr="005F67BE">
          <w:instrText>https://confluence.atlas.philips.com/display/MPA/What+a+Business+Needs+to+Setup+Before+Using+BaseApp</w:instrText>
        </w:r>
        <w:r>
          <w:instrText xml:space="preserve">" </w:instrText>
        </w:r>
        <w:r>
          <w:fldChar w:fldCharType="separate"/>
        </w:r>
        <w:r w:rsidRPr="00DA3082">
          <w:rPr>
            <w:rStyle w:val="Hyperlink"/>
          </w:rPr>
          <w:t>https://confluence.atlas.philips.com/display/MPA/What+a+Business+Needs+to+Setup+Before+Using+BaseApp</w:t>
        </w:r>
        <w:r>
          <w:fldChar w:fldCharType="end"/>
        </w:r>
      </w:ins>
    </w:p>
    <w:p w:rsidR="005F67BE" w:rsidRDefault="005F67BE">
      <w:pPr>
        <w:pStyle w:val="ListParagraph"/>
        <w:numPr>
          <w:ilvl w:val="0"/>
          <w:numId w:val="33"/>
        </w:numPr>
        <w:rPr>
          <w:ins w:id="975" w:author="Philips" w:date="2017-03-08T12:17:00Z"/>
        </w:rPr>
        <w:pPrChange w:id="976" w:author="Philips" w:date="2017-03-08T12:17:00Z">
          <w:pPr>
            <w:pStyle w:val="Heading2"/>
          </w:pPr>
        </w:pPrChange>
      </w:pPr>
      <w:ins w:id="977" w:author="Philips" w:date="2017-03-08T12:17:00Z">
        <w:r>
          <w:t>The configurations and data input to all common components</w:t>
        </w:r>
      </w:ins>
      <w:ins w:id="978" w:author="Philips" w:date="2017-03-08T12:20:00Z">
        <w:r>
          <w:t>/micro apps</w:t>
        </w:r>
      </w:ins>
      <w:ins w:id="979" w:author="Philips" w:date="2017-03-08T12:17:00Z">
        <w:r>
          <w:t xml:space="preserve"> should be fine tuned as per proposition needs</w:t>
        </w:r>
      </w:ins>
      <w:ins w:id="980" w:author="Philips" w:date="2017-03-08T12:20:00Z">
        <w:r>
          <w:t xml:space="preserve"> after consuming reference app</w:t>
        </w:r>
      </w:ins>
      <w:ins w:id="981" w:author="Philips" w:date="2017-03-08T12:17:00Z">
        <w:r>
          <w:t>.</w:t>
        </w:r>
      </w:ins>
    </w:p>
    <w:p w:rsidR="005F67BE" w:rsidRDefault="00F151B3">
      <w:pPr>
        <w:pStyle w:val="ListParagraph"/>
        <w:numPr>
          <w:ilvl w:val="0"/>
          <w:numId w:val="33"/>
        </w:numPr>
        <w:rPr>
          <w:ins w:id="982" w:author="Philips" w:date="2017-03-08T12:17:00Z"/>
        </w:rPr>
        <w:pPrChange w:id="983" w:author="Philips" w:date="2017-03-08T12:17:00Z">
          <w:pPr>
            <w:pStyle w:val="Heading2"/>
          </w:pPr>
        </w:pPrChange>
      </w:pPr>
      <w:ins w:id="984" w:author="Philips" w:date="2017-03-08T12:21:00Z">
        <w:r>
          <w:t>Reference app screens or user journey represents common use case and should be treated as an example</w:t>
        </w:r>
      </w:ins>
      <w:ins w:id="985" w:author="Philips" w:date="2017-03-08T12:22:00Z">
        <w:r>
          <w:t xml:space="preserve"> however a propsotion can make use of designs and make relevant changes</w:t>
        </w:r>
      </w:ins>
      <w:ins w:id="986" w:author="Philips" w:date="2017-03-08T14:04:00Z">
        <w:r w:rsidR="008A1C77">
          <w:t xml:space="preserve"> as per the requirement</w:t>
        </w:r>
      </w:ins>
      <w:ins w:id="987" w:author="Philips" w:date="2017-03-08T12:22:00Z">
        <w:r>
          <w:t>.</w:t>
        </w:r>
      </w:ins>
    </w:p>
    <w:p w:rsidR="005F67BE" w:rsidRPr="008B11D8" w:rsidRDefault="005F67BE">
      <w:pPr>
        <w:pStyle w:val="ListParagraph"/>
        <w:pPrChange w:id="988" w:author="Philips" w:date="2017-03-08T12:17:00Z">
          <w:pPr>
            <w:pStyle w:val="Heading2"/>
          </w:pPr>
        </w:pPrChange>
      </w:pPr>
    </w:p>
    <w:p w:rsidR="00AF6AAB" w:rsidRDefault="005F67BE" w:rsidP="00AF6AAB">
      <w:pPr>
        <w:rPr>
          <w:ins w:id="989" w:author="Philips" w:date="2017-05-23T13:58:00Z"/>
        </w:rPr>
      </w:pPr>
      <w:ins w:id="990" w:author="Philips" w:date="2017-03-08T12:13:00Z">
        <w:r>
          <w:t>Please refer 3.3.5 for more details.</w:t>
        </w:r>
      </w:ins>
    </w:p>
    <w:p w:rsidR="00A27DDE" w:rsidRPr="00AF6AAB" w:rsidRDefault="00A27DDE" w:rsidP="00AF6AAB"/>
    <w:p w:rsidR="00425CF2" w:rsidRDefault="00235277" w:rsidP="004C4383">
      <w:pPr>
        <w:pStyle w:val="Heading2"/>
      </w:pPr>
      <w:bookmarkStart w:id="991" w:name="_Toc483325096"/>
      <w:r>
        <w:t>Architecture Views</w:t>
      </w:r>
      <w:bookmarkEnd w:id="991"/>
    </w:p>
    <w:p w:rsidR="00A27DDE" w:rsidRDefault="00851957" w:rsidP="00A27DDE">
      <w:pPr>
        <w:pStyle w:val="Heading3"/>
        <w:rPr>
          <w:ins w:id="992" w:author="Philips" w:date="2017-05-23T13:57:00Z"/>
        </w:rPr>
        <w:pPrChange w:id="993" w:author="Philips" w:date="2017-05-23T13:58:00Z">
          <w:pPr>
            <w:pStyle w:val="Heading2"/>
          </w:pPr>
        </w:pPrChange>
      </w:pPr>
      <w:bookmarkStart w:id="994" w:name="_Toc483325097"/>
      <w:ins w:id="995" w:author="Philips" w:date="2017-05-23T14:00:00Z">
        <w:r>
          <w:t>S</w:t>
        </w:r>
      </w:ins>
      <w:ins w:id="996" w:author="Philips" w:date="2017-05-23T13:57:00Z">
        <w:r w:rsidR="00A27DDE">
          <w:t>ystem</w:t>
        </w:r>
      </w:ins>
      <w:ins w:id="997" w:author="Philips" w:date="2017-05-23T14:00:00Z">
        <w:r w:rsidR="005D070F">
          <w:t xml:space="preserve"> </w:t>
        </w:r>
        <w:r>
          <w:t xml:space="preserve">decomposition </w:t>
        </w:r>
        <w:r w:rsidR="005D070F">
          <w:t>view</w:t>
        </w:r>
      </w:ins>
      <w:bookmarkEnd w:id="994"/>
    </w:p>
    <w:p w:rsidR="00A27DDE" w:rsidRDefault="00A27DDE" w:rsidP="00A27DDE">
      <w:pPr>
        <w:rPr>
          <w:ins w:id="998" w:author="Philips" w:date="2017-05-23T13:57:00Z"/>
          <w:rFonts w:cs="Arial"/>
        </w:rPr>
      </w:pPr>
      <w:ins w:id="999" w:author="Philips" w:date="2017-05-23T13:57:00Z">
        <w:r w:rsidRPr="00304B2F">
          <w:rPr>
            <w:rFonts w:cs="Arial"/>
          </w:rPr>
          <w:t>The following block diagram provides a high-level overview of the functional</w:t>
        </w:r>
        <w:r>
          <w:rPr>
            <w:rFonts w:cs="Arial"/>
          </w:rPr>
          <w:t xml:space="preserve"> components in the ref app.</w:t>
        </w:r>
      </w:ins>
    </w:p>
    <w:p w:rsidR="00A27DDE" w:rsidRDefault="00A27DDE" w:rsidP="00A27DDE">
      <w:pPr>
        <w:rPr>
          <w:ins w:id="1000" w:author="Philips" w:date="2017-05-23T13:57:00Z"/>
          <w:rFonts w:cs="Arial"/>
        </w:rPr>
      </w:pPr>
    </w:p>
    <w:p w:rsidR="00A27DDE" w:rsidRDefault="00A27DDE" w:rsidP="00A27DDE">
      <w:pPr>
        <w:rPr>
          <w:ins w:id="1001" w:author="Philips" w:date="2017-05-23T13:57:00Z"/>
          <w:rFonts w:cs="Arial"/>
        </w:rPr>
      </w:pPr>
    </w:p>
    <w:p w:rsidR="00A27DDE" w:rsidRDefault="00A27DDE" w:rsidP="00A27DDE">
      <w:pPr>
        <w:rPr>
          <w:ins w:id="1002" w:author="Philips" w:date="2017-05-23T13:57:00Z"/>
          <w:rFonts w:cs="Arial"/>
        </w:rPr>
      </w:pPr>
    </w:p>
    <w:p w:rsidR="00A27DDE" w:rsidRDefault="00A27DDE" w:rsidP="00A27DDE">
      <w:pPr>
        <w:rPr>
          <w:ins w:id="1003" w:author="Philips" w:date="2017-05-23T13:58:00Z"/>
          <w:rFonts w:cs="Arial"/>
        </w:rPr>
      </w:pPr>
    </w:p>
    <w:p w:rsidR="00A27DDE" w:rsidRDefault="00A27DDE" w:rsidP="00A27DDE">
      <w:pPr>
        <w:rPr>
          <w:ins w:id="1004" w:author="Philips" w:date="2017-05-23T13:58:00Z"/>
          <w:rFonts w:cs="Arial"/>
        </w:rPr>
      </w:pPr>
    </w:p>
    <w:p w:rsidR="00A27DDE" w:rsidRDefault="00A27DDE" w:rsidP="00A27DDE">
      <w:pPr>
        <w:rPr>
          <w:ins w:id="1005" w:author="Philips" w:date="2017-05-23T13:58:00Z"/>
          <w:rFonts w:cs="Arial"/>
        </w:rPr>
      </w:pPr>
    </w:p>
    <w:p w:rsidR="00A27DDE" w:rsidRDefault="00A27DDE" w:rsidP="00A27DDE">
      <w:pPr>
        <w:rPr>
          <w:ins w:id="1006" w:author="Philips" w:date="2017-05-23T13:58:00Z"/>
          <w:rFonts w:cs="Arial"/>
        </w:rPr>
      </w:pPr>
    </w:p>
    <w:p w:rsidR="00A27DDE" w:rsidRDefault="00A27DDE" w:rsidP="00A27DDE">
      <w:pPr>
        <w:rPr>
          <w:ins w:id="1007" w:author="Philips" w:date="2017-05-23T13:58:00Z"/>
          <w:rFonts w:cs="Arial"/>
        </w:rPr>
      </w:pPr>
    </w:p>
    <w:p w:rsidR="00A27DDE" w:rsidRDefault="00A27DDE" w:rsidP="00A27DDE">
      <w:pPr>
        <w:rPr>
          <w:ins w:id="1008" w:author="Philips" w:date="2017-05-23T13:57:00Z"/>
          <w:rFonts w:cs="Arial"/>
        </w:rPr>
      </w:pPr>
    </w:p>
    <w:p w:rsidR="00A27DDE" w:rsidRDefault="00A27DDE" w:rsidP="00A27DDE">
      <w:pPr>
        <w:rPr>
          <w:ins w:id="1009" w:author="Philips" w:date="2017-05-23T13:57:00Z"/>
          <w:rFonts w:cs="Arial"/>
        </w:rPr>
      </w:pPr>
      <w:ins w:id="1010" w:author="Philips" w:date="2017-05-23T13:57:00Z">
        <w:r>
          <w:rPr>
            <w:rFonts w:cs="Arial"/>
            <w:noProof/>
          </w:rPr>
          <mc:AlternateContent>
            <mc:Choice Requires="wps">
              <w:drawing>
                <wp:anchor distT="0" distB="0" distL="114300" distR="114300" simplePos="0" relativeHeight="251665408" behindDoc="0" locked="0" layoutInCell="1" allowOverlap="1" wp14:anchorId="73022405" wp14:editId="342CD8AA">
                  <wp:simplePos x="0" y="0"/>
                  <wp:positionH relativeFrom="column">
                    <wp:posOffset>4594225</wp:posOffset>
                  </wp:positionH>
                  <wp:positionV relativeFrom="paragraph">
                    <wp:posOffset>80645</wp:posOffset>
                  </wp:positionV>
                  <wp:extent cx="848995" cy="476250"/>
                  <wp:effectExtent l="0" t="0" r="27305" b="19050"/>
                  <wp:wrapNone/>
                  <wp:docPr id="13" name="Rounded Rectangle 13"/>
                  <wp:cNvGraphicFramePr/>
                  <a:graphic xmlns:a="http://schemas.openxmlformats.org/drawingml/2006/main">
                    <a:graphicData uri="http://schemas.microsoft.com/office/word/2010/wordprocessingShape">
                      <wps:wsp>
                        <wps:cNvSpPr/>
                        <wps:spPr>
                          <a:xfrm>
                            <a:off x="0" y="0"/>
                            <a:ext cx="84899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r>
                                <w:t>IAP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6" style="position:absolute;margin-left:361.75pt;margin-top:6.35pt;width:66.8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" fillcolor="#4f81bd [3204]" strokecolor="#243f60 [1604]" strokeweight="2pt">
                  <v:textbox>
                    <w:txbxContent>
                      <w:p w:rsidR="00A27DDE" w:rsidRDefault="00A27DDE" w:rsidP="00A27DDE">
                        <w:pPr>
                          <w:jc w:val="center"/>
                        </w:pPr>
                        <w:r>
                          <w:t>IAP</w:t>
                        </w:r>
                      </w:p>
                    </w:txbxContent>
                  </v:textbox>
                </v:roundrect>
              </w:pict>
            </mc:Fallback>
          </mc:AlternateContent>
        </w:r>
        <w:r>
          <w:rPr>
            <w:rFonts w:cs="Arial"/>
            <w:noProof/>
          </w:rPr>
          <mc:AlternateContent>
            <mc:Choice Requires="wps">
              <w:drawing>
                <wp:anchor distT="0" distB="0" distL="114300" distR="114300" simplePos="0" relativeHeight="251664384" behindDoc="0" locked="0" layoutInCell="1" allowOverlap="1" wp14:anchorId="3780CD8C" wp14:editId="635A3AE4">
                  <wp:simplePos x="0" y="0"/>
                  <wp:positionH relativeFrom="column">
                    <wp:posOffset>3452495</wp:posOffset>
                  </wp:positionH>
                  <wp:positionV relativeFrom="paragraph">
                    <wp:posOffset>80010</wp:posOffset>
                  </wp:positionV>
                  <wp:extent cx="1038225" cy="4762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03822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r>
                                <w:t>Product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7" style="position:absolute;margin-left:271.85pt;margin-top:6.3pt;width:81.7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" fillcolor="#4f81bd [3204]" strokecolor="#243f60 [1604]" strokeweight="2pt">
                  <v:textbox>
                    <w:txbxContent>
                      <w:p w:rsidR="00A27DDE" w:rsidRDefault="00A27DDE" w:rsidP="00A27DDE">
                        <w:pPr>
                          <w:jc w:val="center"/>
                        </w:pPr>
                        <w:r>
                          <w:t>Product Registration</w:t>
                        </w:r>
                      </w:p>
                    </w:txbxContent>
                  </v:textbox>
                </v:roundrect>
              </w:pict>
            </mc:Fallback>
          </mc:AlternateContent>
        </w:r>
        <w:r>
          <w:rPr>
            <w:rFonts w:cs="Arial"/>
            <w:noProof/>
          </w:rPr>
          <mc:AlternateContent>
            <mc:Choice Requires="wps">
              <w:drawing>
                <wp:anchor distT="0" distB="0" distL="114300" distR="114300" simplePos="0" relativeHeight="251663360" behindDoc="0" locked="0" layoutInCell="1" allowOverlap="1" wp14:anchorId="17921E2A" wp14:editId="5B9BE2DC">
                  <wp:simplePos x="0" y="0"/>
                  <wp:positionH relativeFrom="column">
                    <wp:posOffset>2303780</wp:posOffset>
                  </wp:positionH>
                  <wp:positionV relativeFrom="paragraph">
                    <wp:posOffset>67310</wp:posOffset>
                  </wp:positionV>
                  <wp:extent cx="1064260" cy="476250"/>
                  <wp:effectExtent l="0" t="0" r="21590" b="19050"/>
                  <wp:wrapNone/>
                  <wp:docPr id="6" name="Rounded Rectangle 6"/>
                  <wp:cNvGraphicFramePr/>
                  <a:graphic xmlns:a="http://schemas.openxmlformats.org/drawingml/2006/main">
                    <a:graphicData uri="http://schemas.microsoft.com/office/word/2010/wordprocessingShape">
                      <wps:wsp>
                        <wps:cNvSpPr/>
                        <wps:spPr>
                          <a:xfrm>
                            <a:off x="0" y="0"/>
                            <a:ext cx="106426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margin-left:181.4pt;margin-top:5.3pt;width:83.8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" fillcolor="#4f81bd [3204]" strokecolor="#243f60 [1604]" strokeweight="2pt">
                  <v:textbox>
                    <w:txbxContent>
                      <w:p w:rsidR="00A27DDE" w:rsidRDefault="00A27DDE" w:rsidP="00A27DDE">
                        <w:pPr>
                          <w:jc w:val="center"/>
                        </w:pPr>
                        <w:r>
                          <w:t>User Registration</w:t>
                        </w:r>
                      </w:p>
                    </w:txbxContent>
                  </v:textbox>
                </v:roundrect>
              </w:pict>
            </mc:Fallback>
          </mc:AlternateContent>
        </w:r>
        <w:r>
          <w:rPr>
            <w:rFonts w:cs="Arial"/>
            <w:noProof/>
          </w:rPr>
          <mc:AlternateContent>
            <mc:Choice Requires="wps">
              <w:drawing>
                <wp:anchor distT="0" distB="0" distL="114300" distR="114300" simplePos="0" relativeHeight="251659264" behindDoc="0" locked="0" layoutInCell="1" allowOverlap="1" wp14:anchorId="065AF535" wp14:editId="6A7D9937">
                  <wp:simplePos x="0" y="0"/>
                  <wp:positionH relativeFrom="column">
                    <wp:posOffset>1369060</wp:posOffset>
                  </wp:positionH>
                  <wp:positionV relativeFrom="paragraph">
                    <wp:posOffset>67310</wp:posOffset>
                  </wp:positionV>
                  <wp:extent cx="848995" cy="476250"/>
                  <wp:effectExtent l="0" t="0" r="27305" b="19050"/>
                  <wp:wrapNone/>
                  <wp:docPr id="8" name="Rounded Rectangle 8"/>
                  <wp:cNvGraphicFramePr/>
                  <a:graphic xmlns:a="http://schemas.openxmlformats.org/drawingml/2006/main">
                    <a:graphicData uri="http://schemas.microsoft.com/office/word/2010/wordprocessingShape">
                      <wps:wsp>
                        <wps:cNvSpPr/>
                        <wps:spPr>
                          <a:xfrm>
                            <a:off x="0" y="0"/>
                            <a:ext cx="84899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r>
                                <w:t>Consumer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9" style="position:absolute;margin-left:107.8pt;margin-top:5.3pt;width:66.8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" fillcolor="#4f81bd [3204]" strokecolor="#243f60 [1604]" strokeweight="2pt">
                  <v:textbox>
                    <w:txbxContent>
                      <w:p w:rsidR="00A27DDE" w:rsidRDefault="00A27DDE" w:rsidP="00A27DDE">
                        <w:pPr>
                          <w:jc w:val="center"/>
                        </w:pPr>
                        <w:r>
                          <w:t>Consumer care</w:t>
                        </w:r>
                      </w:p>
                    </w:txbxContent>
                  </v:textbox>
                </v:roundrect>
              </w:pict>
            </mc:Fallback>
          </mc:AlternateContent>
        </w:r>
        <w:r>
          <w:rPr>
            <w:rFonts w:cs="Arial"/>
            <w:noProof/>
          </w:rPr>
          <mc:AlternateContent>
            <mc:Choice Requires="wps">
              <w:drawing>
                <wp:anchor distT="0" distB="0" distL="114300" distR="114300" simplePos="0" relativeHeight="251661312" behindDoc="0" locked="0" layoutInCell="1" allowOverlap="1" wp14:anchorId="6F6BBE33" wp14:editId="136CA7F6">
                  <wp:simplePos x="0" y="0"/>
                  <wp:positionH relativeFrom="column">
                    <wp:posOffset>-8255</wp:posOffset>
                  </wp:positionH>
                  <wp:positionV relativeFrom="paragraph">
                    <wp:posOffset>67310</wp:posOffset>
                  </wp:positionV>
                  <wp:extent cx="1194435" cy="535305"/>
                  <wp:effectExtent l="0" t="0" r="24765" b="17145"/>
                  <wp:wrapNone/>
                  <wp:docPr id="9" name="Oval 9"/>
                  <wp:cNvGraphicFramePr/>
                  <a:graphic xmlns:a="http://schemas.openxmlformats.org/drawingml/2006/main">
                    <a:graphicData uri="http://schemas.microsoft.com/office/word/2010/wordprocessingShape">
                      <wps:wsp>
                        <wps:cNvSpPr/>
                        <wps:spPr>
                          <a:xfrm>
                            <a:off x="0" y="0"/>
                            <a:ext cx="1194435" cy="53530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7DDE" w:rsidRDefault="00A27DDE" w:rsidP="00A27DDE">
                              <w:r>
                                <w:t>Micro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30" style="position:absolute;margin-left:-.65pt;margin-top:5.3pt;width:94.05pt;height:4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" fillcolor="#c0504d [3205]" strokecolor="#622423 [1605]" strokeweight="2pt">
                  <v:textbox>
                    <w:txbxContent>
                      <w:p w:rsidR="00A27DDE" w:rsidRDefault="00A27DDE" w:rsidP="00A27DDE">
                        <w:r>
                          <w:t>Micro Apps</w:t>
                        </w:r>
                      </w:p>
                    </w:txbxContent>
                  </v:textbox>
                </v:oval>
              </w:pict>
            </mc:Fallback>
          </mc:AlternateContent>
        </w:r>
      </w:ins>
    </w:p>
    <w:p w:rsidR="00A27DDE" w:rsidRDefault="00A27DDE" w:rsidP="00A27DDE">
      <w:pPr>
        <w:rPr>
          <w:ins w:id="1011" w:author="Philips" w:date="2017-05-23T13:57:00Z"/>
          <w:rFonts w:cs="Arial"/>
        </w:rPr>
      </w:pPr>
    </w:p>
    <w:p w:rsidR="00A27DDE" w:rsidRDefault="00A27DDE" w:rsidP="00A27DDE">
      <w:pPr>
        <w:rPr>
          <w:ins w:id="1012" w:author="Philips" w:date="2017-05-23T13:57:00Z"/>
          <w:rFonts w:cs="Arial"/>
        </w:rPr>
      </w:pPr>
    </w:p>
    <w:p w:rsidR="00A27DDE" w:rsidRDefault="00A27DDE" w:rsidP="00A27DDE">
      <w:pPr>
        <w:rPr>
          <w:ins w:id="1013" w:author="Philips" w:date="2017-05-23T13:57:00Z"/>
          <w:rFonts w:cs="Arial"/>
        </w:rPr>
      </w:pPr>
    </w:p>
    <w:p w:rsidR="00A27DDE" w:rsidRDefault="00A27DDE" w:rsidP="00A27DDE">
      <w:pPr>
        <w:rPr>
          <w:ins w:id="1014" w:author="Philips" w:date="2017-05-23T13:57:00Z"/>
          <w:rFonts w:cs="Arial"/>
        </w:rPr>
      </w:pPr>
      <w:ins w:id="1015" w:author="Philips" w:date="2017-05-23T13:57:00Z">
        <w:r>
          <w:rPr>
            <w:rFonts w:cs="Arial"/>
            <w:noProof/>
          </w:rPr>
          <mc:AlternateContent>
            <mc:Choice Requires="wps">
              <w:drawing>
                <wp:anchor distT="0" distB="0" distL="114300" distR="114300" simplePos="0" relativeHeight="251668480" behindDoc="0" locked="0" layoutInCell="1" allowOverlap="1" wp14:anchorId="4A743E64" wp14:editId="688A5ABE">
                  <wp:simplePos x="0" y="0"/>
                  <wp:positionH relativeFrom="column">
                    <wp:posOffset>-7620</wp:posOffset>
                  </wp:positionH>
                  <wp:positionV relativeFrom="paragraph">
                    <wp:posOffset>91440</wp:posOffset>
                  </wp:positionV>
                  <wp:extent cx="5629547" cy="26034"/>
                  <wp:effectExtent l="0" t="0" r="28575" b="31750"/>
                  <wp:wrapNone/>
                  <wp:docPr id="23" name="Straight Connector 23"/>
                  <wp:cNvGraphicFramePr/>
                  <a:graphic xmlns:a="http://schemas.openxmlformats.org/drawingml/2006/main">
                    <a:graphicData uri="http://schemas.microsoft.com/office/word/2010/wordprocessingShape">
                      <wps:wsp>
                        <wps:cNvCnPr/>
                        <wps:spPr>
                          <a:xfrm flipV="1">
                            <a:off x="0" y="0"/>
                            <a:ext cx="5629547" cy="26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7.2pt" to="442.6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" strokecolor="#4579b8 [3044]"/>
              </w:pict>
            </mc:Fallback>
          </mc:AlternateContent>
        </w:r>
      </w:ins>
    </w:p>
    <w:p w:rsidR="00A27DDE" w:rsidRDefault="00A27DDE" w:rsidP="00A27DDE">
      <w:pPr>
        <w:rPr>
          <w:ins w:id="1016" w:author="Philips" w:date="2017-05-23T13:57:00Z"/>
          <w:rFonts w:cs="Arial"/>
        </w:rPr>
      </w:pPr>
      <w:ins w:id="1017" w:author="Philips" w:date="2017-05-23T13:57:00Z">
        <w:r>
          <w:rPr>
            <w:rFonts w:cs="Arial"/>
            <w:noProof/>
          </w:rPr>
          <mc:AlternateContent>
            <mc:Choice Requires="wps">
              <w:drawing>
                <wp:anchor distT="0" distB="0" distL="114300" distR="114300" simplePos="0" relativeHeight="251669504" behindDoc="0" locked="0" layoutInCell="1" allowOverlap="1" wp14:anchorId="1EC811C1" wp14:editId="7C5DCDB6">
                  <wp:simplePos x="0" y="0"/>
                  <wp:positionH relativeFrom="column">
                    <wp:posOffset>4186280</wp:posOffset>
                  </wp:positionH>
                  <wp:positionV relativeFrom="paragraph">
                    <wp:posOffset>56610</wp:posOffset>
                  </wp:positionV>
                  <wp:extent cx="1037230" cy="521970"/>
                  <wp:effectExtent l="0" t="0" r="10795" b="11430"/>
                  <wp:wrapNone/>
                  <wp:docPr id="24" name="Rounded Rectangle 24"/>
                  <wp:cNvGraphicFramePr/>
                  <a:graphic xmlns:a="http://schemas.openxmlformats.org/drawingml/2006/main">
                    <a:graphicData uri="http://schemas.microsoft.com/office/word/2010/wordprocessingShape">
                      <wps:wsp>
                        <wps:cNvSpPr/>
                        <wps:spPr>
                          <a:xfrm>
                            <a:off x="0" y="0"/>
                            <a:ext cx="1037230"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r>
                                <w:t>Data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1" style="position:absolute;margin-left:329.65pt;margin-top:4.45pt;width:81.65pt;height:4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" fillcolor="#4f81bd [3204]" strokecolor="#243f60 [1604]" strokeweight="2pt">
                  <v:textbox>
                    <w:txbxContent>
                      <w:p w:rsidR="00A27DDE" w:rsidRDefault="00A27DDE" w:rsidP="00A27DDE">
                        <w:pPr>
                          <w:jc w:val="center"/>
                        </w:pPr>
                        <w:r>
                          <w:t>Data Services</w:t>
                        </w:r>
                      </w:p>
                    </w:txbxContent>
                  </v:textbox>
                </v:roundrect>
              </w:pict>
            </mc:Fallback>
          </mc:AlternateContent>
        </w:r>
        <w:r>
          <w:rPr>
            <w:rFonts w:cs="Arial"/>
            <w:noProof/>
          </w:rPr>
          <mc:AlternateContent>
            <mc:Choice Requires="wps">
              <w:drawing>
                <wp:anchor distT="0" distB="0" distL="114300" distR="114300" simplePos="0" relativeHeight="251666432" behindDoc="0" locked="0" layoutInCell="1" allowOverlap="1" wp14:anchorId="35A9AC97" wp14:editId="494EDEDE">
                  <wp:simplePos x="0" y="0"/>
                  <wp:positionH relativeFrom="column">
                    <wp:posOffset>2773680</wp:posOffset>
                  </wp:positionH>
                  <wp:positionV relativeFrom="paragraph">
                    <wp:posOffset>90170</wp:posOffset>
                  </wp:positionV>
                  <wp:extent cx="1050290" cy="521970"/>
                  <wp:effectExtent l="0" t="0" r="16510" b="11430"/>
                  <wp:wrapNone/>
                  <wp:docPr id="20" name="Rounded Rectangle 20"/>
                  <wp:cNvGraphicFramePr/>
                  <a:graphic xmlns:a="http://schemas.openxmlformats.org/drawingml/2006/main">
                    <a:graphicData uri="http://schemas.microsoft.com/office/word/2010/wordprocessingShape">
                      <wps:wsp>
                        <wps:cNvSpPr/>
                        <wps:spPr>
                          <a:xfrm>
                            <a:off x="0" y="0"/>
                            <a:ext cx="1050290"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r>
                                <w:t>UIKIT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2" style="position:absolute;margin-left:218.4pt;margin-top:7.1pt;width:82.7pt;height:4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" fillcolor="#4f81bd [3204]" strokecolor="#243f60 [1604]" strokeweight="2pt">
                  <v:textbox>
                    <w:txbxContent>
                      <w:p w:rsidR="00A27DDE" w:rsidRDefault="00A27DDE" w:rsidP="00A27DDE">
                        <w:pPr>
                          <w:jc w:val="center"/>
                        </w:pPr>
                        <w:r>
                          <w:t>UIKIT</w:t>
                        </w:r>
                      </w:p>
                    </w:txbxContent>
                  </v:textbox>
                </v:roundrect>
              </w:pict>
            </mc:Fallback>
          </mc:AlternateContent>
        </w:r>
        <w:r>
          <w:rPr>
            <w:rFonts w:cs="Arial"/>
            <w:noProof/>
          </w:rPr>
          <mc:AlternateContent>
            <mc:Choice Requires="wps">
              <w:drawing>
                <wp:anchor distT="0" distB="0" distL="114300" distR="114300" simplePos="0" relativeHeight="251660288" behindDoc="0" locked="0" layoutInCell="1" allowOverlap="1" wp14:anchorId="71C8C575" wp14:editId="3E4C1F67">
                  <wp:simplePos x="0" y="0"/>
                  <wp:positionH relativeFrom="column">
                    <wp:posOffset>1367790</wp:posOffset>
                  </wp:positionH>
                  <wp:positionV relativeFrom="paragraph">
                    <wp:posOffset>90170</wp:posOffset>
                  </wp:positionV>
                  <wp:extent cx="1009650" cy="521970"/>
                  <wp:effectExtent l="0" t="0" r="19050" b="11430"/>
                  <wp:wrapNone/>
                  <wp:docPr id="10" name="Rounded Rectangle 10"/>
                  <wp:cNvGraphicFramePr/>
                  <a:graphic xmlns:a="http://schemas.openxmlformats.org/drawingml/2006/main">
                    <a:graphicData uri="http://schemas.microsoft.com/office/word/2010/wordprocessingShape">
                      <wps:wsp>
                        <wps:cNvSpPr/>
                        <wps:spPr>
                          <a:xfrm>
                            <a:off x="0" y="0"/>
                            <a:ext cx="1009650"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r>
                                <w:t>App Infra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107.7pt;margin-top:7.1pt;width:79.5pt;height:4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" fillcolor="#4f81bd [3204]" strokecolor="#243f60 [1604]" strokeweight="2pt">
                  <v:textbox>
                    <w:txbxContent>
                      <w:p w:rsidR="00A27DDE" w:rsidRDefault="00A27DDE" w:rsidP="00A27DDE">
                        <w:pPr>
                          <w:jc w:val="center"/>
                        </w:pPr>
                        <w:r>
                          <w:t>App Infra</w:t>
                        </w:r>
                      </w:p>
                    </w:txbxContent>
                  </v:textbox>
                </v:roundrect>
              </w:pict>
            </mc:Fallback>
          </mc:AlternateContent>
        </w:r>
      </w:ins>
    </w:p>
    <w:p w:rsidR="00A27DDE" w:rsidRDefault="00A27DDE" w:rsidP="00A27DDE">
      <w:pPr>
        <w:rPr>
          <w:ins w:id="1018" w:author="Philips" w:date="2017-05-23T13:57:00Z"/>
          <w:rFonts w:cs="Arial"/>
        </w:rPr>
      </w:pPr>
      <w:ins w:id="1019" w:author="Philips" w:date="2017-05-23T13:57:00Z">
        <w:r>
          <w:rPr>
            <w:rFonts w:cs="Arial"/>
            <w:noProof/>
          </w:rPr>
          <mc:AlternateContent>
            <mc:Choice Requires="wps">
              <w:drawing>
                <wp:anchor distT="0" distB="0" distL="114300" distR="114300" simplePos="0" relativeHeight="251662336" behindDoc="0" locked="0" layoutInCell="1" allowOverlap="1" wp14:anchorId="095D7CAD" wp14:editId="6284AC8C">
                  <wp:simplePos x="0" y="0"/>
                  <wp:positionH relativeFrom="column">
                    <wp:posOffset>-6985</wp:posOffset>
                  </wp:positionH>
                  <wp:positionV relativeFrom="paragraph">
                    <wp:posOffset>99695</wp:posOffset>
                  </wp:positionV>
                  <wp:extent cx="1129665" cy="535305"/>
                  <wp:effectExtent l="0" t="0" r="13335" b="17145"/>
                  <wp:wrapNone/>
                  <wp:docPr id="14" name="Oval 14"/>
                  <wp:cNvGraphicFramePr/>
                  <a:graphic xmlns:a="http://schemas.openxmlformats.org/drawingml/2006/main">
                    <a:graphicData uri="http://schemas.microsoft.com/office/word/2010/wordprocessingShape">
                      <wps:wsp>
                        <wps:cNvSpPr/>
                        <wps:spPr>
                          <a:xfrm>
                            <a:off x="0" y="0"/>
                            <a:ext cx="1129665" cy="53530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27DDE" w:rsidRDefault="00A27DDE" w:rsidP="00A27DDE">
                              <w:pPr>
                                <w:jc w:val="center"/>
                              </w:pPr>
                              <w:r>
                                <w:t>Coco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34" style="position:absolute;margin-left:-.55pt;margin-top:7.85pt;width:88.95pt;height:4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" fillcolor="#c0504d [3205]" strokecolor="#622423 [1605]" strokeweight="2pt">
                  <v:textbox>
                    <w:txbxContent>
                      <w:p w:rsidR="00A27DDE" w:rsidRDefault="00A27DDE" w:rsidP="00A27DDE">
                        <w:pPr>
                          <w:jc w:val="center"/>
                        </w:pPr>
                        <w:r>
                          <w:t>Coco</w:t>
                        </w:r>
                      </w:p>
                    </w:txbxContent>
                  </v:textbox>
                </v:oval>
              </w:pict>
            </mc:Fallback>
          </mc:AlternateContent>
        </w:r>
      </w:ins>
    </w:p>
    <w:p w:rsidR="00A27DDE" w:rsidRDefault="00A27DDE" w:rsidP="00A27DDE">
      <w:pPr>
        <w:rPr>
          <w:ins w:id="1020" w:author="Philips" w:date="2017-05-23T13:57:00Z"/>
          <w:rFonts w:cs="Arial"/>
        </w:rPr>
      </w:pPr>
    </w:p>
    <w:p w:rsidR="00A27DDE" w:rsidRDefault="00A27DDE" w:rsidP="00A27DDE">
      <w:pPr>
        <w:rPr>
          <w:ins w:id="1021" w:author="Philips" w:date="2017-05-23T13:57:00Z"/>
          <w:rFonts w:cs="Arial"/>
        </w:rPr>
      </w:pPr>
    </w:p>
    <w:p w:rsidR="00A27DDE" w:rsidRDefault="00A27DDE" w:rsidP="00A27DDE">
      <w:pPr>
        <w:rPr>
          <w:ins w:id="1022" w:author="Philips" w:date="2017-05-23T13:57:00Z"/>
          <w:rFonts w:cs="Arial"/>
        </w:rPr>
      </w:pPr>
      <w:ins w:id="1023" w:author="Philips" w:date="2017-05-23T13:57:00Z">
        <w:r>
          <w:rPr>
            <w:rFonts w:cs="Arial"/>
            <w:noProof/>
          </w:rPr>
          <mc:AlternateContent>
            <mc:Choice Requires="wps">
              <w:drawing>
                <wp:anchor distT="0" distB="0" distL="114300" distR="114300" simplePos="0" relativeHeight="251670528" behindDoc="0" locked="0" layoutInCell="1" allowOverlap="1" wp14:anchorId="16DC5D70" wp14:editId="1EF95EB7">
                  <wp:simplePos x="0" y="0"/>
                  <wp:positionH relativeFrom="column">
                    <wp:posOffset>1818005</wp:posOffset>
                  </wp:positionH>
                  <wp:positionV relativeFrom="paragraph">
                    <wp:posOffset>74930</wp:posOffset>
                  </wp:positionV>
                  <wp:extent cx="1159510" cy="521970"/>
                  <wp:effectExtent l="0" t="0" r="21590" b="11430"/>
                  <wp:wrapNone/>
                  <wp:docPr id="15" name="Rounded Rectangle 15"/>
                  <wp:cNvGraphicFramePr/>
                  <a:graphic xmlns:a="http://schemas.openxmlformats.org/drawingml/2006/main">
                    <a:graphicData uri="http://schemas.microsoft.com/office/word/2010/wordprocessingShape">
                      <wps:wsp>
                        <wps:cNvSpPr/>
                        <wps:spPr>
                          <a:xfrm>
                            <a:off x="0" y="0"/>
                            <a:ext cx="1159510"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proofErr w:type="gramStart"/>
                              <w:r>
                                <w:t>uApp</w:t>
                              </w:r>
                              <w:proofErr w:type="gramEnd"/>
                              <w:r>
                                <w:t xml:space="preserve">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5" style="position:absolute;margin-left:143.15pt;margin-top:5.9pt;width:91.3pt;height:4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" fillcolor="#4f81bd [3204]" strokecolor="#243f60 [1604]" strokeweight="2pt">
                  <v:textbox>
                    <w:txbxContent>
                      <w:p w:rsidR="00A27DDE" w:rsidRDefault="00A27DDE" w:rsidP="00A27DDE">
                        <w:pPr>
                          <w:jc w:val="center"/>
                        </w:pPr>
                        <w:proofErr w:type="gramStart"/>
                        <w:r>
                          <w:t>uApp</w:t>
                        </w:r>
                        <w:proofErr w:type="gramEnd"/>
                        <w:r>
                          <w:t xml:space="preserve"> Framework</w:t>
                        </w:r>
                      </w:p>
                    </w:txbxContent>
                  </v:textbox>
                </v:roundrect>
              </w:pict>
            </mc:Fallback>
          </mc:AlternateContent>
        </w:r>
        <w:r>
          <w:rPr>
            <w:rFonts w:cs="Arial"/>
            <w:noProof/>
          </w:rPr>
          <mc:AlternateContent>
            <mc:Choice Requires="wps">
              <w:drawing>
                <wp:anchor distT="0" distB="0" distL="114300" distR="114300" simplePos="0" relativeHeight="251667456" behindDoc="0" locked="0" layoutInCell="1" allowOverlap="1" wp14:anchorId="5FB361D4" wp14:editId="7FBCE990">
                  <wp:simplePos x="0" y="0"/>
                  <wp:positionH relativeFrom="column">
                    <wp:posOffset>3312795</wp:posOffset>
                  </wp:positionH>
                  <wp:positionV relativeFrom="paragraph">
                    <wp:posOffset>74930</wp:posOffset>
                  </wp:positionV>
                  <wp:extent cx="1174115" cy="521970"/>
                  <wp:effectExtent l="0" t="0" r="26035" b="11430"/>
                  <wp:wrapNone/>
                  <wp:docPr id="22" name="Rounded Rectangle 22"/>
                  <wp:cNvGraphicFramePr/>
                  <a:graphic xmlns:a="http://schemas.openxmlformats.org/drawingml/2006/main">
                    <a:graphicData uri="http://schemas.microsoft.com/office/word/2010/wordprocessingShape">
                      <wps:wsp>
                        <wps:cNvSpPr/>
                        <wps:spPr>
                          <a:xfrm>
                            <a:off x="0" y="0"/>
                            <a:ext cx="1174115" cy="5219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7DDE" w:rsidRDefault="00A27DDE" w:rsidP="00A27DDE">
                              <w:pPr>
                                <w:jc w:val="center"/>
                              </w:pPr>
                              <w:r>
                                <w:t>CommLib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36" style="position:absolute;margin-left:260.85pt;margin-top:5.9pt;width:92.45pt;height:4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" fillcolor="#4f81bd [3204]" strokecolor="#243f60 [1604]" strokeweight="2pt">
                  <v:textbox>
                    <w:txbxContent>
                      <w:p w:rsidR="00A27DDE" w:rsidRDefault="00A27DDE" w:rsidP="00A27DDE">
                        <w:pPr>
                          <w:jc w:val="center"/>
                        </w:pPr>
                        <w:r>
                          <w:t>CommLib</w:t>
                        </w:r>
                      </w:p>
                    </w:txbxContent>
                  </v:textbox>
                </v:roundrect>
              </w:pict>
            </mc:Fallback>
          </mc:AlternateContent>
        </w:r>
      </w:ins>
    </w:p>
    <w:p w:rsidR="00A27DDE" w:rsidRDefault="00A27DDE" w:rsidP="00A27DDE">
      <w:pPr>
        <w:rPr>
          <w:ins w:id="1024" w:author="Philips" w:date="2017-05-23T13:57:00Z"/>
          <w:rFonts w:cs="Arial"/>
        </w:rPr>
      </w:pPr>
    </w:p>
    <w:p w:rsidR="00A27DDE" w:rsidRDefault="00A27DDE" w:rsidP="00A27DDE">
      <w:pPr>
        <w:rPr>
          <w:ins w:id="1025" w:author="Philips" w:date="2017-05-23T13:57:00Z"/>
          <w:rFonts w:cs="Arial"/>
        </w:rPr>
      </w:pPr>
    </w:p>
    <w:p w:rsidR="00A27DDE" w:rsidRDefault="00A27DDE" w:rsidP="00A27DDE">
      <w:pPr>
        <w:rPr>
          <w:ins w:id="1026" w:author="Philips" w:date="2017-05-23T13:57:00Z"/>
          <w:rFonts w:cs="Arial"/>
        </w:rPr>
      </w:pPr>
    </w:p>
    <w:p w:rsidR="00A27DDE" w:rsidRDefault="00A27DDE" w:rsidP="00A27DDE">
      <w:pPr>
        <w:rPr>
          <w:ins w:id="1027" w:author="Philips" w:date="2017-05-23T13:57:00Z"/>
          <w:rFonts w:cs="Arial"/>
        </w:rPr>
      </w:pPr>
    </w:p>
    <w:p w:rsidR="00A27DDE" w:rsidRDefault="00A27DDE" w:rsidP="00A27DDE">
      <w:pPr>
        <w:rPr>
          <w:ins w:id="1028" w:author="Philips" w:date="2017-05-23T13:57:00Z"/>
        </w:rPr>
      </w:pPr>
      <w:ins w:id="1029" w:author="Philips" w:date="2017-05-23T13:57:00Z">
        <w:r w:rsidRPr="002E57F8">
          <w:t>The cor</w:t>
        </w:r>
        <w:r>
          <w:t>e functionality of Ref app</w:t>
        </w:r>
        <w:r w:rsidRPr="002E57F8">
          <w:t xml:space="preserve"> is to provide a quick starting point for applicatio</w:t>
        </w:r>
        <w:r>
          <w:t>n development. It</w:t>
        </w:r>
        <w:r w:rsidRPr="002E57F8">
          <w:t xml:space="preserve"> is a base application that pre-integrates all CDP2 common components</w:t>
        </w:r>
        <w:r>
          <w:t>.</w:t>
        </w:r>
        <w:r w:rsidRPr="002E57F8">
          <w:t xml:space="preserve"> </w:t>
        </w:r>
      </w:ins>
    </w:p>
    <w:p w:rsidR="00A27DDE" w:rsidRDefault="00A27DDE" w:rsidP="00A27DDE">
      <w:pPr>
        <w:rPr>
          <w:ins w:id="1030" w:author="Philips" w:date="2017-05-23T13:57:00Z"/>
        </w:rPr>
      </w:pPr>
    </w:p>
    <w:p w:rsidR="00A27DDE" w:rsidRDefault="00A27DDE" w:rsidP="00041392">
      <w:pPr>
        <w:pStyle w:val="Heading4"/>
        <w:rPr>
          <w:ins w:id="1031" w:author="Philips" w:date="2017-05-23T13:57:00Z"/>
        </w:rPr>
        <w:pPrChange w:id="1032" w:author="Philips" w:date="2017-05-23T13:59:00Z">
          <w:pPr>
            <w:pStyle w:val="Heading3"/>
          </w:pPr>
        </w:pPrChange>
      </w:pPr>
      <w:bookmarkStart w:id="1033" w:name="_Toc468889231"/>
      <w:proofErr w:type="gramStart"/>
      <w:ins w:id="1034" w:author="Philips" w:date="2017-05-23T13:57:00Z">
        <w:r>
          <w:t>uApp</w:t>
        </w:r>
        <w:proofErr w:type="gramEnd"/>
        <w:r>
          <w:t xml:space="preserve"> framework</w:t>
        </w:r>
        <w:bookmarkEnd w:id="1033"/>
      </w:ins>
    </w:p>
    <w:p w:rsidR="00A27DDE" w:rsidRDefault="00A27DDE" w:rsidP="00A27DDE">
      <w:pPr>
        <w:rPr>
          <w:ins w:id="1035" w:author="Philips" w:date="2017-05-23T13:57:00Z"/>
        </w:rPr>
      </w:pPr>
      <w:ins w:id="1036" w:author="Philips" w:date="2017-05-23T13:57:00Z">
        <w:r w:rsidRPr="002C17C9">
          <w:t xml:space="preserve">Currently </w:t>
        </w:r>
        <w:r>
          <w:t xml:space="preserve">uApp framework is formed as a component which consists of standard set of interfaces for micro app development and also it contains Flow manager code. </w:t>
        </w:r>
      </w:ins>
    </w:p>
    <w:p w:rsidR="00A27DDE" w:rsidRDefault="00A27DDE" w:rsidP="00041392">
      <w:pPr>
        <w:pStyle w:val="Heading5"/>
        <w:rPr>
          <w:ins w:id="1037" w:author="Philips" w:date="2017-05-23T13:57:00Z"/>
        </w:rPr>
        <w:pPrChange w:id="1038" w:author="Philips" w:date="2017-05-23T13:59:00Z">
          <w:pPr/>
        </w:pPrChange>
      </w:pPr>
      <w:proofErr w:type="gramStart"/>
      <w:ins w:id="1039" w:author="Philips" w:date="2017-05-23T13:57:00Z">
        <w:r>
          <w:t>uApp</w:t>
        </w:r>
        <w:proofErr w:type="gramEnd"/>
        <w:r>
          <w:t xml:space="preserve"> interface :</w:t>
        </w:r>
      </w:ins>
    </w:p>
    <w:p w:rsidR="00A27DDE" w:rsidRDefault="00A27DDE" w:rsidP="00A27DDE">
      <w:pPr>
        <w:rPr>
          <w:ins w:id="1040" w:author="Philips" w:date="2017-05-23T13:57:00Z"/>
        </w:rPr>
      </w:pPr>
      <w:proofErr w:type="gramStart"/>
      <w:ins w:id="1041" w:author="Philips" w:date="2017-05-23T13:57:00Z">
        <w:r>
          <w:t>uApp</w:t>
        </w:r>
        <w:proofErr w:type="gramEnd"/>
        <w:r>
          <w:t xml:space="preserve"> interface provides a common interface to plugin any micro app in base app  wrt the below,</w:t>
        </w:r>
      </w:ins>
    </w:p>
    <w:p w:rsidR="00A27DDE" w:rsidRDefault="00A27DDE" w:rsidP="00A27DDE">
      <w:pPr>
        <w:pStyle w:val="ListParagraph"/>
        <w:numPr>
          <w:ilvl w:val="0"/>
          <w:numId w:val="30"/>
        </w:numPr>
        <w:spacing w:after="0"/>
        <w:rPr>
          <w:ins w:id="1042" w:author="Philips" w:date="2017-05-23T13:57:00Z"/>
        </w:rPr>
      </w:pPr>
      <w:ins w:id="1043" w:author="Philips" w:date="2017-05-23T13:57:00Z">
        <w:r>
          <w:t>Common interface for performing init and launch of uapp.</w:t>
        </w:r>
      </w:ins>
    </w:p>
    <w:p w:rsidR="00A27DDE" w:rsidRDefault="00A27DDE" w:rsidP="00A27DDE">
      <w:pPr>
        <w:pStyle w:val="ListParagraph"/>
        <w:numPr>
          <w:ilvl w:val="0"/>
          <w:numId w:val="30"/>
        </w:numPr>
        <w:spacing w:after="0"/>
        <w:rPr>
          <w:ins w:id="1044" w:author="Philips" w:date="2017-05-23T13:57:00Z"/>
        </w:rPr>
      </w:pPr>
      <w:ins w:id="1045" w:author="Philips" w:date="2017-05-23T13:57:00Z">
        <w:r>
          <w:t>Unified way of handling action bar/Navigation bar</w:t>
        </w:r>
      </w:ins>
    </w:p>
    <w:p w:rsidR="00A27DDE" w:rsidRDefault="00A27DDE" w:rsidP="00A27DDE">
      <w:pPr>
        <w:pStyle w:val="ListParagraph"/>
        <w:numPr>
          <w:ilvl w:val="0"/>
          <w:numId w:val="30"/>
        </w:numPr>
        <w:spacing w:after="0"/>
        <w:rPr>
          <w:ins w:id="1046" w:author="Philips" w:date="2017-05-23T13:57:00Z"/>
          <w:rFonts w:cs="Arial"/>
        </w:rPr>
      </w:pPr>
      <w:ins w:id="1047" w:author="Philips" w:date="2017-05-23T13:57:00Z">
        <w:r>
          <w:rPr>
            <w:rFonts w:cs="Arial"/>
          </w:rPr>
          <w:t>Handling Back key</w:t>
        </w:r>
      </w:ins>
    </w:p>
    <w:p w:rsidR="00A27DDE" w:rsidRDefault="00A27DDE" w:rsidP="00A27DDE">
      <w:pPr>
        <w:pStyle w:val="ListParagraph"/>
        <w:numPr>
          <w:ilvl w:val="0"/>
          <w:numId w:val="30"/>
        </w:numPr>
        <w:spacing w:after="0"/>
        <w:rPr>
          <w:ins w:id="1048" w:author="Philips" w:date="2017-05-23T13:57:00Z"/>
          <w:rFonts w:cs="Arial"/>
        </w:rPr>
      </w:pPr>
      <w:ins w:id="1049" w:author="Philips" w:date="2017-05-23T13:57:00Z">
        <w:r>
          <w:rPr>
            <w:rFonts w:cs="Arial"/>
          </w:rPr>
          <w:t>Handling dependencies</w:t>
        </w:r>
      </w:ins>
    </w:p>
    <w:p w:rsidR="00A27DDE" w:rsidRDefault="00A27DDE" w:rsidP="00A27DDE">
      <w:pPr>
        <w:pStyle w:val="ListParagraph"/>
        <w:numPr>
          <w:ilvl w:val="0"/>
          <w:numId w:val="30"/>
        </w:numPr>
        <w:spacing w:after="0"/>
        <w:rPr>
          <w:ins w:id="1050" w:author="Philips" w:date="2017-05-23T13:57:00Z"/>
          <w:rFonts w:cs="Arial"/>
        </w:rPr>
      </w:pPr>
      <w:ins w:id="1051" w:author="Philips" w:date="2017-05-23T13:57:00Z">
        <w:r>
          <w:rPr>
            <w:rFonts w:cs="Arial"/>
          </w:rPr>
          <w:t>Handling Configuration</w:t>
        </w:r>
      </w:ins>
    </w:p>
    <w:p w:rsidR="00A27DDE" w:rsidRDefault="00A27DDE" w:rsidP="00A27DDE">
      <w:pPr>
        <w:pStyle w:val="ListParagraph"/>
        <w:numPr>
          <w:ilvl w:val="0"/>
          <w:numId w:val="30"/>
        </w:numPr>
        <w:spacing w:after="0"/>
        <w:rPr>
          <w:ins w:id="1052" w:author="Philips" w:date="2017-05-23T13:57:00Z"/>
        </w:rPr>
      </w:pPr>
      <w:ins w:id="1053" w:author="Philips" w:date="2017-05-23T13:57:00Z">
        <w:r w:rsidRPr="004E5C7B">
          <w:rPr>
            <w:rFonts w:cs="Arial"/>
          </w:rPr>
          <w:t>Common interface or protocol</w:t>
        </w:r>
        <w:r>
          <w:rPr>
            <w:rFonts w:cs="Arial"/>
          </w:rPr>
          <w:t xml:space="preserve"> for a micro app interface</w:t>
        </w:r>
      </w:ins>
    </w:p>
    <w:p w:rsidR="00A27DDE" w:rsidRDefault="00A27DDE" w:rsidP="00A27DDE">
      <w:pPr>
        <w:rPr>
          <w:ins w:id="1054" w:author="Philips" w:date="2017-05-23T13:57:00Z"/>
          <w:b/>
        </w:rPr>
      </w:pPr>
    </w:p>
    <w:p w:rsidR="00A27DDE" w:rsidRDefault="00A27DDE" w:rsidP="00041392">
      <w:pPr>
        <w:pStyle w:val="Heading5"/>
        <w:rPr>
          <w:ins w:id="1055" w:author="Philips" w:date="2017-05-23T13:57:00Z"/>
        </w:rPr>
        <w:pPrChange w:id="1056" w:author="Philips" w:date="2017-05-23T13:59:00Z">
          <w:pPr/>
        </w:pPrChange>
      </w:pPr>
      <w:ins w:id="1057" w:author="Philips" w:date="2017-05-23T13:57:00Z">
        <w:r>
          <w:t>Flow manager</w:t>
        </w:r>
        <w:r w:rsidRPr="00EC366E">
          <w:t>:</w:t>
        </w:r>
      </w:ins>
    </w:p>
    <w:p w:rsidR="00A27DDE" w:rsidRDefault="00A27DDE" w:rsidP="00A27DDE">
      <w:pPr>
        <w:rPr>
          <w:ins w:id="1058" w:author="Philips" w:date="2017-05-23T13:57:00Z"/>
        </w:rPr>
      </w:pPr>
      <w:ins w:id="1059" w:author="Philips" w:date="2017-05-23T13:57:00Z">
        <w:r>
          <w:t>Flow manager is a programmable state machine which helps in transitioning from one state to another state in the app flow. Any flow element is termed as state.</w:t>
        </w:r>
      </w:ins>
    </w:p>
    <w:p w:rsidR="00A27DDE" w:rsidRDefault="00A27DDE" w:rsidP="00A27DDE">
      <w:pPr>
        <w:rPr>
          <w:ins w:id="1060" w:author="Philips" w:date="2017-05-23T13:57:00Z"/>
        </w:rPr>
      </w:pPr>
      <w:ins w:id="1061" w:author="Philips" w:date="2017-05-23T13:57:00Z">
        <w:r>
          <w:t>The decision to move to next UI state in the flow is taken from JSON file named "AppFlow.json"</w:t>
        </w:r>
      </w:ins>
    </w:p>
    <w:p w:rsidR="00A27DDE" w:rsidRDefault="00A27DDE" w:rsidP="00A27DDE">
      <w:pPr>
        <w:rPr>
          <w:ins w:id="1062" w:author="Philips" w:date="2017-05-23T13:57:00Z"/>
        </w:rPr>
      </w:pPr>
      <w:ins w:id="1063" w:author="Philips" w:date="2017-05-23T13:57:00Z">
        <w:r>
          <w:t>There are set of states in which an event can occur which leads to transition to new state based on few conditions.</w:t>
        </w:r>
      </w:ins>
    </w:p>
    <w:p w:rsidR="00A27DDE" w:rsidRDefault="00A27DDE" w:rsidP="00A27DDE">
      <w:pPr>
        <w:rPr>
          <w:ins w:id="1064" w:author="Philips" w:date="2017-05-23T13:57:00Z"/>
        </w:rPr>
      </w:pPr>
      <w:proofErr w:type="gramStart"/>
      <w:ins w:id="1065" w:author="Philips" w:date="2017-05-23T13:57:00Z">
        <w:r>
          <w:t>Example :</w:t>
        </w:r>
        <w:proofErr w:type="gramEnd"/>
        <w:r>
          <w:t xml:space="preserve"> When you are in User registration state, you get logged in as an event and you would move to next state based on conditions as mentioned below.</w:t>
        </w:r>
      </w:ins>
    </w:p>
    <w:p w:rsidR="00A27DDE" w:rsidRDefault="00A27DDE" w:rsidP="00A27DDE">
      <w:pPr>
        <w:rPr>
          <w:ins w:id="1066" w:author="Philips" w:date="2017-05-23T13:57:00Z"/>
        </w:rPr>
      </w:pPr>
      <w:ins w:id="1067" w:author="Philips" w:date="2017-05-23T13:57:00Z">
        <w:r>
          <w:t>Conditions are executed sequentially, if the first condition is met, app would move to the next state as defined in the flow otherwise iterate through next conditions.</w:t>
        </w:r>
      </w:ins>
    </w:p>
    <w:p w:rsidR="00A27DDE" w:rsidRDefault="00A27DDE" w:rsidP="00A27DDE">
      <w:pPr>
        <w:rPr>
          <w:ins w:id="1068" w:author="Philips" w:date="2017-05-23T13:57:00Z"/>
        </w:rPr>
      </w:pPr>
      <w:ins w:id="1069" w:author="Philips" w:date="2017-05-23T13:57:00Z">
        <w:r>
          <w:lastRenderedPageBreak/>
          <w:t>An application need to define the app states, possible events in those states and conditions to move to next state.</w:t>
        </w:r>
      </w:ins>
    </w:p>
    <w:p w:rsidR="00A27DDE" w:rsidRDefault="00A27DDE" w:rsidP="00A27DDE">
      <w:pPr>
        <w:rPr>
          <w:ins w:id="1070" w:author="Philips" w:date="2017-05-23T13:57:00Z"/>
          <w:b/>
        </w:rPr>
      </w:pPr>
    </w:p>
    <w:p w:rsidR="00A27DDE" w:rsidRDefault="00A27DDE" w:rsidP="00A27DDE">
      <w:pPr>
        <w:rPr>
          <w:ins w:id="1071" w:author="Philips" w:date="2017-05-23T13:57:00Z"/>
          <w:b/>
        </w:rPr>
      </w:pPr>
      <w:ins w:id="1072" w:author="Philips" w:date="2017-05-23T13:57:00Z">
        <w:r w:rsidRPr="004B7FA2">
          <w:rPr>
            <w:b/>
          </w:rPr>
          <w:t>Constraints:</w:t>
        </w:r>
      </w:ins>
    </w:p>
    <w:p w:rsidR="00A27DDE" w:rsidRPr="00EC366E" w:rsidRDefault="00A27DDE" w:rsidP="00A27DDE">
      <w:pPr>
        <w:pStyle w:val="ListParagraph"/>
        <w:numPr>
          <w:ilvl w:val="0"/>
          <w:numId w:val="31"/>
        </w:numPr>
        <w:spacing w:after="0"/>
        <w:rPr>
          <w:ins w:id="1073" w:author="Philips" w:date="2017-05-23T13:57:00Z"/>
        </w:rPr>
      </w:pPr>
      <w:ins w:id="1074" w:author="Philips" w:date="2017-05-23T13:57:00Z">
        <w:r w:rsidRPr="00EC366E">
          <w:t>To check for multiple conditions through json is not supported yet.</w:t>
        </w:r>
      </w:ins>
    </w:p>
    <w:p w:rsidR="00A27DDE" w:rsidRPr="00EC366E" w:rsidRDefault="00A27DDE" w:rsidP="00A27DDE">
      <w:pPr>
        <w:pStyle w:val="ListParagraph"/>
        <w:numPr>
          <w:ilvl w:val="0"/>
          <w:numId w:val="31"/>
        </w:numPr>
        <w:spacing w:after="0"/>
        <w:rPr>
          <w:ins w:id="1075" w:author="Philips" w:date="2017-05-23T13:57:00Z"/>
        </w:rPr>
      </w:pPr>
      <w:ins w:id="1076" w:author="Philips" w:date="2017-05-23T13:57:00Z">
        <w:r w:rsidRPr="00EC366E">
          <w:t>Backward navigation through json is responsibility of propositions where in platform considers back as an event through standard event name called “back”.</w:t>
        </w:r>
      </w:ins>
    </w:p>
    <w:p w:rsidR="00A27DDE" w:rsidRPr="00EC366E" w:rsidRDefault="00A27DDE" w:rsidP="00A27DDE">
      <w:pPr>
        <w:pStyle w:val="ListParagraph"/>
        <w:numPr>
          <w:ilvl w:val="0"/>
          <w:numId w:val="31"/>
        </w:numPr>
        <w:spacing w:after="0"/>
        <w:rPr>
          <w:ins w:id="1077" w:author="Philips" w:date="2017-05-23T13:57:00Z"/>
        </w:rPr>
      </w:pPr>
      <w:ins w:id="1078" w:author="Philips" w:date="2017-05-23T13:57:00Z">
        <w:r w:rsidRPr="00EC366E">
          <w:t>Creation of app flow via cloud is not tested yet though APIs are supportive.</w:t>
        </w:r>
      </w:ins>
    </w:p>
    <w:p w:rsidR="00A27DDE" w:rsidRPr="00BC4614" w:rsidRDefault="00A27DDE" w:rsidP="00A27DDE">
      <w:pPr>
        <w:pStyle w:val="ListParagraph"/>
        <w:rPr>
          <w:ins w:id="1079" w:author="Philips" w:date="2017-05-23T13:57:00Z"/>
          <w:b/>
        </w:rPr>
      </w:pPr>
    </w:p>
    <w:p w:rsidR="00A27DDE" w:rsidRPr="00B15CE6" w:rsidRDefault="00A27DDE" w:rsidP="00041392">
      <w:pPr>
        <w:pStyle w:val="Heading4"/>
        <w:rPr>
          <w:ins w:id="1080" w:author="Philips" w:date="2017-05-23T13:57:00Z"/>
        </w:rPr>
        <w:pPrChange w:id="1081" w:author="Philips" w:date="2017-05-23T13:59:00Z">
          <w:pPr>
            <w:pStyle w:val="Heading3"/>
          </w:pPr>
        </w:pPrChange>
      </w:pPr>
      <w:bookmarkStart w:id="1082" w:name="_Toc468889233"/>
      <w:proofErr w:type="gramStart"/>
      <w:ins w:id="1083" w:author="Philips" w:date="2017-05-23T13:57:00Z">
        <w:r w:rsidRPr="00B15CE6">
          <w:t>Common components and micro apps.</w:t>
        </w:r>
        <w:bookmarkEnd w:id="1082"/>
        <w:proofErr w:type="gramEnd"/>
      </w:ins>
    </w:p>
    <w:p w:rsidR="00A27DDE" w:rsidRDefault="00A27DDE" w:rsidP="00A27DDE">
      <w:pPr>
        <w:rPr>
          <w:ins w:id="1084" w:author="Philips" w:date="2017-05-23T13:57:00Z"/>
        </w:rPr>
      </w:pPr>
    </w:p>
    <w:tbl>
      <w:tblPr>
        <w:tblStyle w:val="GridTable4-Accent11"/>
        <w:tblW w:w="0" w:type="auto"/>
        <w:tblLook w:val="04A0" w:firstRow="1" w:lastRow="0" w:firstColumn="1" w:lastColumn="0" w:noHBand="0" w:noVBand="1"/>
      </w:tblPr>
      <w:tblGrid>
        <w:gridCol w:w="3124"/>
        <w:gridCol w:w="6507"/>
      </w:tblGrid>
      <w:tr w:rsidR="00A27DDE" w:rsidTr="00EC366E">
        <w:trPr>
          <w:cnfStyle w:val="100000000000" w:firstRow="1" w:lastRow="0" w:firstColumn="0" w:lastColumn="0" w:oddVBand="0" w:evenVBand="0" w:oddHBand="0" w:evenHBand="0" w:firstRowFirstColumn="0" w:firstRowLastColumn="0" w:lastRowFirstColumn="0" w:lastRowLastColumn="0"/>
          <w:ins w:id="1085"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086" w:author="Philips" w:date="2017-05-23T13:57:00Z"/>
              </w:rPr>
            </w:pPr>
            <w:ins w:id="1087" w:author="Philips" w:date="2017-05-23T13:57:00Z">
              <w:r>
                <w:t>Common component</w:t>
              </w:r>
            </w:ins>
          </w:p>
        </w:tc>
        <w:tc>
          <w:tcPr>
            <w:tcW w:w="6507" w:type="dxa"/>
          </w:tcPr>
          <w:p w:rsidR="00A27DDE" w:rsidRDefault="00A27DDE" w:rsidP="00EC366E">
            <w:pPr>
              <w:cnfStyle w:val="100000000000" w:firstRow="1" w:lastRow="0" w:firstColumn="0" w:lastColumn="0" w:oddVBand="0" w:evenVBand="0" w:oddHBand="0" w:evenHBand="0" w:firstRowFirstColumn="0" w:firstRowLastColumn="0" w:lastRowFirstColumn="0" w:lastRowLastColumn="0"/>
              <w:rPr>
                <w:ins w:id="1088" w:author="Philips" w:date="2017-05-23T13:57:00Z"/>
              </w:rPr>
            </w:pPr>
            <w:ins w:id="1089" w:author="Philips" w:date="2017-05-23T13:57:00Z">
              <w:r>
                <w:t>Description</w:t>
              </w:r>
            </w:ins>
          </w:p>
        </w:tc>
      </w:tr>
      <w:tr w:rsidR="00A27DDE" w:rsidTr="00EC366E">
        <w:trPr>
          <w:cnfStyle w:val="000000100000" w:firstRow="0" w:lastRow="0" w:firstColumn="0" w:lastColumn="0" w:oddVBand="0" w:evenVBand="0" w:oddHBand="1" w:evenHBand="0" w:firstRowFirstColumn="0" w:firstRowLastColumn="0" w:lastRowFirstColumn="0" w:lastRowLastColumn="0"/>
          <w:ins w:id="1090"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091" w:author="Philips" w:date="2017-05-23T13:57:00Z"/>
              </w:rPr>
            </w:pPr>
            <w:ins w:id="1092" w:author="Philips" w:date="2017-05-23T13:57:00Z">
              <w:r>
                <w:t>User Registration</w:t>
              </w:r>
            </w:ins>
          </w:p>
        </w:tc>
        <w:tc>
          <w:tcPr>
            <w:tcW w:w="6507" w:type="dxa"/>
          </w:tcPr>
          <w:p w:rsidR="00A27DDE" w:rsidRDefault="00A27DDE" w:rsidP="00EC366E">
            <w:pPr>
              <w:cnfStyle w:val="000000100000" w:firstRow="0" w:lastRow="0" w:firstColumn="0" w:lastColumn="0" w:oddVBand="0" w:evenVBand="0" w:oddHBand="1" w:evenHBand="0" w:firstRowFirstColumn="0" w:firstRowLastColumn="0" w:lastRowFirstColumn="0" w:lastRowLastColumn="0"/>
              <w:rPr>
                <w:ins w:id="1093" w:author="Philips" w:date="2017-05-23T13:57:00Z"/>
              </w:rPr>
            </w:pPr>
            <w:ins w:id="1094" w:author="Philips" w:date="2017-05-23T13:57:00Z">
              <w:r w:rsidRPr="000D5278">
                <w:t xml:space="preserve">The </w:t>
              </w:r>
              <w:r>
                <w:t>User Re</w:t>
              </w:r>
              <w:r w:rsidRPr="000D5278">
                <w:t>gistration component provides a standard user experience for the user registration f</w:t>
              </w:r>
              <w:r>
                <w:t>low including social login. Base app</w:t>
              </w:r>
              <w:r w:rsidRPr="000D5278">
                <w:t xml:space="preserve"> integrates this component which abstracts the interaction towards the HSDP identity management service and various SDKs for social login</w:t>
              </w:r>
              <w:r>
                <w:t xml:space="preserve"> and Janrain SDK.</w:t>
              </w:r>
            </w:ins>
          </w:p>
        </w:tc>
      </w:tr>
      <w:tr w:rsidR="00A27DDE" w:rsidTr="00EC366E">
        <w:trPr>
          <w:ins w:id="1095"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096" w:author="Philips" w:date="2017-05-23T13:57:00Z"/>
              </w:rPr>
            </w:pPr>
            <w:ins w:id="1097" w:author="Philips" w:date="2017-05-23T13:57:00Z">
              <w:r>
                <w:t>InApp Purchase</w:t>
              </w:r>
            </w:ins>
          </w:p>
        </w:tc>
        <w:tc>
          <w:tcPr>
            <w:tcW w:w="6507" w:type="dxa"/>
          </w:tcPr>
          <w:p w:rsidR="00A27DDE" w:rsidRDefault="00A27DDE" w:rsidP="00EC366E">
            <w:pPr>
              <w:cnfStyle w:val="000000000000" w:firstRow="0" w:lastRow="0" w:firstColumn="0" w:lastColumn="0" w:oddVBand="0" w:evenVBand="0" w:oddHBand="0" w:evenHBand="0" w:firstRowFirstColumn="0" w:firstRowLastColumn="0" w:lastRowFirstColumn="0" w:lastRowLastColumn="0"/>
              <w:rPr>
                <w:ins w:id="1098" w:author="Philips" w:date="2017-05-23T13:57:00Z"/>
              </w:rPr>
            </w:pPr>
            <w:ins w:id="1099" w:author="Philips" w:date="2017-05-23T13:57:00Z">
              <w:r>
                <w:t>IAP is the component that provides user interface to purchase products, services and accessories via mobile app. It provides the User Interface, connection to payment gateway and store.</w:t>
              </w:r>
            </w:ins>
          </w:p>
        </w:tc>
      </w:tr>
      <w:tr w:rsidR="00A27DDE" w:rsidTr="00EC366E">
        <w:trPr>
          <w:cnfStyle w:val="000000100000" w:firstRow="0" w:lastRow="0" w:firstColumn="0" w:lastColumn="0" w:oddVBand="0" w:evenVBand="0" w:oddHBand="1" w:evenHBand="0" w:firstRowFirstColumn="0" w:firstRowLastColumn="0" w:lastRowFirstColumn="0" w:lastRowLastColumn="0"/>
          <w:ins w:id="1100"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101" w:author="Philips" w:date="2017-05-23T13:57:00Z"/>
              </w:rPr>
            </w:pPr>
            <w:ins w:id="1102" w:author="Philips" w:date="2017-05-23T13:57:00Z">
              <w:r>
                <w:t>Philips UI Kit</w:t>
              </w:r>
            </w:ins>
          </w:p>
        </w:tc>
        <w:tc>
          <w:tcPr>
            <w:tcW w:w="6507" w:type="dxa"/>
          </w:tcPr>
          <w:p w:rsidR="00A27DDE" w:rsidRDefault="00A27DDE" w:rsidP="00EC366E">
            <w:pPr>
              <w:cnfStyle w:val="000000100000" w:firstRow="0" w:lastRow="0" w:firstColumn="0" w:lastColumn="0" w:oddVBand="0" w:evenVBand="0" w:oddHBand="1" w:evenHBand="0" w:firstRowFirstColumn="0" w:firstRowLastColumn="0" w:lastRowFirstColumn="0" w:lastRowLastColumn="0"/>
              <w:rPr>
                <w:ins w:id="1103" w:author="Philips" w:date="2017-05-23T13:57:00Z"/>
              </w:rPr>
            </w:pPr>
            <w:ins w:id="1104" w:author="Philips" w:date="2017-05-23T13:57:00Z">
              <w:r>
                <w:t xml:space="preserve">Philips UI Kit component provides the interface to create UI elements that are complaint with Philips design guidelines for Mobile Apps.  </w:t>
              </w:r>
            </w:ins>
          </w:p>
        </w:tc>
      </w:tr>
      <w:tr w:rsidR="00A27DDE" w:rsidTr="00EC366E">
        <w:trPr>
          <w:ins w:id="1105"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106" w:author="Philips" w:date="2017-05-23T13:57:00Z"/>
              </w:rPr>
            </w:pPr>
            <w:ins w:id="1107" w:author="Philips" w:date="2017-05-23T13:57:00Z">
              <w:r>
                <w:t>CommLIb</w:t>
              </w:r>
            </w:ins>
          </w:p>
        </w:tc>
        <w:tc>
          <w:tcPr>
            <w:tcW w:w="6507" w:type="dxa"/>
          </w:tcPr>
          <w:p w:rsidR="00A27DDE" w:rsidRDefault="00A27DDE" w:rsidP="00EC366E">
            <w:pPr>
              <w:cnfStyle w:val="000000000000" w:firstRow="0" w:lastRow="0" w:firstColumn="0" w:lastColumn="0" w:oddVBand="0" w:evenVBand="0" w:oddHBand="0" w:evenHBand="0" w:firstRowFirstColumn="0" w:firstRowLastColumn="0" w:lastRowFirstColumn="0" w:lastRowLastColumn="0"/>
              <w:rPr>
                <w:ins w:id="1108" w:author="Philips" w:date="2017-05-23T13:57:00Z"/>
              </w:rPr>
            </w:pPr>
            <w:ins w:id="1109" w:author="Philips" w:date="2017-05-23T13:57:00Z">
              <w:r>
                <w:t xml:space="preserve">BlueLib handles the communication between App and Bluetooth device. The services and characteristics specific to device are implemented using BlueLib plugin.   </w:t>
              </w:r>
            </w:ins>
          </w:p>
          <w:p w:rsidR="00A27DDE" w:rsidRDefault="00A27DDE" w:rsidP="00EC366E">
            <w:pPr>
              <w:cnfStyle w:val="000000000000" w:firstRow="0" w:lastRow="0" w:firstColumn="0" w:lastColumn="0" w:oddVBand="0" w:evenVBand="0" w:oddHBand="0" w:evenHBand="0" w:firstRowFirstColumn="0" w:firstRowLastColumn="0" w:lastRowFirstColumn="0" w:lastRowLastColumn="0"/>
              <w:rPr>
                <w:ins w:id="1110" w:author="Philips" w:date="2017-05-23T13:57:00Z"/>
              </w:rPr>
            </w:pPr>
            <w:ins w:id="1111" w:author="Philips" w:date="2017-05-23T13:57:00Z">
              <w:r>
                <w:t>Comm lib is a component that manages the app to device communication via wifi using dicomm protocol and also provides an abstraction over BlueLib APIs to communicate to Bluetooth device.</w:t>
              </w:r>
            </w:ins>
          </w:p>
        </w:tc>
      </w:tr>
      <w:tr w:rsidR="00A27DDE" w:rsidTr="00EC366E">
        <w:trPr>
          <w:cnfStyle w:val="000000100000" w:firstRow="0" w:lastRow="0" w:firstColumn="0" w:lastColumn="0" w:oddVBand="0" w:evenVBand="0" w:oddHBand="1" w:evenHBand="0" w:firstRowFirstColumn="0" w:firstRowLastColumn="0" w:lastRowFirstColumn="0" w:lastRowLastColumn="0"/>
          <w:ins w:id="1112"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113" w:author="Philips" w:date="2017-05-23T13:57:00Z"/>
              </w:rPr>
            </w:pPr>
            <w:ins w:id="1114" w:author="Philips" w:date="2017-05-23T13:57:00Z">
              <w:r>
                <w:t>Consumer Care</w:t>
              </w:r>
            </w:ins>
          </w:p>
        </w:tc>
        <w:tc>
          <w:tcPr>
            <w:tcW w:w="6507" w:type="dxa"/>
          </w:tcPr>
          <w:p w:rsidR="00A27DDE" w:rsidRDefault="00A27DDE" w:rsidP="00EC366E">
            <w:pPr>
              <w:cnfStyle w:val="000000100000" w:firstRow="0" w:lastRow="0" w:firstColumn="0" w:lastColumn="0" w:oddVBand="0" w:evenVBand="0" w:oddHBand="1" w:evenHBand="0" w:firstRowFirstColumn="0" w:firstRowLastColumn="0" w:lastRowFirstColumn="0" w:lastRowLastColumn="0"/>
              <w:rPr>
                <w:ins w:id="1115" w:author="Philips" w:date="2017-05-23T13:57:00Z"/>
              </w:rPr>
            </w:pPr>
            <w:ins w:id="1116" w:author="Philips" w:date="2017-05-23T13:57:00Z">
              <w:r w:rsidRPr="00D15DCC">
                <w:rPr>
                  <w:bCs/>
                </w:rPr>
                <w:t>The consumer care component is an off the shelf component providing consumer care functionality</w:t>
              </w:r>
              <w:r>
                <w:rPr>
                  <w:bCs/>
                </w:rPr>
                <w:t xml:space="preserve"> like customer care contact information, product information, product FAQs, service centers details, reviews and ratings etc.</w:t>
              </w:r>
            </w:ins>
          </w:p>
        </w:tc>
      </w:tr>
      <w:tr w:rsidR="00A27DDE" w:rsidTr="00EC366E">
        <w:trPr>
          <w:ins w:id="1117"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118" w:author="Philips" w:date="2017-05-23T13:57:00Z"/>
              </w:rPr>
            </w:pPr>
            <w:ins w:id="1119" w:author="Philips" w:date="2017-05-23T13:57:00Z">
              <w:r>
                <w:t>Product Registration</w:t>
              </w:r>
            </w:ins>
          </w:p>
        </w:tc>
        <w:tc>
          <w:tcPr>
            <w:tcW w:w="6507" w:type="dxa"/>
          </w:tcPr>
          <w:p w:rsidR="00A27DDE" w:rsidRDefault="00A27DDE" w:rsidP="00EC366E">
            <w:pPr>
              <w:cnfStyle w:val="000000000000" w:firstRow="0" w:lastRow="0" w:firstColumn="0" w:lastColumn="0" w:oddVBand="0" w:evenVBand="0" w:oddHBand="0" w:evenHBand="0" w:firstRowFirstColumn="0" w:firstRowLastColumn="0" w:lastRowFirstColumn="0" w:lastRowLastColumn="0"/>
              <w:rPr>
                <w:ins w:id="1120" w:author="Philips" w:date="2017-05-23T13:57:00Z"/>
              </w:rPr>
            </w:pPr>
            <w:ins w:id="1121" w:author="Philips" w:date="2017-05-23T13:57:00Z">
              <w:r w:rsidRPr="000D5278">
                <w:t xml:space="preserve">The </w:t>
              </w:r>
              <w:r>
                <w:t>Product Re</w:t>
              </w:r>
              <w:r w:rsidRPr="000D5278">
                <w:t xml:space="preserve">gistration component provides a standard user experience </w:t>
              </w:r>
              <w:r>
                <w:t>to register product under a registered user.</w:t>
              </w:r>
            </w:ins>
          </w:p>
        </w:tc>
      </w:tr>
      <w:tr w:rsidR="00A27DDE" w:rsidTr="00EC366E">
        <w:trPr>
          <w:cnfStyle w:val="000000100000" w:firstRow="0" w:lastRow="0" w:firstColumn="0" w:lastColumn="0" w:oddVBand="0" w:evenVBand="0" w:oddHBand="1" w:evenHBand="0" w:firstRowFirstColumn="0" w:firstRowLastColumn="0" w:lastRowFirstColumn="0" w:lastRowLastColumn="0"/>
          <w:ins w:id="1122"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123" w:author="Philips" w:date="2017-05-23T13:57:00Z"/>
              </w:rPr>
            </w:pPr>
            <w:ins w:id="1124" w:author="Philips" w:date="2017-05-23T13:57:00Z">
              <w:r>
                <w:t>App Infra</w:t>
              </w:r>
            </w:ins>
          </w:p>
        </w:tc>
        <w:tc>
          <w:tcPr>
            <w:tcW w:w="6507" w:type="dxa"/>
          </w:tcPr>
          <w:p w:rsidR="00A27DDE" w:rsidRPr="000D5278" w:rsidRDefault="00A27DDE" w:rsidP="00EC366E">
            <w:pPr>
              <w:cnfStyle w:val="000000100000" w:firstRow="0" w:lastRow="0" w:firstColumn="0" w:lastColumn="0" w:oddVBand="0" w:evenVBand="0" w:oddHBand="1" w:evenHBand="0" w:firstRowFirstColumn="0" w:firstRowLastColumn="0" w:lastRowFirstColumn="0" w:lastRowLastColumn="0"/>
              <w:rPr>
                <w:ins w:id="1125" w:author="Philips" w:date="2017-05-23T13:57:00Z"/>
              </w:rPr>
            </w:pPr>
            <w:ins w:id="1126" w:author="Philips" w:date="2017-05-23T13:57:00Z">
              <w:r w:rsidRPr="00C0103F">
                <w:t xml:space="preserve">App infra provides functionality that is common for most </w:t>
              </w:r>
              <w:r>
                <w:t xml:space="preserve">of the </w:t>
              </w:r>
              <w:r w:rsidRPr="00C0103F">
                <w:t>propositions</w:t>
              </w:r>
              <w:r>
                <w:t xml:space="preserve"> and common components. It</w:t>
              </w:r>
              <w:r w:rsidRPr="00C0103F">
                <w:t xml:space="preserve"> provides a base layer for optimal app development</w:t>
              </w:r>
              <w:r>
                <w:t xml:space="preserve">. App Infra provides </w:t>
              </w:r>
              <w:proofErr w:type="gramStart"/>
              <w:r>
                <w:t>logging ,</w:t>
              </w:r>
              <w:proofErr w:type="gramEnd"/>
              <w:r>
                <w:t xml:space="preserve"> tagging , secure storage , service discovery and many other functions.</w:t>
              </w:r>
            </w:ins>
          </w:p>
        </w:tc>
      </w:tr>
      <w:tr w:rsidR="00A27DDE" w:rsidTr="00EC366E">
        <w:trPr>
          <w:ins w:id="1127" w:author="Philips" w:date="2017-05-23T13:57:00Z"/>
        </w:trPr>
        <w:tc>
          <w:tcPr>
            <w:cnfStyle w:val="001000000000" w:firstRow="0" w:lastRow="0" w:firstColumn="1" w:lastColumn="0" w:oddVBand="0" w:evenVBand="0" w:oddHBand="0" w:evenHBand="0" w:firstRowFirstColumn="0" w:firstRowLastColumn="0" w:lastRowFirstColumn="0" w:lastRowLastColumn="0"/>
            <w:tcW w:w="3124" w:type="dxa"/>
          </w:tcPr>
          <w:p w:rsidR="00A27DDE" w:rsidRDefault="00A27DDE" w:rsidP="00EC366E">
            <w:pPr>
              <w:rPr>
                <w:ins w:id="1128" w:author="Philips" w:date="2017-05-23T13:57:00Z"/>
              </w:rPr>
            </w:pPr>
            <w:ins w:id="1129" w:author="Philips" w:date="2017-05-23T13:57:00Z">
              <w:r>
                <w:t>Data Services</w:t>
              </w:r>
            </w:ins>
          </w:p>
        </w:tc>
        <w:tc>
          <w:tcPr>
            <w:tcW w:w="6507" w:type="dxa"/>
          </w:tcPr>
          <w:p w:rsidR="00A27DDE" w:rsidRDefault="00A27DDE" w:rsidP="00EC366E">
            <w:pPr>
              <w:cnfStyle w:val="000000000000" w:firstRow="0" w:lastRow="0" w:firstColumn="0" w:lastColumn="0" w:oddVBand="0" w:evenVBand="0" w:oddHBand="0" w:evenHBand="0" w:firstRowFirstColumn="0" w:firstRowLastColumn="0" w:lastRowFirstColumn="0" w:lastRowLastColumn="0"/>
              <w:rPr>
                <w:ins w:id="1130" w:author="Philips" w:date="2017-05-23T13:57:00Z"/>
              </w:rPr>
            </w:pPr>
            <w:ins w:id="1131" w:author="Philips" w:date="2017-05-23T13:57:00Z">
              <w:r>
                <w:t xml:space="preserve">It is developed as a common component that helps in syncing </w:t>
              </w:r>
              <w:proofErr w:type="gramStart"/>
              <w:r>
                <w:t>moments</w:t>
              </w:r>
              <w:proofErr w:type="gramEnd"/>
              <w:r>
                <w:t xml:space="preserve"> data between local data base and data core cloud.</w:t>
              </w:r>
            </w:ins>
          </w:p>
        </w:tc>
      </w:tr>
    </w:tbl>
    <w:p w:rsidR="00A27DDE" w:rsidRPr="008B11D8" w:rsidRDefault="00A27DDE" w:rsidP="00A27DDE">
      <w:pPr>
        <w:rPr>
          <w:ins w:id="1132" w:author="Philips" w:date="2017-05-23T13:57:00Z"/>
        </w:rPr>
      </w:pPr>
    </w:p>
    <w:p w:rsidR="00FE62D6" w:rsidDel="00A2272C" w:rsidRDefault="00FE62D6" w:rsidP="00A27DDE">
      <w:pPr>
        <w:pStyle w:val="Heading3"/>
        <w:rPr>
          <w:del w:id="1133" w:author="Philips" w:date="2017-03-12T19:26:00Z"/>
        </w:rPr>
        <w:pPrChange w:id="1134" w:author="Philips" w:date="2017-05-23T13:57:00Z">
          <w:pPr>
            <w:pStyle w:val="Heading3"/>
          </w:pPr>
        </w:pPrChange>
      </w:pPr>
      <w:del w:id="1135" w:author="Philips" w:date="2017-03-12T19:26:00Z">
        <w:r w:rsidDel="00A2272C">
          <w:lastRenderedPageBreak/>
          <w:delText>Interface View</w:delText>
        </w:r>
        <w:bookmarkStart w:id="1136" w:name="_Toc483311375"/>
        <w:bookmarkStart w:id="1137" w:name="_Toc483324813"/>
        <w:bookmarkStart w:id="1138" w:name="_Toc483325098"/>
        <w:bookmarkEnd w:id="1136"/>
        <w:bookmarkEnd w:id="1137"/>
        <w:bookmarkEnd w:id="1138"/>
      </w:del>
    </w:p>
    <w:p w:rsidR="00FE62D6" w:rsidDel="00F37973" w:rsidRDefault="00FE62D6" w:rsidP="00A27DDE">
      <w:pPr>
        <w:pStyle w:val="Heading3"/>
        <w:rPr>
          <w:del w:id="1139" w:author="Philips" w:date="2017-03-12T19:29:00Z"/>
        </w:rPr>
        <w:pPrChange w:id="1140" w:author="Philips" w:date="2017-05-23T13:57:00Z">
          <w:pPr>
            <w:pStyle w:val="Heading4"/>
          </w:pPr>
        </w:pPrChange>
      </w:pPr>
      <w:del w:id="1141" w:author="Philips" w:date="2017-03-12T19:29:00Z">
        <w:r w:rsidDel="00F37973">
          <w:delText>UIKit</w:delText>
        </w:r>
        <w:bookmarkStart w:id="1142" w:name="_Toc483311376"/>
        <w:bookmarkStart w:id="1143" w:name="_Toc483324814"/>
        <w:bookmarkStart w:id="1144" w:name="_Toc483325099"/>
        <w:bookmarkEnd w:id="1142"/>
        <w:bookmarkEnd w:id="1143"/>
        <w:bookmarkEnd w:id="1144"/>
      </w:del>
    </w:p>
    <w:p w:rsidR="00FE62D6" w:rsidDel="00F37973" w:rsidRDefault="00FE62D6" w:rsidP="00A27DDE">
      <w:pPr>
        <w:pStyle w:val="Heading3"/>
        <w:rPr>
          <w:del w:id="1145" w:author="Philips" w:date="2017-03-12T19:29:00Z"/>
        </w:rPr>
        <w:pPrChange w:id="1146" w:author="Philips" w:date="2017-05-23T13:57:00Z">
          <w:pPr>
            <w:pStyle w:val="Heading4"/>
          </w:pPr>
        </w:pPrChange>
      </w:pPr>
      <w:del w:id="1147" w:author="Philips" w:date="2017-03-12T19:29:00Z">
        <w:r w:rsidDel="00F37973">
          <w:delText>AppFWK</w:delText>
        </w:r>
        <w:bookmarkStart w:id="1148" w:name="_Toc483311377"/>
        <w:bookmarkStart w:id="1149" w:name="_Toc483324815"/>
        <w:bookmarkStart w:id="1150" w:name="_Toc483325100"/>
        <w:bookmarkEnd w:id="1148"/>
        <w:bookmarkEnd w:id="1149"/>
        <w:bookmarkEnd w:id="1150"/>
      </w:del>
    </w:p>
    <w:p w:rsidR="00FE62D6" w:rsidDel="00F37973" w:rsidRDefault="00FE62D6" w:rsidP="00A27DDE">
      <w:pPr>
        <w:pStyle w:val="Heading3"/>
        <w:rPr>
          <w:del w:id="1151" w:author="Philips" w:date="2017-03-12T19:29:00Z"/>
        </w:rPr>
        <w:pPrChange w:id="1152" w:author="Philips" w:date="2017-05-23T13:57:00Z">
          <w:pPr>
            <w:pStyle w:val="Heading4"/>
          </w:pPr>
        </w:pPrChange>
      </w:pPr>
      <w:del w:id="1153" w:author="Philips" w:date="2017-03-12T19:29:00Z">
        <w:r w:rsidDel="00F37973">
          <w:delText>AppInfra</w:delText>
        </w:r>
        <w:bookmarkStart w:id="1154" w:name="_Toc483311378"/>
        <w:bookmarkStart w:id="1155" w:name="_Toc483324816"/>
        <w:bookmarkStart w:id="1156" w:name="_Toc483325101"/>
        <w:bookmarkEnd w:id="1154"/>
        <w:bookmarkEnd w:id="1155"/>
        <w:bookmarkEnd w:id="1156"/>
      </w:del>
    </w:p>
    <w:p w:rsidR="00FE62D6" w:rsidRDefault="00FE62D6" w:rsidP="00A27DDE">
      <w:pPr>
        <w:pStyle w:val="Heading3"/>
        <w:rPr>
          <w:ins w:id="1157" w:author="Philips" w:date="2017-03-12T19:27:00Z"/>
        </w:rPr>
        <w:pPrChange w:id="1158" w:author="Philips" w:date="2017-05-23T13:57:00Z">
          <w:pPr>
            <w:pStyle w:val="Heading4"/>
          </w:pPr>
        </w:pPrChange>
      </w:pPr>
      <w:del w:id="1159" w:author="Philips" w:date="2017-03-12T19:27:00Z">
        <w:r w:rsidDel="00F37973">
          <w:delText xml:space="preserve">Data </w:delText>
        </w:r>
      </w:del>
      <w:bookmarkStart w:id="1160" w:name="_Toc483325102"/>
      <w:ins w:id="1161" w:author="Philips" w:date="2017-03-12T19:27:00Z">
        <w:r w:rsidR="00F37973">
          <w:t>Software View</w:t>
        </w:r>
      </w:ins>
      <w:bookmarkEnd w:id="1160"/>
      <w:del w:id="1162" w:author="Philips" w:date="2017-03-12T19:27:00Z">
        <w:r w:rsidDel="00F37973">
          <w:delText>Services</w:delText>
        </w:r>
      </w:del>
    </w:p>
    <w:p w:rsidR="00F37973" w:rsidRPr="008B11D8" w:rsidRDefault="00F37973">
      <w:pPr>
        <w:pPrChange w:id="1163" w:author="Philips" w:date="2017-03-12T19:27:00Z">
          <w:pPr>
            <w:pStyle w:val="Heading4"/>
          </w:pPr>
        </w:pPrChange>
      </w:pPr>
      <w:ins w:id="1164" w:author="Philips" w:date="2017-03-12T19:27:00Z">
        <w:r w:rsidRPr="00F37973">
          <w:rPr>
            <w:noProof/>
          </w:rPr>
          <w:drawing>
            <wp:inline distT="0" distB="0" distL="0" distR="0" wp14:anchorId="1E5FE2E0" wp14:editId="1A2B2363">
              <wp:extent cx="5943600" cy="33426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2640"/>
                      </a:xfrm>
                      <a:prstGeom prst="rect">
                        <a:avLst/>
                      </a:prstGeom>
                    </pic:spPr>
                  </pic:pic>
                </a:graphicData>
              </a:graphic>
            </wp:inline>
          </w:drawing>
        </w:r>
      </w:ins>
    </w:p>
    <w:p w:rsidR="00FC4A51" w:rsidDel="00A2272C" w:rsidRDefault="00FC4A51" w:rsidP="00A27DDE">
      <w:pPr>
        <w:pStyle w:val="Heading3"/>
        <w:rPr>
          <w:del w:id="1165" w:author="Philips" w:date="2017-03-12T19:26:00Z"/>
        </w:rPr>
        <w:pPrChange w:id="1166" w:author="Philips" w:date="2017-05-23T13:57:00Z">
          <w:pPr>
            <w:pStyle w:val="Heading5"/>
          </w:pPr>
        </w:pPrChange>
      </w:pPr>
      <w:del w:id="1167" w:author="Philips" w:date="2017-03-12T19:26:00Z">
        <w:r w:rsidDel="00A2272C">
          <w:delText>Process View</w:delText>
        </w:r>
        <w:bookmarkStart w:id="1168" w:name="_Toc483311380"/>
        <w:bookmarkStart w:id="1169" w:name="_Toc483324818"/>
        <w:bookmarkStart w:id="1170" w:name="_Toc483325103"/>
        <w:bookmarkEnd w:id="1168"/>
        <w:bookmarkEnd w:id="1169"/>
        <w:bookmarkEnd w:id="1170"/>
      </w:del>
    </w:p>
    <w:p w:rsidR="00FC4A51" w:rsidDel="00A2272C" w:rsidRDefault="00FC4A51" w:rsidP="00A27DDE">
      <w:pPr>
        <w:pStyle w:val="Heading3"/>
        <w:rPr>
          <w:del w:id="1171" w:author="Philips" w:date="2017-03-12T19:26:00Z"/>
        </w:rPr>
        <w:pPrChange w:id="1172" w:author="Philips" w:date="2017-05-23T13:57:00Z">
          <w:pPr/>
        </w:pPrChange>
      </w:pPr>
      <w:del w:id="1173" w:author="Philips" w:date="2017-03-12T19:26:00Z">
        <w:r w:rsidDel="00A2272C">
          <w:delText>The primary requirement from User Interface is that it should never be blocked and always responsive. For the functions that require communication with cloud and device, platform provided mechanism is to be used to ensure that the UI thread is not blocked.</w:delText>
        </w:r>
        <w:bookmarkStart w:id="1174" w:name="_Toc483311381"/>
        <w:bookmarkStart w:id="1175" w:name="_Toc483324819"/>
        <w:bookmarkStart w:id="1176" w:name="_Toc483325104"/>
        <w:bookmarkEnd w:id="1174"/>
        <w:bookmarkEnd w:id="1175"/>
        <w:bookmarkEnd w:id="1176"/>
      </w:del>
    </w:p>
    <w:p w:rsidR="00FC4A51" w:rsidDel="00A2272C" w:rsidRDefault="00FC4A51" w:rsidP="00A27DDE">
      <w:pPr>
        <w:pStyle w:val="Heading3"/>
        <w:rPr>
          <w:del w:id="1177" w:author="Philips" w:date="2017-03-12T19:26:00Z"/>
        </w:rPr>
        <w:pPrChange w:id="1178" w:author="Philips" w:date="2017-05-23T13:57:00Z">
          <w:pPr/>
        </w:pPrChange>
      </w:pPr>
      <w:del w:id="1179" w:author="Philips" w:date="2017-03-12T19:26:00Z">
        <w:r w:rsidDel="00A2272C">
          <w:delText>While the operating system supports concurrent mechanism of accessing and modification of Model data (Persistence), it would complicate the implementation and debugging would be hard. In order to streamline the mechanism, the Model data is accessed and modified in one thread only.</w:delText>
        </w:r>
        <w:bookmarkStart w:id="1180" w:name="_Toc483311382"/>
        <w:bookmarkStart w:id="1181" w:name="_Toc483324820"/>
        <w:bookmarkStart w:id="1182" w:name="_Toc483325105"/>
        <w:bookmarkEnd w:id="1180"/>
        <w:bookmarkEnd w:id="1181"/>
        <w:bookmarkEnd w:id="1182"/>
      </w:del>
    </w:p>
    <w:p w:rsidR="00FC4A51" w:rsidDel="00A2272C" w:rsidRDefault="00FC4A51" w:rsidP="00A27DDE">
      <w:pPr>
        <w:pStyle w:val="Heading3"/>
        <w:rPr>
          <w:del w:id="1183" w:author="Philips" w:date="2017-03-12T19:26:00Z"/>
        </w:rPr>
        <w:pPrChange w:id="1184" w:author="Philips" w:date="2017-05-23T13:57:00Z">
          <w:pPr/>
        </w:pPrChange>
      </w:pPr>
      <w:del w:id="1185" w:author="Philips" w:date="2017-03-12T19:26:00Z">
        <w:r w:rsidDel="00A2272C">
          <w:delText>In case of database corruption, which is indicated the platform APIs by specific error, the app will recreate database and sync with cloud.</w:delText>
        </w:r>
        <w:bookmarkStart w:id="1186" w:name="_Toc483311383"/>
        <w:bookmarkStart w:id="1187" w:name="_Toc483324821"/>
        <w:bookmarkStart w:id="1188" w:name="_Toc483325106"/>
        <w:bookmarkEnd w:id="1186"/>
        <w:bookmarkEnd w:id="1187"/>
        <w:bookmarkEnd w:id="1188"/>
      </w:del>
    </w:p>
    <w:p w:rsidR="00FC4A51" w:rsidRDefault="00FC4A51" w:rsidP="00A27DDE">
      <w:pPr>
        <w:pStyle w:val="Heading3"/>
        <w:rPr>
          <w:ins w:id="1189" w:author="Philips" w:date="2017-03-12T19:26:00Z"/>
        </w:rPr>
        <w:pPrChange w:id="1190" w:author="Philips" w:date="2017-05-23T13:57:00Z">
          <w:pPr>
            <w:pStyle w:val="Heading5"/>
          </w:pPr>
        </w:pPrChange>
      </w:pPr>
      <w:del w:id="1191" w:author="Philips" w:date="2017-02-24T19:58:00Z">
        <w:r w:rsidRPr="00FC4A51" w:rsidDel="009801CB">
          <w:delText xml:space="preserve">Deployment </w:delText>
        </w:r>
      </w:del>
      <w:bookmarkStart w:id="1192" w:name="_Toc483325107"/>
      <w:ins w:id="1193" w:author="Philips" w:date="2017-03-12T19:26:00Z">
        <w:r w:rsidR="00A2272C">
          <w:t>Process</w:t>
        </w:r>
      </w:ins>
      <w:ins w:id="1194" w:author="Philips" w:date="2017-02-24T19:58:00Z">
        <w:r w:rsidR="009801CB" w:rsidRPr="00FC4A51">
          <w:t xml:space="preserve"> </w:t>
        </w:r>
      </w:ins>
      <w:r w:rsidRPr="00FC4A51">
        <w:t>view</w:t>
      </w:r>
      <w:bookmarkEnd w:id="1192"/>
    </w:p>
    <w:p w:rsidR="00A2272C" w:rsidRPr="008B11D8" w:rsidRDefault="00A2272C">
      <w:pPr>
        <w:pPrChange w:id="1195" w:author="Philips" w:date="2017-03-12T19:26:00Z">
          <w:pPr>
            <w:pStyle w:val="Heading5"/>
          </w:pPr>
        </w:pPrChange>
      </w:pPr>
      <w:ins w:id="1196" w:author="Philips" w:date="2017-03-12T19:26:00Z">
        <w:r>
          <w:rPr>
            <w:noProof/>
          </w:rPr>
          <w:drawing>
            <wp:inline distT="0" distB="0" distL="0" distR="0" wp14:anchorId="619832BD" wp14:editId="26DF6902">
              <wp:extent cx="6122035" cy="3491230"/>
              <wp:effectExtent l="0" t="0" r="0" b="0"/>
              <wp:docPr id="26" name="Picture 26" descr="C:\Users\310172792\Documents\My Received Files\B786BF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0172792\Documents\My Received Files\B786BF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2035" cy="3491230"/>
                      </a:xfrm>
                      <a:prstGeom prst="rect">
                        <a:avLst/>
                      </a:prstGeom>
                      <a:noFill/>
                      <a:ln>
                        <a:noFill/>
                      </a:ln>
                    </pic:spPr>
                  </pic:pic>
                </a:graphicData>
              </a:graphic>
            </wp:inline>
          </w:drawing>
        </w:r>
      </w:ins>
    </w:p>
    <w:p w:rsidR="00FC4A51" w:rsidRPr="00FC4A51" w:rsidDel="009801CB" w:rsidRDefault="00FC4A51" w:rsidP="00FC4A51">
      <w:pPr>
        <w:rPr>
          <w:del w:id="1197" w:author="Philips" w:date="2017-02-24T19:58:00Z"/>
        </w:rPr>
      </w:pPr>
      <w:del w:id="1198" w:author="Philips" w:date="2017-02-24T19:58:00Z">
        <w:r w:rsidRPr="00FC4A51" w:rsidDel="009801CB">
          <w:delText>Data Services is delivered as library. Vertical apps using data services will be deployed via Apple App Store and Google Play Store.</w:delText>
        </w:r>
        <w:bookmarkStart w:id="1199" w:name="_Toc477110581"/>
        <w:bookmarkStart w:id="1200" w:name="_Toc477110702"/>
        <w:bookmarkStart w:id="1201" w:name="_Toc477110778"/>
        <w:bookmarkStart w:id="1202" w:name="_Toc483075560"/>
        <w:bookmarkStart w:id="1203" w:name="_Toc483311006"/>
        <w:bookmarkStart w:id="1204" w:name="_Toc483311385"/>
        <w:bookmarkStart w:id="1205" w:name="_Toc483324823"/>
        <w:bookmarkStart w:id="1206" w:name="_Toc483325108"/>
        <w:bookmarkEnd w:id="1199"/>
        <w:bookmarkEnd w:id="1200"/>
        <w:bookmarkEnd w:id="1201"/>
        <w:bookmarkEnd w:id="1202"/>
        <w:bookmarkEnd w:id="1203"/>
        <w:bookmarkEnd w:id="1204"/>
        <w:bookmarkEnd w:id="1205"/>
        <w:bookmarkEnd w:id="1206"/>
      </w:del>
    </w:p>
    <w:p w:rsidR="00FE62D6" w:rsidDel="00A2272C" w:rsidRDefault="00FE62D6" w:rsidP="00FE62D6">
      <w:pPr>
        <w:pStyle w:val="Heading3"/>
        <w:rPr>
          <w:del w:id="1207" w:author="Philips" w:date="2017-03-12T19:25:00Z"/>
        </w:rPr>
      </w:pPr>
      <w:del w:id="1208" w:author="Philips" w:date="2017-03-12T19:25:00Z">
        <w:r w:rsidDel="00A2272C">
          <w:delText>Data Flow</w:delText>
        </w:r>
        <w:bookmarkStart w:id="1209" w:name="_Toc477110582"/>
        <w:bookmarkStart w:id="1210" w:name="_Toc477110703"/>
        <w:bookmarkStart w:id="1211" w:name="_Toc477110779"/>
        <w:bookmarkStart w:id="1212" w:name="_Toc483075561"/>
        <w:bookmarkStart w:id="1213" w:name="_Toc483311007"/>
        <w:bookmarkStart w:id="1214" w:name="_Toc483311386"/>
        <w:bookmarkStart w:id="1215" w:name="_Toc483324824"/>
        <w:bookmarkStart w:id="1216" w:name="_Toc483325109"/>
        <w:bookmarkEnd w:id="1209"/>
        <w:bookmarkEnd w:id="1210"/>
        <w:bookmarkEnd w:id="1211"/>
        <w:bookmarkEnd w:id="1212"/>
        <w:bookmarkEnd w:id="1213"/>
        <w:bookmarkEnd w:id="1214"/>
        <w:bookmarkEnd w:id="1215"/>
        <w:bookmarkEnd w:id="1216"/>
      </w:del>
    </w:p>
    <w:p w:rsidR="00FE62D6" w:rsidRPr="00FE62D6" w:rsidDel="00F37973" w:rsidRDefault="00FE62D6" w:rsidP="00FE62D6">
      <w:pPr>
        <w:pStyle w:val="Heading4"/>
        <w:rPr>
          <w:del w:id="1217" w:author="Philips" w:date="2017-03-12T19:29:00Z"/>
        </w:rPr>
      </w:pPr>
      <w:del w:id="1218" w:author="Philips" w:date="2017-03-12T19:29:00Z">
        <w:r w:rsidDel="00F37973">
          <w:delText>Cloud Data Flow</w:delText>
        </w:r>
        <w:bookmarkStart w:id="1219" w:name="_Toc477110583"/>
        <w:bookmarkStart w:id="1220" w:name="_Toc477110704"/>
        <w:bookmarkStart w:id="1221" w:name="_Toc477110780"/>
        <w:bookmarkStart w:id="1222" w:name="_Toc483075562"/>
        <w:bookmarkStart w:id="1223" w:name="_Toc483311008"/>
        <w:bookmarkStart w:id="1224" w:name="_Toc483311387"/>
        <w:bookmarkStart w:id="1225" w:name="_Toc483324825"/>
        <w:bookmarkStart w:id="1226" w:name="_Toc483325110"/>
        <w:bookmarkEnd w:id="1219"/>
        <w:bookmarkEnd w:id="1220"/>
        <w:bookmarkEnd w:id="1221"/>
        <w:bookmarkEnd w:id="1222"/>
        <w:bookmarkEnd w:id="1223"/>
        <w:bookmarkEnd w:id="1224"/>
        <w:bookmarkEnd w:id="1225"/>
        <w:bookmarkEnd w:id="1226"/>
      </w:del>
    </w:p>
    <w:p w:rsidR="005D21AE" w:rsidRDefault="005D21AE" w:rsidP="005D21AE">
      <w:pPr>
        <w:pStyle w:val="Heading1"/>
      </w:pPr>
      <w:bookmarkStart w:id="1227" w:name="_Toc483325111"/>
      <w:r w:rsidRPr="005D21AE">
        <w:t>Allocation of Quality Aspects</w:t>
      </w:r>
      <w:bookmarkEnd w:id="1227"/>
    </w:p>
    <w:p w:rsidR="005D21AE" w:rsidRPr="005D21AE" w:rsidDel="008A1C77" w:rsidRDefault="005D21AE" w:rsidP="005D21AE">
      <w:pPr>
        <w:rPr>
          <w:del w:id="1228" w:author="Philips" w:date="2017-03-08T14:05:00Z"/>
          <w:i/>
          <w:color w:val="C0504D" w:themeColor="accent2"/>
        </w:rPr>
      </w:pPr>
      <w:del w:id="1229" w:author="Philips" w:date="2017-03-08T14:05:00Z">
        <w:r w:rsidRPr="005D21AE" w:rsidDel="008A1C77">
          <w:rPr>
            <w:i/>
            <w:color w:val="C0504D" w:themeColor="accent2"/>
          </w:rPr>
          <w:delText>&lt;Allocate quality aspects requirements over elements e.g.:</w:delText>
        </w:r>
      </w:del>
    </w:p>
    <w:p w:rsidR="005D21AE" w:rsidRPr="00932A2A" w:rsidDel="008A1C77" w:rsidRDefault="005D21AE" w:rsidP="004912BD">
      <w:pPr>
        <w:pStyle w:val="ListParagraph"/>
        <w:numPr>
          <w:ilvl w:val="0"/>
          <w:numId w:val="5"/>
        </w:numPr>
        <w:rPr>
          <w:del w:id="1230" w:author="Philips" w:date="2017-03-08T14:05:00Z"/>
          <w:i/>
          <w:color w:val="C0504D" w:themeColor="accent2"/>
        </w:rPr>
      </w:pPr>
      <w:del w:id="1231" w:author="Philips" w:date="2017-03-08T14:05:00Z">
        <w:r w:rsidRPr="00932A2A" w:rsidDel="008A1C77">
          <w:rPr>
            <w:i/>
            <w:color w:val="C0504D" w:themeColor="accent2"/>
          </w:rPr>
          <w:delText>Performance</w:delText>
        </w:r>
      </w:del>
    </w:p>
    <w:p w:rsidR="005D21AE" w:rsidRPr="00932A2A" w:rsidDel="008A1C77" w:rsidRDefault="005D21AE" w:rsidP="004912BD">
      <w:pPr>
        <w:pStyle w:val="ListParagraph"/>
        <w:numPr>
          <w:ilvl w:val="0"/>
          <w:numId w:val="5"/>
        </w:numPr>
        <w:rPr>
          <w:del w:id="1232" w:author="Philips" w:date="2017-03-08T14:05:00Z"/>
          <w:i/>
          <w:color w:val="C0504D" w:themeColor="accent2"/>
        </w:rPr>
      </w:pPr>
      <w:del w:id="1233" w:author="Philips" w:date="2017-03-08T14:05:00Z">
        <w:r w:rsidRPr="00932A2A" w:rsidDel="008A1C77">
          <w:rPr>
            <w:i/>
            <w:color w:val="C0504D" w:themeColor="accent2"/>
          </w:rPr>
          <w:delText>Reliability</w:delText>
        </w:r>
      </w:del>
    </w:p>
    <w:p w:rsidR="005D21AE" w:rsidRPr="00932A2A" w:rsidDel="008A1C77" w:rsidRDefault="005D21AE" w:rsidP="004912BD">
      <w:pPr>
        <w:pStyle w:val="ListParagraph"/>
        <w:numPr>
          <w:ilvl w:val="0"/>
          <w:numId w:val="5"/>
        </w:numPr>
        <w:rPr>
          <w:del w:id="1234" w:author="Philips" w:date="2017-03-08T14:05:00Z"/>
          <w:i/>
          <w:color w:val="C0504D" w:themeColor="accent2"/>
        </w:rPr>
      </w:pPr>
      <w:del w:id="1235" w:author="Philips" w:date="2017-03-08T14:05:00Z">
        <w:r w:rsidRPr="00932A2A" w:rsidDel="008A1C77">
          <w:rPr>
            <w:i/>
            <w:color w:val="C0504D" w:themeColor="accent2"/>
          </w:rPr>
          <w:delText>Power</w:delText>
        </w:r>
      </w:del>
    </w:p>
    <w:p w:rsidR="005D21AE" w:rsidRPr="00932A2A" w:rsidDel="008A1C77" w:rsidRDefault="005D21AE" w:rsidP="004912BD">
      <w:pPr>
        <w:pStyle w:val="ListParagraph"/>
        <w:numPr>
          <w:ilvl w:val="0"/>
          <w:numId w:val="5"/>
        </w:numPr>
        <w:rPr>
          <w:del w:id="1236" w:author="Philips" w:date="2017-03-08T14:05:00Z"/>
          <w:i/>
          <w:color w:val="C0504D" w:themeColor="accent2"/>
        </w:rPr>
      </w:pPr>
      <w:del w:id="1237" w:author="Philips" w:date="2017-03-08T14:05:00Z">
        <w:r w:rsidRPr="00932A2A" w:rsidDel="008A1C77">
          <w:rPr>
            <w:i/>
            <w:color w:val="C0504D" w:themeColor="accent2"/>
          </w:rPr>
          <w:delText>Therm</w:delText>
        </w:r>
        <w:r w:rsidR="00F76146" w:rsidDel="008A1C77">
          <w:rPr>
            <w:i/>
            <w:color w:val="C0504D" w:themeColor="accent2"/>
          </w:rPr>
          <w:delText>al</w:delText>
        </w:r>
      </w:del>
    </w:p>
    <w:p w:rsidR="005D21AE" w:rsidRPr="00932A2A" w:rsidDel="008A1C77" w:rsidRDefault="00932A2A" w:rsidP="004912BD">
      <w:pPr>
        <w:pStyle w:val="ListParagraph"/>
        <w:numPr>
          <w:ilvl w:val="0"/>
          <w:numId w:val="5"/>
        </w:numPr>
        <w:rPr>
          <w:del w:id="1238" w:author="Philips" w:date="2017-03-08T14:05:00Z"/>
          <w:i/>
          <w:color w:val="C0504D" w:themeColor="accent2"/>
        </w:rPr>
      </w:pPr>
      <w:del w:id="1239" w:author="Philips" w:date="2017-03-08T14:05:00Z">
        <w:r w:rsidDel="008A1C77">
          <w:rPr>
            <w:i/>
            <w:color w:val="C0504D" w:themeColor="accent2"/>
          </w:rPr>
          <w:delText>Wei</w:delText>
        </w:r>
        <w:r w:rsidR="005D21AE" w:rsidRPr="00932A2A" w:rsidDel="008A1C77">
          <w:rPr>
            <w:i/>
            <w:color w:val="C0504D" w:themeColor="accent2"/>
          </w:rPr>
          <w:delText>ght</w:delText>
        </w:r>
      </w:del>
    </w:p>
    <w:p w:rsidR="005D21AE" w:rsidRPr="00932A2A" w:rsidDel="008A1C77" w:rsidRDefault="005D21AE" w:rsidP="004912BD">
      <w:pPr>
        <w:pStyle w:val="ListParagraph"/>
        <w:numPr>
          <w:ilvl w:val="0"/>
          <w:numId w:val="5"/>
        </w:numPr>
        <w:rPr>
          <w:del w:id="1240" w:author="Philips" w:date="2017-03-08T14:05:00Z"/>
          <w:i/>
          <w:color w:val="C0504D" w:themeColor="accent2"/>
        </w:rPr>
      </w:pPr>
      <w:del w:id="1241" w:author="Philips" w:date="2017-03-08T14:05:00Z">
        <w:r w:rsidRPr="00932A2A" w:rsidDel="008A1C77">
          <w:rPr>
            <w:i/>
            <w:color w:val="C0504D" w:themeColor="accent2"/>
          </w:rPr>
          <w:delText>Memory Usage</w:delText>
        </w:r>
      </w:del>
    </w:p>
    <w:p w:rsidR="005D21AE" w:rsidRPr="005D21AE" w:rsidDel="008A1C77" w:rsidRDefault="005D21AE" w:rsidP="005D21AE">
      <w:pPr>
        <w:rPr>
          <w:del w:id="1242" w:author="Philips" w:date="2017-03-08T14:05:00Z"/>
          <w:i/>
          <w:color w:val="C0504D" w:themeColor="accent2"/>
        </w:rPr>
      </w:pPr>
      <w:del w:id="1243" w:author="Philips" w:date="2017-03-08T14:05:00Z">
        <w:r w:rsidRPr="005D21AE" w:rsidDel="008A1C77">
          <w:rPr>
            <w:i/>
            <w:color w:val="C0504D" w:themeColor="accent2"/>
          </w:rPr>
          <w:delText>&gt;</w:delText>
        </w:r>
      </w:del>
    </w:p>
    <w:p w:rsidR="00F37973" w:rsidRDefault="008A1C77" w:rsidP="00B76013">
      <w:pPr>
        <w:rPr>
          <w:ins w:id="1244" w:author="Philips" w:date="2017-03-12T19:29:00Z"/>
        </w:rPr>
      </w:pPr>
      <w:ins w:id="1245" w:author="Philips" w:date="2017-03-08T14:06:00Z">
        <w:r>
          <w:t xml:space="preserve">The </w:t>
        </w:r>
      </w:ins>
      <w:ins w:id="1246" w:author="Philips" w:date="2017-03-08T14:05:00Z">
        <w:r>
          <w:t xml:space="preserve">concept of execution architecture </w:t>
        </w:r>
      </w:ins>
      <w:ins w:id="1247" w:author="Philips" w:date="2017-03-08T14:06:00Z">
        <w:r>
          <w:t xml:space="preserve">is introduced on platform side to define performance criteria, NFRs etc. </w:t>
        </w:r>
      </w:ins>
    </w:p>
    <w:p w:rsidR="007E247F" w:rsidRPr="00044929" w:rsidRDefault="00B83567" w:rsidP="00B76013">
      <w:ins w:id="1248" w:author="Philips" w:date="2017-03-08T14:06:00Z">
        <w:r>
          <w:lastRenderedPageBreak/>
          <w:t>Please refer 3.</w:t>
        </w:r>
      </w:ins>
      <w:ins w:id="1249" w:author="Philips" w:date="2017-05-23T14:01:00Z">
        <w:r>
          <w:t>2</w:t>
        </w:r>
      </w:ins>
      <w:ins w:id="1250" w:author="Philips" w:date="2017-03-08T14:06:00Z">
        <w:r w:rsidR="008A1C77">
          <w:t>.5 for more details.</w:t>
        </w:r>
      </w:ins>
    </w:p>
    <w:p w:rsidR="00374D99" w:rsidRDefault="004C73D9" w:rsidP="00827AE6">
      <w:pPr>
        <w:pStyle w:val="Heading1"/>
        <w:rPr>
          <w:ins w:id="1251" w:author="Philips" w:date="2017-02-24T19:55:00Z"/>
        </w:rPr>
      </w:pPr>
      <w:bookmarkStart w:id="1252" w:name="_Toc483325112"/>
      <w:r>
        <w:t>Design Details</w:t>
      </w:r>
      <w:bookmarkEnd w:id="1252"/>
    </w:p>
    <w:p w:rsidR="00C764FB" w:rsidRDefault="00C764FB" w:rsidP="00C764FB">
      <w:pPr>
        <w:rPr>
          <w:ins w:id="1253" w:author="Philips" w:date="2017-02-24T19:57:00Z"/>
        </w:rPr>
      </w:pPr>
      <w:ins w:id="1254" w:author="Philips" w:date="2017-02-24T19:55:00Z">
        <w:r>
          <w:t xml:space="preserve">The User interface is </w:t>
        </w:r>
        <w:proofErr w:type="gramStart"/>
        <w:r>
          <w:t>build</w:t>
        </w:r>
        <w:proofErr w:type="gramEnd"/>
        <w:r>
          <w:t xml:space="preserve"> on the concept of micro app. The micro app boundaries are well defined.The microapps do not communicate with each other. </w:t>
        </w:r>
      </w:ins>
    </w:p>
    <w:p w:rsidR="00C764FB" w:rsidRDefault="00C764FB" w:rsidP="00C764FB">
      <w:pPr>
        <w:rPr>
          <w:ins w:id="1255" w:author="Philips" w:date="2017-02-24T19:55:00Z"/>
        </w:rPr>
      </w:pPr>
      <w:ins w:id="1256" w:author="Philips" w:date="2017-02-24T19:55:00Z">
        <w:r>
          <w:t>The flow manager manages all the flow in the app.Navigation across micr</w:t>
        </w:r>
      </w:ins>
      <w:ins w:id="1257" w:author="Philips" w:date="2017-03-08T14:07:00Z">
        <w:r w:rsidR="008A1C77">
          <w:t xml:space="preserve">o </w:t>
        </w:r>
      </w:ins>
      <w:ins w:id="1258" w:author="Philips" w:date="2017-02-24T19:55:00Z">
        <w:r>
          <w:t>apps is based on the concept of state machine.</w:t>
        </w:r>
      </w:ins>
    </w:p>
    <w:p w:rsidR="00C764FB" w:rsidRDefault="00C764FB" w:rsidP="00C764FB">
      <w:pPr>
        <w:rPr>
          <w:ins w:id="1259" w:author="Philips" w:date="2017-02-24T19:55:00Z"/>
        </w:rPr>
      </w:pPr>
      <w:ins w:id="1260" w:author="Philips" w:date="2017-02-24T19:55:00Z">
        <w:r>
          <w:t>The flow manager creates the state and navigates the app to the next state as defined.</w:t>
        </w:r>
      </w:ins>
    </w:p>
    <w:p w:rsidR="00C764FB" w:rsidRDefault="00C764FB" w:rsidP="00C764FB">
      <w:pPr>
        <w:rPr>
          <w:ins w:id="1261" w:author="Philips" w:date="2017-03-12T19:34:00Z"/>
        </w:rPr>
      </w:pPr>
    </w:p>
    <w:p w:rsidR="00A20CCD" w:rsidRDefault="00A20CCD">
      <w:pPr>
        <w:pStyle w:val="Heading2"/>
        <w:rPr>
          <w:ins w:id="1262" w:author="Philips" w:date="2017-02-24T19:55:00Z"/>
        </w:rPr>
        <w:pPrChange w:id="1263" w:author="Philips" w:date="2017-03-12T19:35:00Z">
          <w:pPr/>
        </w:pPrChange>
      </w:pPr>
      <w:bookmarkStart w:id="1264" w:name="_Toc483325113"/>
      <w:ins w:id="1265" w:author="Philips" w:date="2017-03-12T19:34:00Z">
        <w:r>
          <w:t>Navigation Logic</w:t>
        </w:r>
      </w:ins>
      <w:bookmarkEnd w:id="1264"/>
    </w:p>
    <w:p w:rsidR="00C764FB" w:rsidRDefault="00C764FB" w:rsidP="00C764FB">
      <w:pPr>
        <w:rPr>
          <w:ins w:id="1266" w:author="Philips" w:date="2017-02-24T19:55:00Z"/>
        </w:rPr>
      </w:pPr>
      <w:ins w:id="1267" w:author="Philips" w:date="2017-02-24T19:55:00Z">
        <w:r>
          <w:rPr>
            <w:noProof/>
          </w:rPr>
          <w:drawing>
            <wp:inline distT="0" distB="0" distL="0" distR="0" wp14:anchorId="3748E198" wp14:editId="020363D5">
              <wp:extent cx="6120130" cy="3533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533775"/>
                      </a:xfrm>
                      <a:prstGeom prst="rect">
                        <a:avLst/>
                      </a:prstGeom>
                      <a:noFill/>
                      <a:ln>
                        <a:noFill/>
                      </a:ln>
                    </pic:spPr>
                  </pic:pic>
                </a:graphicData>
              </a:graphic>
            </wp:inline>
          </w:drawing>
        </w:r>
      </w:ins>
    </w:p>
    <w:p w:rsidR="00C764FB" w:rsidRDefault="00C764FB" w:rsidP="00C764FB">
      <w:pPr>
        <w:rPr>
          <w:ins w:id="1268" w:author="Philips" w:date="2017-02-24T19:55:00Z"/>
        </w:rPr>
      </w:pPr>
    </w:p>
    <w:p w:rsidR="00C764FB" w:rsidRDefault="00C764FB" w:rsidP="00C764FB">
      <w:pPr>
        <w:rPr>
          <w:ins w:id="1269" w:author="Philips" w:date="2017-02-24T19:55:00Z"/>
        </w:rPr>
      </w:pPr>
    </w:p>
    <w:p w:rsidR="00C764FB" w:rsidRDefault="00C764FB" w:rsidP="00C764FB">
      <w:pPr>
        <w:pStyle w:val="ListParagraph"/>
        <w:numPr>
          <w:ilvl w:val="0"/>
          <w:numId w:val="32"/>
        </w:numPr>
        <w:spacing w:after="0"/>
        <w:rPr>
          <w:ins w:id="1270" w:author="Philips" w:date="2017-02-24T19:55:00Z"/>
        </w:rPr>
      </w:pPr>
      <w:ins w:id="1271" w:author="Philips" w:date="2017-02-24T19:55:00Z">
        <w:r>
          <w:t xml:space="preserve">A particular flow in the app is managed by the flow </w:t>
        </w:r>
        <w:proofErr w:type="gramStart"/>
        <w:r>
          <w:t>manger,</w:t>
        </w:r>
        <w:proofErr w:type="gramEnd"/>
        <w:r>
          <w:t xml:space="preserve"> A flow is a transition across the states.</w:t>
        </w:r>
      </w:ins>
    </w:p>
    <w:p w:rsidR="00C764FB" w:rsidRDefault="00C764FB" w:rsidP="00C764FB">
      <w:pPr>
        <w:pStyle w:val="ListParagraph"/>
        <w:numPr>
          <w:ilvl w:val="0"/>
          <w:numId w:val="32"/>
        </w:numPr>
        <w:spacing w:after="0"/>
        <w:rPr>
          <w:ins w:id="1272" w:author="Philips" w:date="2017-02-24T19:55:00Z"/>
        </w:rPr>
      </w:pPr>
      <w:ins w:id="1273" w:author="Philips" w:date="2017-02-24T19:55:00Z">
        <w:r>
          <w:t xml:space="preserve">BaseState is the base class for any state. </w:t>
        </w:r>
      </w:ins>
    </w:p>
    <w:p w:rsidR="00C764FB" w:rsidRDefault="00C764FB" w:rsidP="00C764FB">
      <w:pPr>
        <w:pStyle w:val="ListParagraph"/>
        <w:numPr>
          <w:ilvl w:val="0"/>
          <w:numId w:val="32"/>
        </w:numPr>
        <w:spacing w:after="0"/>
        <w:rPr>
          <w:ins w:id="1274" w:author="Philips" w:date="2017-02-24T19:55:00Z"/>
        </w:rPr>
      </w:pPr>
      <w:ins w:id="1275" w:author="Philips" w:date="2017-02-24T19:56:00Z">
        <w:r>
          <w:t>A state is an abstraction on top of standard micro app interface which helps in communicating to micro app.</w:t>
        </w:r>
      </w:ins>
    </w:p>
    <w:p w:rsidR="00C764FB" w:rsidRDefault="00C764FB" w:rsidP="00C764FB">
      <w:pPr>
        <w:rPr>
          <w:ins w:id="1276" w:author="Philips" w:date="2017-02-24T19:55:00Z"/>
        </w:rPr>
      </w:pPr>
    </w:p>
    <w:p w:rsidR="00C764FB" w:rsidRDefault="00C764FB">
      <w:pPr>
        <w:pStyle w:val="Heading2"/>
        <w:rPr>
          <w:ins w:id="1277" w:author="Philips" w:date="2017-03-12T19:36:00Z"/>
        </w:rPr>
        <w:pPrChange w:id="1278" w:author="Philips" w:date="2017-03-12T19:34:00Z">
          <w:pPr/>
        </w:pPrChange>
      </w:pPr>
      <w:bookmarkStart w:id="1279" w:name="_Toc483325114"/>
      <w:proofErr w:type="gramStart"/>
      <w:ins w:id="1280" w:author="Philips" w:date="2017-02-24T19:55:00Z">
        <w:r>
          <w:t>Configurable UI.</w:t>
        </w:r>
      </w:ins>
      <w:bookmarkEnd w:id="1279"/>
      <w:proofErr w:type="gramEnd"/>
    </w:p>
    <w:p w:rsidR="007A5522" w:rsidRDefault="007A5522">
      <w:pPr>
        <w:rPr>
          <w:ins w:id="1281" w:author="Philips" w:date="2017-03-12T19:36:00Z"/>
        </w:rPr>
      </w:pPr>
    </w:p>
    <w:p w:rsidR="007A5522" w:rsidRDefault="007A5522">
      <w:pPr>
        <w:rPr>
          <w:ins w:id="1282" w:author="Philips" w:date="2017-03-12T19:36:00Z"/>
        </w:rPr>
      </w:pPr>
    </w:p>
    <w:p w:rsidR="007A5522" w:rsidRPr="007A5522" w:rsidRDefault="007A5522">
      <w:pPr>
        <w:rPr>
          <w:ins w:id="1283" w:author="Philips" w:date="2017-02-24T19:55:00Z"/>
        </w:rPr>
      </w:pPr>
      <w:ins w:id="1284" w:author="Philips" w:date="2017-03-12T19:36:00Z">
        <w:r>
          <w:rPr>
            <w:noProof/>
          </w:rPr>
          <w:lastRenderedPageBreak/>
          <w:drawing>
            <wp:inline distT="0" distB="0" distL="0" distR="0" wp14:anchorId="2AA754A0" wp14:editId="7066442E">
              <wp:extent cx="6122035" cy="4323080"/>
              <wp:effectExtent l="0" t="0" r="0" b="1270"/>
              <wp:docPr id="17" name="Picture 17" descr="D:\Deepthi\Docs\Projects\Appframework\Deepthi\23sep\Stat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epthi\Docs\Projects\Appframework\Deepthi\23sep\StateFlo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035" cy="4323080"/>
                      </a:xfrm>
                      <a:prstGeom prst="rect">
                        <a:avLst/>
                      </a:prstGeom>
                      <a:noFill/>
                      <a:ln>
                        <a:noFill/>
                      </a:ln>
                    </pic:spPr>
                  </pic:pic>
                </a:graphicData>
              </a:graphic>
            </wp:inline>
          </w:drawing>
        </w:r>
      </w:ins>
    </w:p>
    <w:p w:rsidR="00C764FB" w:rsidRPr="008B11D8" w:rsidRDefault="00C764FB">
      <w:pPr>
        <w:pPrChange w:id="1285" w:author="Philips" w:date="2017-02-24T19:55:00Z">
          <w:pPr>
            <w:pStyle w:val="Heading1"/>
          </w:pPr>
        </w:pPrChange>
      </w:pPr>
    </w:p>
    <w:p w:rsidR="00004325" w:rsidRPr="00004325" w:rsidDel="00C764FB" w:rsidRDefault="00004325">
      <w:pPr>
        <w:pStyle w:val="Heading2"/>
        <w:rPr>
          <w:del w:id="1286" w:author="Philips" w:date="2017-02-24T19:55:00Z"/>
        </w:rPr>
        <w:pPrChange w:id="1287" w:author="Philips" w:date="2017-03-12T19:36:00Z">
          <w:pPr/>
        </w:pPrChange>
      </w:pPr>
      <w:del w:id="1288" w:author="Philips" w:date="2017-02-24T19:55:00Z">
        <w:r w:rsidRPr="00004325" w:rsidDel="00C764FB">
          <w:delText xml:space="preserve">&lt;Provide, as starting point for design teams, for each element / interface </w:delText>
        </w:r>
        <w:r w:rsidR="00BD5CB8" w:rsidDel="00C764FB">
          <w:delText>the required functionality,</w:delText>
        </w:r>
        <w:r w:rsidRPr="00004325" w:rsidDel="00C764FB">
          <w:delText xml:space="preserve"> technical choices (hardware / software /mechanical / electrical) and </w:delText>
        </w:r>
        <w:r w:rsidR="00BD5CB8" w:rsidDel="00C764FB">
          <w:delText>other</w:delText>
        </w:r>
        <w:r w:rsidRPr="00004325" w:rsidDel="00C764FB">
          <w:delText xml:space="preserve"> design constraints.</w:delText>
        </w:r>
        <w:bookmarkStart w:id="1289" w:name="_Toc477110785"/>
        <w:bookmarkStart w:id="1290" w:name="_Toc483075567"/>
        <w:bookmarkStart w:id="1291" w:name="_Toc483311013"/>
        <w:bookmarkStart w:id="1292" w:name="_Toc483311392"/>
        <w:bookmarkStart w:id="1293" w:name="_Toc483324830"/>
        <w:bookmarkStart w:id="1294" w:name="_Toc483325115"/>
        <w:bookmarkEnd w:id="1289"/>
        <w:bookmarkEnd w:id="1290"/>
        <w:bookmarkEnd w:id="1291"/>
        <w:bookmarkEnd w:id="1292"/>
        <w:bookmarkEnd w:id="1293"/>
        <w:bookmarkEnd w:id="1294"/>
      </w:del>
    </w:p>
    <w:p w:rsidR="003B50A7" w:rsidDel="00C764FB" w:rsidRDefault="00004325">
      <w:pPr>
        <w:pStyle w:val="Heading2"/>
        <w:rPr>
          <w:del w:id="1295" w:author="Philips" w:date="2017-02-24T19:55:00Z"/>
        </w:rPr>
        <w:pPrChange w:id="1296" w:author="Philips" w:date="2017-03-12T19:36:00Z">
          <w:pPr/>
        </w:pPrChange>
      </w:pPr>
      <w:del w:id="1297" w:author="Philips" w:date="2017-02-24T19:55:00Z">
        <w:r w:rsidRPr="00004325" w:rsidDel="00C764FB">
          <w:delText>&gt;</w:delText>
        </w:r>
        <w:bookmarkStart w:id="1298" w:name="_Toc477110587"/>
        <w:bookmarkStart w:id="1299" w:name="_Toc477110710"/>
        <w:bookmarkStart w:id="1300" w:name="_Toc477110786"/>
        <w:bookmarkStart w:id="1301" w:name="_Toc483075568"/>
        <w:bookmarkStart w:id="1302" w:name="_Toc483311014"/>
        <w:bookmarkStart w:id="1303" w:name="_Toc483311393"/>
        <w:bookmarkStart w:id="1304" w:name="_Toc483324831"/>
        <w:bookmarkStart w:id="1305" w:name="_Toc483325116"/>
        <w:bookmarkEnd w:id="1298"/>
        <w:bookmarkEnd w:id="1299"/>
        <w:bookmarkEnd w:id="1300"/>
        <w:bookmarkEnd w:id="1301"/>
        <w:bookmarkEnd w:id="1302"/>
        <w:bookmarkEnd w:id="1303"/>
        <w:bookmarkEnd w:id="1304"/>
        <w:bookmarkEnd w:id="1305"/>
      </w:del>
    </w:p>
    <w:p w:rsidR="00374D99" w:rsidRPr="00044929" w:rsidRDefault="00374D99">
      <w:pPr>
        <w:pStyle w:val="Heading2"/>
      </w:pPr>
      <w:bookmarkStart w:id="1306" w:name="_Toc421201853"/>
      <w:bookmarkStart w:id="1307" w:name="_Toc483325117"/>
      <w:r w:rsidRPr="00044929">
        <w:t>External Interfaces</w:t>
      </w:r>
      <w:bookmarkEnd w:id="1306"/>
      <w:bookmarkEnd w:id="1307"/>
    </w:p>
    <w:p w:rsidR="00960402" w:rsidDel="006C76EA" w:rsidRDefault="00374D99" w:rsidP="00374D99">
      <w:pPr>
        <w:rPr>
          <w:del w:id="1308" w:author="Philips" w:date="2017-03-08T14:11:00Z"/>
          <w:i/>
          <w:color w:val="C0504D" w:themeColor="accent2"/>
        </w:rPr>
      </w:pPr>
      <w:del w:id="1309" w:author="Philips" w:date="2017-03-08T14:11:00Z">
        <w:r w:rsidRPr="00044929" w:rsidDel="006C76EA">
          <w:rPr>
            <w:i/>
            <w:color w:val="C0504D" w:themeColor="accent2"/>
          </w:rPr>
          <w:delText>&lt;</w:delText>
        </w:r>
        <w:r w:rsidR="00BD5CB8" w:rsidDel="006C76EA">
          <w:rPr>
            <w:i/>
            <w:color w:val="C0504D" w:themeColor="accent2"/>
          </w:rPr>
          <w:delText xml:space="preserve">Describe the detailed design space </w:delText>
        </w:r>
        <w:r w:rsidR="00960402" w:rsidDel="006C76EA">
          <w:rPr>
            <w:i/>
            <w:color w:val="C0504D" w:themeColor="accent2"/>
          </w:rPr>
          <w:delText>for the external interfaces.</w:delText>
        </w:r>
      </w:del>
    </w:p>
    <w:p w:rsidR="006C76EA" w:rsidDel="006C76EA" w:rsidRDefault="00374D99">
      <w:pPr>
        <w:rPr>
          <w:del w:id="1310" w:author="Philips" w:date="2017-03-08T14:11:00Z"/>
          <w:i/>
          <w:color w:val="C0504D" w:themeColor="accent2"/>
        </w:rPr>
      </w:pPr>
      <w:del w:id="1311" w:author="Philips" w:date="2017-03-08T14:11:00Z">
        <w:r w:rsidDel="006C76EA">
          <w:rPr>
            <w:i/>
            <w:color w:val="C0504D" w:themeColor="accent2"/>
          </w:rPr>
          <w:delText>&gt;</w:delText>
        </w:r>
      </w:del>
      <w:ins w:id="1312" w:author="Philips" w:date="2017-03-08T14:10:00Z">
        <w:r w:rsidR="006C76EA">
          <w:t>The external interface comes from individual component</w:t>
        </w:r>
      </w:ins>
      <w:ins w:id="1313" w:author="Philips" w:date="2017-03-08T14:11:00Z">
        <w:r w:rsidR="006C76EA">
          <w:t>s and reference app does not explicitly mandate any interfaces.</w:t>
        </w:r>
      </w:ins>
      <w:ins w:id="1314" w:author="Philips" w:date="2017-03-08T14:12:00Z">
        <w:r w:rsidR="006C76EA" w:rsidDel="006C76EA">
          <w:rPr>
            <w:i/>
            <w:color w:val="C0504D" w:themeColor="accent2"/>
          </w:rPr>
          <w:t xml:space="preserve"> </w:t>
        </w:r>
      </w:ins>
    </w:p>
    <w:p w:rsidR="007619B3" w:rsidDel="006C76EA" w:rsidRDefault="007619B3">
      <w:pPr>
        <w:rPr>
          <w:del w:id="1315" w:author="Philips" w:date="2017-03-08T14:12:00Z"/>
        </w:rPr>
        <w:pPrChange w:id="1316" w:author="Philips" w:date="2017-03-08T14:12:00Z">
          <w:pPr>
            <w:pStyle w:val="Heading3"/>
          </w:pPr>
        </w:pPrChange>
      </w:pPr>
      <w:del w:id="1317" w:author="Philips" w:date="2017-03-08T14:12:00Z">
        <w:r w:rsidRPr="008226EA" w:rsidDel="006C76EA">
          <w:delText>&lt;External Interface 1&gt;</w:delText>
        </w:r>
      </w:del>
    </w:p>
    <w:p w:rsidR="000C67E9" w:rsidRPr="000C67E9" w:rsidDel="006C76EA" w:rsidRDefault="000C67E9">
      <w:pPr>
        <w:rPr>
          <w:del w:id="1318" w:author="Philips" w:date="2017-03-08T14:12:00Z"/>
          <w:i/>
          <w:color w:val="C0504D" w:themeColor="accent2"/>
        </w:rPr>
      </w:pPr>
      <w:del w:id="1319" w:author="Philips" w:date="2017-03-08T14:12:00Z">
        <w:r w:rsidRPr="000C67E9" w:rsidDel="006C76EA">
          <w:rPr>
            <w:i/>
            <w:color w:val="C0504D" w:themeColor="accent2"/>
          </w:rPr>
          <w:delText>&lt;Describe the interface by the used protocol and/or physical deployment</w:delText>
        </w:r>
      </w:del>
    </w:p>
    <w:p w:rsidR="007619B3" w:rsidRPr="000C67E9" w:rsidDel="006C76EA" w:rsidRDefault="000C67E9">
      <w:pPr>
        <w:rPr>
          <w:del w:id="1320" w:author="Philips" w:date="2017-03-08T14:12:00Z"/>
          <w:i/>
          <w:color w:val="C0504D" w:themeColor="accent2"/>
        </w:rPr>
      </w:pPr>
      <w:del w:id="1321" w:author="Philips" w:date="2017-03-08T14:12:00Z">
        <w:r w:rsidRPr="000C67E9" w:rsidDel="006C76EA">
          <w:rPr>
            <w:i/>
            <w:color w:val="C0504D" w:themeColor="accent2"/>
          </w:rPr>
          <w:delText>&gt;</w:delText>
        </w:r>
      </w:del>
    </w:p>
    <w:p w:rsidR="007619B3" w:rsidRPr="002011C9" w:rsidDel="006C76EA" w:rsidRDefault="007619B3">
      <w:pPr>
        <w:rPr>
          <w:del w:id="1322" w:author="Philips" w:date="2017-03-08T14:12:00Z"/>
        </w:rPr>
      </w:pPr>
    </w:p>
    <w:p w:rsidR="007619B3" w:rsidRPr="008226EA" w:rsidDel="006C76EA" w:rsidRDefault="007619B3">
      <w:pPr>
        <w:rPr>
          <w:del w:id="1323" w:author="Philips" w:date="2017-03-08T14:12:00Z"/>
        </w:rPr>
        <w:pPrChange w:id="1324" w:author="Philips" w:date="2017-03-08T14:12:00Z">
          <w:pPr>
            <w:pStyle w:val="Heading3"/>
          </w:pPr>
        </w:pPrChange>
      </w:pPr>
      <w:del w:id="1325" w:author="Philips" w:date="2017-03-08T14:12:00Z">
        <w:r w:rsidRPr="008226EA" w:rsidDel="006C76EA">
          <w:delText xml:space="preserve">&lt;External Interface </w:delText>
        </w:r>
        <w:r w:rsidR="00004325" w:rsidRPr="008226EA" w:rsidDel="006C76EA">
          <w:delText>n</w:delText>
        </w:r>
        <w:r w:rsidRPr="008226EA" w:rsidDel="006C76EA">
          <w:delText>&gt;</w:delText>
        </w:r>
      </w:del>
    </w:p>
    <w:p w:rsidR="007619B3" w:rsidRPr="00517619" w:rsidDel="006C76EA" w:rsidRDefault="007619B3">
      <w:pPr>
        <w:rPr>
          <w:del w:id="1326" w:author="Philips" w:date="2017-03-08T14:12:00Z"/>
        </w:rPr>
      </w:pPr>
    </w:p>
    <w:p w:rsidR="00374D99" w:rsidDel="006C76EA" w:rsidRDefault="00374D99">
      <w:pPr>
        <w:rPr>
          <w:del w:id="1327" w:author="Philips" w:date="2017-03-08T14:12:00Z"/>
        </w:rPr>
        <w:pPrChange w:id="1328" w:author="Philips" w:date="2017-03-08T14:12:00Z">
          <w:pPr>
            <w:pStyle w:val="Heading2"/>
          </w:pPr>
        </w:pPrChange>
      </w:pPr>
      <w:del w:id="1329" w:author="Philips" w:date="2017-03-08T14:12:00Z">
        <w:r w:rsidDel="006C76EA">
          <w:delText>Elements</w:delText>
        </w:r>
      </w:del>
    </w:p>
    <w:p w:rsidR="002011C9" w:rsidDel="006C76EA" w:rsidRDefault="002011C9">
      <w:pPr>
        <w:rPr>
          <w:del w:id="1330" w:author="Philips" w:date="2017-03-08T14:12:00Z"/>
          <w:i/>
          <w:color w:val="C0504D" w:themeColor="accent2"/>
        </w:rPr>
      </w:pPr>
      <w:del w:id="1331" w:author="Philips" w:date="2017-03-08T14:12:00Z">
        <w:r w:rsidRPr="00044929" w:rsidDel="006C76EA">
          <w:rPr>
            <w:i/>
            <w:color w:val="C0504D" w:themeColor="accent2"/>
          </w:rPr>
          <w:delText>&lt;</w:delText>
        </w:r>
        <w:r w:rsidR="00BD5CB8" w:rsidDel="006C76EA">
          <w:rPr>
            <w:i/>
            <w:color w:val="C0504D" w:themeColor="accent2"/>
          </w:rPr>
          <w:delText xml:space="preserve">Describe the detailed design space for </w:delText>
        </w:r>
        <w:r w:rsidR="00960402" w:rsidDel="006C76EA">
          <w:rPr>
            <w:i/>
            <w:color w:val="C0504D" w:themeColor="accent2"/>
          </w:rPr>
          <w:delText>the elements in the architecture.</w:delText>
        </w:r>
      </w:del>
    </w:p>
    <w:p w:rsidR="00736AB0" w:rsidDel="006C76EA" w:rsidRDefault="00CA2F0A">
      <w:pPr>
        <w:rPr>
          <w:del w:id="1332" w:author="Philips" w:date="2017-03-08T14:12:00Z"/>
          <w:i/>
          <w:color w:val="C0504D" w:themeColor="accent2"/>
        </w:rPr>
      </w:pPr>
      <w:del w:id="1333" w:author="Philips" w:date="2017-03-08T14:12:00Z">
        <w:r w:rsidDel="006C76EA">
          <w:rPr>
            <w:i/>
            <w:color w:val="C0504D" w:themeColor="accent2"/>
          </w:rPr>
          <w:delText xml:space="preserve">The </w:delText>
        </w:r>
        <w:r w:rsidR="00736AB0" w:rsidDel="006C76EA">
          <w:rPr>
            <w:i/>
            <w:color w:val="C0504D" w:themeColor="accent2"/>
          </w:rPr>
          <w:delText>following element design aspects can be considered:</w:delText>
        </w:r>
      </w:del>
    </w:p>
    <w:p w:rsidR="008040C7" w:rsidDel="006C76EA" w:rsidRDefault="008040C7">
      <w:pPr>
        <w:rPr>
          <w:del w:id="1334" w:author="Philips" w:date="2017-03-08T14:12:00Z"/>
          <w:i/>
          <w:color w:val="C0504D" w:themeColor="accent2"/>
        </w:rPr>
        <w:pPrChange w:id="1335" w:author="Philips" w:date="2017-03-08T14:12:00Z">
          <w:pPr>
            <w:pStyle w:val="ListParagraph"/>
            <w:numPr>
              <w:numId w:val="2"/>
            </w:numPr>
            <w:ind w:hanging="360"/>
          </w:pPr>
        </w:pPrChange>
      </w:pPr>
      <w:del w:id="1336" w:author="Philips" w:date="2017-03-08T14:12:00Z">
        <w:r w:rsidDel="006C76EA">
          <w:rPr>
            <w:i/>
            <w:color w:val="C0504D" w:themeColor="accent2"/>
          </w:rPr>
          <w:delText>General</w:delText>
        </w:r>
      </w:del>
    </w:p>
    <w:p w:rsidR="008040C7" w:rsidDel="006C76EA" w:rsidRDefault="008040C7">
      <w:pPr>
        <w:rPr>
          <w:del w:id="1337" w:author="Philips" w:date="2017-03-08T14:12:00Z"/>
          <w:i/>
          <w:color w:val="C0504D" w:themeColor="accent2"/>
        </w:rPr>
        <w:pPrChange w:id="1338" w:author="Philips" w:date="2017-03-08T14:12:00Z">
          <w:pPr>
            <w:pStyle w:val="ListParagraph"/>
            <w:numPr>
              <w:ilvl w:val="1"/>
              <w:numId w:val="2"/>
            </w:numPr>
            <w:ind w:left="1440" w:hanging="360"/>
          </w:pPr>
        </w:pPrChange>
      </w:pPr>
      <w:del w:id="1339" w:author="Philips" w:date="2017-03-08T14:12:00Z">
        <w:r w:rsidDel="006C76EA">
          <w:rPr>
            <w:i/>
            <w:color w:val="C0504D" w:themeColor="accent2"/>
          </w:rPr>
          <w:delText>Housing / Casing / Covering</w:delText>
        </w:r>
      </w:del>
    </w:p>
    <w:p w:rsidR="008040C7" w:rsidDel="006C76EA" w:rsidRDefault="008040C7">
      <w:pPr>
        <w:rPr>
          <w:del w:id="1340" w:author="Philips" w:date="2017-03-08T14:12:00Z"/>
          <w:i/>
          <w:color w:val="C0504D" w:themeColor="accent2"/>
        </w:rPr>
        <w:pPrChange w:id="1341" w:author="Philips" w:date="2017-03-08T14:12:00Z">
          <w:pPr>
            <w:pStyle w:val="ListParagraph"/>
            <w:numPr>
              <w:ilvl w:val="1"/>
              <w:numId w:val="2"/>
            </w:numPr>
            <w:ind w:left="1440" w:hanging="360"/>
          </w:pPr>
        </w:pPrChange>
      </w:pPr>
      <w:del w:id="1342" w:author="Philips" w:date="2017-03-08T14:12:00Z">
        <w:r w:rsidDel="006C76EA">
          <w:rPr>
            <w:i/>
            <w:color w:val="C0504D" w:themeColor="accent2"/>
          </w:rPr>
          <w:delText>Mechanics</w:delText>
        </w:r>
      </w:del>
    </w:p>
    <w:p w:rsidR="008040C7" w:rsidDel="006C76EA" w:rsidRDefault="008040C7">
      <w:pPr>
        <w:rPr>
          <w:del w:id="1343" w:author="Philips" w:date="2017-03-08T14:12:00Z"/>
          <w:i/>
          <w:color w:val="C0504D" w:themeColor="accent2"/>
        </w:rPr>
        <w:pPrChange w:id="1344" w:author="Philips" w:date="2017-03-08T14:12:00Z">
          <w:pPr>
            <w:pStyle w:val="ListParagraph"/>
            <w:numPr>
              <w:ilvl w:val="1"/>
              <w:numId w:val="2"/>
            </w:numPr>
            <w:ind w:left="1440" w:hanging="360"/>
          </w:pPr>
        </w:pPrChange>
      </w:pPr>
      <w:del w:id="1345" w:author="Philips" w:date="2017-03-08T14:12:00Z">
        <w:r w:rsidDel="006C76EA">
          <w:rPr>
            <w:i/>
            <w:color w:val="C0504D" w:themeColor="accent2"/>
          </w:rPr>
          <w:delText>Power Supply</w:delText>
        </w:r>
      </w:del>
    </w:p>
    <w:p w:rsidR="008040C7" w:rsidDel="006C76EA" w:rsidRDefault="008040C7">
      <w:pPr>
        <w:rPr>
          <w:del w:id="1346" w:author="Philips" w:date="2017-03-08T14:12:00Z"/>
          <w:i/>
          <w:color w:val="C0504D" w:themeColor="accent2"/>
        </w:rPr>
        <w:pPrChange w:id="1347" w:author="Philips" w:date="2017-03-08T14:12:00Z">
          <w:pPr>
            <w:pStyle w:val="ListParagraph"/>
            <w:numPr>
              <w:numId w:val="2"/>
            </w:numPr>
            <w:ind w:hanging="360"/>
          </w:pPr>
        </w:pPrChange>
      </w:pPr>
      <w:del w:id="1348" w:author="Philips" w:date="2017-03-08T14:12:00Z">
        <w:r w:rsidDel="006C76EA">
          <w:rPr>
            <w:i/>
            <w:color w:val="C0504D" w:themeColor="accent2"/>
          </w:rPr>
          <w:delText>Hardware</w:delText>
        </w:r>
      </w:del>
    </w:p>
    <w:p w:rsidR="008040C7" w:rsidDel="006C76EA" w:rsidRDefault="008040C7">
      <w:pPr>
        <w:rPr>
          <w:del w:id="1349" w:author="Philips" w:date="2017-03-08T14:12:00Z"/>
          <w:i/>
          <w:color w:val="C0504D" w:themeColor="accent2"/>
        </w:rPr>
        <w:pPrChange w:id="1350" w:author="Philips" w:date="2017-03-08T14:12:00Z">
          <w:pPr>
            <w:pStyle w:val="ListParagraph"/>
            <w:numPr>
              <w:ilvl w:val="1"/>
              <w:numId w:val="2"/>
            </w:numPr>
            <w:ind w:left="1440" w:hanging="360"/>
          </w:pPr>
        </w:pPrChange>
      </w:pPr>
      <w:del w:id="1351" w:author="Philips" w:date="2017-03-08T14:12:00Z">
        <w:r w:rsidDel="006C76EA">
          <w:rPr>
            <w:i/>
            <w:color w:val="C0504D" w:themeColor="accent2"/>
          </w:rPr>
          <w:delText>Printed Circuit Board</w:delText>
        </w:r>
      </w:del>
    </w:p>
    <w:p w:rsidR="008040C7" w:rsidDel="006C76EA" w:rsidRDefault="008040C7">
      <w:pPr>
        <w:rPr>
          <w:del w:id="1352" w:author="Philips" w:date="2017-03-08T14:12:00Z"/>
          <w:i/>
          <w:color w:val="C0504D" w:themeColor="accent2"/>
        </w:rPr>
        <w:pPrChange w:id="1353" w:author="Philips" w:date="2017-03-08T14:12:00Z">
          <w:pPr>
            <w:pStyle w:val="ListParagraph"/>
            <w:numPr>
              <w:ilvl w:val="1"/>
              <w:numId w:val="2"/>
            </w:numPr>
            <w:ind w:left="1440" w:hanging="360"/>
          </w:pPr>
        </w:pPrChange>
      </w:pPr>
      <w:del w:id="1354" w:author="Philips" w:date="2017-03-08T14:12:00Z">
        <w:r w:rsidDel="006C76EA">
          <w:rPr>
            <w:i/>
            <w:color w:val="C0504D" w:themeColor="accent2"/>
          </w:rPr>
          <w:delText>Controls</w:delText>
        </w:r>
      </w:del>
    </w:p>
    <w:p w:rsidR="008040C7" w:rsidDel="006C76EA" w:rsidRDefault="008040C7">
      <w:pPr>
        <w:rPr>
          <w:del w:id="1355" w:author="Philips" w:date="2017-03-08T14:12:00Z"/>
          <w:i/>
          <w:color w:val="C0504D" w:themeColor="accent2"/>
        </w:rPr>
        <w:pPrChange w:id="1356" w:author="Philips" w:date="2017-03-08T14:12:00Z">
          <w:pPr>
            <w:pStyle w:val="ListParagraph"/>
            <w:numPr>
              <w:ilvl w:val="1"/>
              <w:numId w:val="2"/>
            </w:numPr>
            <w:ind w:left="1440" w:hanging="360"/>
          </w:pPr>
        </w:pPrChange>
      </w:pPr>
      <w:del w:id="1357" w:author="Philips" w:date="2017-03-08T14:12:00Z">
        <w:r w:rsidDel="006C76EA">
          <w:rPr>
            <w:i/>
            <w:color w:val="C0504D" w:themeColor="accent2"/>
          </w:rPr>
          <w:delText>Input / Output modules</w:delText>
        </w:r>
      </w:del>
    </w:p>
    <w:p w:rsidR="008040C7" w:rsidDel="006C76EA" w:rsidRDefault="008040C7">
      <w:pPr>
        <w:rPr>
          <w:del w:id="1358" w:author="Philips" w:date="2017-03-08T14:12:00Z"/>
          <w:i/>
          <w:color w:val="C0504D" w:themeColor="accent2"/>
        </w:rPr>
        <w:pPrChange w:id="1359" w:author="Philips" w:date="2017-03-08T14:12:00Z">
          <w:pPr>
            <w:pStyle w:val="ListParagraph"/>
            <w:numPr>
              <w:ilvl w:val="1"/>
              <w:numId w:val="2"/>
            </w:numPr>
            <w:ind w:left="1440" w:hanging="360"/>
          </w:pPr>
        </w:pPrChange>
      </w:pPr>
      <w:del w:id="1360" w:author="Philips" w:date="2017-03-08T14:12:00Z">
        <w:r w:rsidRPr="00D53C13" w:rsidDel="006C76EA">
          <w:rPr>
            <w:i/>
            <w:color w:val="C0504D" w:themeColor="accent2"/>
          </w:rPr>
          <w:delText>Timers and timing diagrams</w:delText>
        </w:r>
      </w:del>
    </w:p>
    <w:p w:rsidR="008040C7" w:rsidDel="006C76EA" w:rsidRDefault="008040C7">
      <w:pPr>
        <w:rPr>
          <w:del w:id="1361" w:author="Philips" w:date="2017-03-08T14:12:00Z"/>
          <w:i/>
          <w:color w:val="C0504D" w:themeColor="accent2"/>
        </w:rPr>
        <w:pPrChange w:id="1362" w:author="Philips" w:date="2017-03-08T14:12:00Z">
          <w:pPr>
            <w:pStyle w:val="ListParagraph"/>
            <w:numPr>
              <w:numId w:val="2"/>
            </w:numPr>
            <w:ind w:hanging="360"/>
          </w:pPr>
        </w:pPrChange>
      </w:pPr>
      <w:del w:id="1363" w:author="Philips" w:date="2017-03-08T14:12:00Z">
        <w:r w:rsidDel="006C76EA">
          <w:rPr>
            <w:i/>
            <w:color w:val="C0504D" w:themeColor="accent2"/>
          </w:rPr>
          <w:delText>Software</w:delText>
        </w:r>
      </w:del>
    </w:p>
    <w:p w:rsidR="008040C7" w:rsidRPr="00D53C13" w:rsidDel="006C76EA" w:rsidRDefault="008040C7">
      <w:pPr>
        <w:rPr>
          <w:del w:id="1364" w:author="Philips" w:date="2017-03-08T14:12:00Z"/>
          <w:i/>
          <w:color w:val="C0504D" w:themeColor="accent2"/>
        </w:rPr>
        <w:pPrChange w:id="1365" w:author="Philips" w:date="2017-03-08T14:12:00Z">
          <w:pPr>
            <w:pStyle w:val="ListParagraph"/>
            <w:numPr>
              <w:ilvl w:val="1"/>
              <w:numId w:val="2"/>
            </w:numPr>
            <w:ind w:left="1440" w:hanging="360"/>
          </w:pPr>
        </w:pPrChange>
      </w:pPr>
      <w:del w:id="1366" w:author="Philips" w:date="2017-03-08T14:12:00Z">
        <w:r w:rsidRPr="00D53C13" w:rsidDel="006C76EA">
          <w:rPr>
            <w:i/>
            <w:color w:val="C0504D" w:themeColor="accent2"/>
          </w:rPr>
          <w:delText>COTS</w:delText>
        </w:r>
      </w:del>
    </w:p>
    <w:p w:rsidR="008040C7" w:rsidRPr="00CA2F0A" w:rsidDel="006C76EA" w:rsidRDefault="008040C7">
      <w:pPr>
        <w:rPr>
          <w:del w:id="1367" w:author="Philips" w:date="2017-03-08T14:12:00Z"/>
          <w:i/>
          <w:color w:val="C0504D" w:themeColor="accent2"/>
        </w:rPr>
        <w:pPrChange w:id="1368" w:author="Philips" w:date="2017-03-08T14:12:00Z">
          <w:pPr>
            <w:pStyle w:val="ListParagraph"/>
            <w:numPr>
              <w:ilvl w:val="1"/>
              <w:numId w:val="2"/>
            </w:numPr>
            <w:ind w:left="1440" w:hanging="360"/>
          </w:pPr>
        </w:pPrChange>
      </w:pPr>
      <w:del w:id="1369" w:author="Philips" w:date="2017-03-08T14:12:00Z">
        <w:r w:rsidRPr="00CA2F0A" w:rsidDel="006C76EA">
          <w:rPr>
            <w:i/>
            <w:color w:val="C0504D" w:themeColor="accent2"/>
          </w:rPr>
          <w:delText>Start up</w:delText>
        </w:r>
      </w:del>
    </w:p>
    <w:p w:rsidR="008040C7" w:rsidRPr="00D53C13" w:rsidDel="006C76EA" w:rsidRDefault="008040C7">
      <w:pPr>
        <w:rPr>
          <w:del w:id="1370" w:author="Philips" w:date="2017-03-08T14:12:00Z"/>
          <w:i/>
          <w:color w:val="C0504D" w:themeColor="accent2"/>
        </w:rPr>
        <w:pPrChange w:id="1371" w:author="Philips" w:date="2017-03-08T14:12:00Z">
          <w:pPr>
            <w:pStyle w:val="ListParagraph"/>
            <w:numPr>
              <w:ilvl w:val="1"/>
              <w:numId w:val="2"/>
            </w:numPr>
            <w:ind w:left="1440" w:hanging="360"/>
          </w:pPr>
        </w:pPrChange>
      </w:pPr>
      <w:del w:id="1372" w:author="Philips" w:date="2017-03-08T14:12:00Z">
        <w:r w:rsidRPr="00D53C13" w:rsidDel="006C76EA">
          <w:rPr>
            <w:i/>
            <w:color w:val="C0504D" w:themeColor="accent2"/>
          </w:rPr>
          <w:delText>Processing execution models</w:delText>
        </w:r>
      </w:del>
    </w:p>
    <w:p w:rsidR="008040C7" w:rsidRPr="00D53C13" w:rsidDel="006C76EA" w:rsidRDefault="008040C7">
      <w:pPr>
        <w:rPr>
          <w:del w:id="1373" w:author="Philips" w:date="2017-03-08T14:12:00Z"/>
          <w:i/>
          <w:color w:val="C0504D" w:themeColor="accent2"/>
        </w:rPr>
        <w:pPrChange w:id="1374" w:author="Philips" w:date="2017-03-08T14:12:00Z">
          <w:pPr>
            <w:pStyle w:val="ListParagraph"/>
            <w:numPr>
              <w:ilvl w:val="1"/>
              <w:numId w:val="2"/>
            </w:numPr>
            <w:ind w:left="1440" w:hanging="360"/>
          </w:pPr>
        </w:pPrChange>
      </w:pPr>
      <w:del w:id="1375" w:author="Philips" w:date="2017-03-08T14:12:00Z">
        <w:r w:rsidRPr="00D53C13" w:rsidDel="006C76EA">
          <w:rPr>
            <w:i/>
            <w:color w:val="C0504D" w:themeColor="accent2"/>
          </w:rPr>
          <w:delText>Memory management</w:delText>
        </w:r>
      </w:del>
    </w:p>
    <w:p w:rsidR="008040C7" w:rsidRPr="00D53C13" w:rsidDel="006C76EA" w:rsidRDefault="008040C7">
      <w:pPr>
        <w:rPr>
          <w:del w:id="1376" w:author="Philips" w:date="2017-03-08T14:12:00Z"/>
          <w:i/>
          <w:color w:val="C0504D" w:themeColor="accent2"/>
        </w:rPr>
        <w:pPrChange w:id="1377" w:author="Philips" w:date="2017-03-08T14:12:00Z">
          <w:pPr>
            <w:pStyle w:val="ListParagraph"/>
            <w:numPr>
              <w:ilvl w:val="1"/>
              <w:numId w:val="2"/>
            </w:numPr>
            <w:ind w:left="1440" w:hanging="360"/>
          </w:pPr>
        </w:pPrChange>
      </w:pPr>
      <w:del w:id="1378" w:author="Philips" w:date="2017-03-08T14:12:00Z">
        <w:r w:rsidRPr="00D53C13" w:rsidDel="006C76EA">
          <w:rPr>
            <w:i/>
            <w:color w:val="C0504D" w:themeColor="accent2"/>
          </w:rPr>
          <w:delText>Logging, retrieving, and storing data</w:delText>
        </w:r>
      </w:del>
    </w:p>
    <w:p w:rsidR="008040C7" w:rsidRPr="00D53C13" w:rsidDel="006C76EA" w:rsidRDefault="008040C7">
      <w:pPr>
        <w:rPr>
          <w:del w:id="1379" w:author="Philips" w:date="2017-03-08T14:12:00Z"/>
          <w:i/>
          <w:color w:val="C0504D" w:themeColor="accent2"/>
        </w:rPr>
        <w:pPrChange w:id="1380" w:author="Philips" w:date="2017-03-08T14:12:00Z">
          <w:pPr>
            <w:pStyle w:val="ListParagraph"/>
            <w:numPr>
              <w:ilvl w:val="1"/>
              <w:numId w:val="2"/>
            </w:numPr>
            <w:ind w:left="1440" w:hanging="360"/>
          </w:pPr>
        </w:pPrChange>
      </w:pPr>
      <w:del w:id="1381" w:author="Philips" w:date="2017-03-08T14:12:00Z">
        <w:r w:rsidRPr="00D53C13" w:rsidDel="006C76EA">
          <w:rPr>
            <w:i/>
            <w:color w:val="C0504D" w:themeColor="accent2"/>
          </w:rPr>
          <w:delText>Exception handling</w:delText>
        </w:r>
      </w:del>
    </w:p>
    <w:p w:rsidR="008040C7" w:rsidRPr="00D53C13" w:rsidDel="006C76EA" w:rsidRDefault="008040C7">
      <w:pPr>
        <w:rPr>
          <w:del w:id="1382" w:author="Philips" w:date="2017-03-08T14:12:00Z"/>
          <w:i/>
          <w:color w:val="C0504D" w:themeColor="accent2"/>
        </w:rPr>
        <w:pPrChange w:id="1383" w:author="Philips" w:date="2017-03-08T14:12:00Z">
          <w:pPr>
            <w:pStyle w:val="ListParagraph"/>
            <w:numPr>
              <w:ilvl w:val="1"/>
              <w:numId w:val="2"/>
            </w:numPr>
            <w:ind w:left="1440" w:hanging="360"/>
          </w:pPr>
        </w:pPrChange>
      </w:pPr>
      <w:del w:id="1384" w:author="Philips" w:date="2017-03-08T14:12:00Z">
        <w:r w:rsidRPr="00D53C13" w:rsidDel="006C76EA">
          <w:rPr>
            <w:i/>
            <w:color w:val="C0504D" w:themeColor="accent2"/>
          </w:rPr>
          <w:delText>Interrupt handling</w:delText>
        </w:r>
      </w:del>
    </w:p>
    <w:p w:rsidR="008040C7" w:rsidRPr="00D53C13" w:rsidDel="006C76EA" w:rsidRDefault="008040C7">
      <w:pPr>
        <w:rPr>
          <w:del w:id="1385" w:author="Philips" w:date="2017-03-08T14:12:00Z"/>
          <w:i/>
          <w:color w:val="C0504D" w:themeColor="accent2"/>
        </w:rPr>
        <w:pPrChange w:id="1386" w:author="Philips" w:date="2017-03-08T14:12:00Z">
          <w:pPr>
            <w:pStyle w:val="ListParagraph"/>
            <w:numPr>
              <w:ilvl w:val="1"/>
              <w:numId w:val="2"/>
            </w:numPr>
            <w:ind w:left="1440" w:hanging="360"/>
          </w:pPr>
        </w:pPrChange>
      </w:pPr>
      <w:del w:id="1387" w:author="Philips" w:date="2017-03-08T14:12:00Z">
        <w:r w:rsidRPr="00D53C13" w:rsidDel="006C76EA">
          <w:rPr>
            <w:i/>
            <w:color w:val="C0504D" w:themeColor="accent2"/>
          </w:rPr>
          <w:delText>Self-test</w:delText>
        </w:r>
      </w:del>
    </w:p>
    <w:p w:rsidR="008040C7" w:rsidRPr="00D53C13" w:rsidDel="006C76EA" w:rsidRDefault="008040C7">
      <w:pPr>
        <w:rPr>
          <w:del w:id="1388" w:author="Philips" w:date="2017-03-08T14:12:00Z"/>
          <w:i/>
          <w:color w:val="C0504D" w:themeColor="accent2"/>
        </w:rPr>
        <w:pPrChange w:id="1389" w:author="Philips" w:date="2017-03-08T14:12:00Z">
          <w:pPr>
            <w:pStyle w:val="ListParagraph"/>
            <w:numPr>
              <w:ilvl w:val="1"/>
              <w:numId w:val="2"/>
            </w:numPr>
            <w:ind w:left="1440" w:hanging="360"/>
          </w:pPr>
        </w:pPrChange>
      </w:pPr>
      <w:del w:id="1390" w:author="Philips" w:date="2017-03-08T14:12:00Z">
        <w:r w:rsidRPr="00D53C13" w:rsidDel="006C76EA">
          <w:rPr>
            <w:i/>
            <w:color w:val="C0504D" w:themeColor="accent2"/>
          </w:rPr>
          <w:delText>State machines</w:delText>
        </w:r>
      </w:del>
    </w:p>
    <w:p w:rsidR="008040C7" w:rsidRPr="00D53C13" w:rsidDel="006C76EA" w:rsidRDefault="008040C7">
      <w:pPr>
        <w:rPr>
          <w:del w:id="1391" w:author="Philips" w:date="2017-03-08T14:12:00Z"/>
          <w:i/>
          <w:color w:val="C0504D" w:themeColor="accent2"/>
        </w:rPr>
        <w:pPrChange w:id="1392" w:author="Philips" w:date="2017-03-08T14:12:00Z">
          <w:pPr>
            <w:pStyle w:val="ListParagraph"/>
            <w:numPr>
              <w:ilvl w:val="1"/>
              <w:numId w:val="2"/>
            </w:numPr>
            <w:ind w:left="1440" w:hanging="360"/>
          </w:pPr>
        </w:pPrChange>
      </w:pPr>
      <w:del w:id="1393" w:author="Philips" w:date="2017-03-08T14:12:00Z">
        <w:r w:rsidRPr="00D53C13" w:rsidDel="006C76EA">
          <w:rPr>
            <w:i/>
            <w:color w:val="C0504D" w:themeColor="accent2"/>
          </w:rPr>
          <w:delText>Algorithms</w:delText>
        </w:r>
      </w:del>
    </w:p>
    <w:p w:rsidR="008040C7" w:rsidRPr="00D53C13" w:rsidDel="006C76EA" w:rsidRDefault="008040C7">
      <w:pPr>
        <w:rPr>
          <w:del w:id="1394" w:author="Philips" w:date="2017-03-08T14:12:00Z"/>
          <w:i/>
          <w:color w:val="C0504D" w:themeColor="accent2"/>
        </w:rPr>
        <w:pPrChange w:id="1395" w:author="Philips" w:date="2017-03-08T14:12:00Z">
          <w:pPr>
            <w:pStyle w:val="ListParagraph"/>
            <w:numPr>
              <w:ilvl w:val="1"/>
              <w:numId w:val="2"/>
            </w:numPr>
            <w:ind w:left="1440" w:hanging="360"/>
          </w:pPr>
        </w:pPrChange>
      </w:pPr>
      <w:del w:id="1396" w:author="Philips" w:date="2017-03-08T14:12:00Z">
        <w:r w:rsidRPr="00D53C13" w:rsidDel="006C76EA">
          <w:rPr>
            <w:i/>
            <w:color w:val="C0504D" w:themeColor="accent2"/>
          </w:rPr>
          <w:delText>User authentication</w:delText>
        </w:r>
      </w:del>
    </w:p>
    <w:p w:rsidR="008040C7" w:rsidDel="006C76EA" w:rsidRDefault="008040C7">
      <w:pPr>
        <w:rPr>
          <w:del w:id="1397" w:author="Philips" w:date="2017-03-08T14:12:00Z"/>
          <w:i/>
          <w:color w:val="C0504D" w:themeColor="accent2"/>
        </w:rPr>
        <w:pPrChange w:id="1398" w:author="Philips" w:date="2017-03-08T14:12:00Z">
          <w:pPr>
            <w:pStyle w:val="ListParagraph"/>
            <w:numPr>
              <w:ilvl w:val="1"/>
              <w:numId w:val="2"/>
            </w:numPr>
            <w:ind w:left="1440" w:hanging="360"/>
          </w:pPr>
        </w:pPrChange>
      </w:pPr>
      <w:del w:id="1399" w:author="Philips" w:date="2017-03-08T14:12:00Z">
        <w:r w:rsidRPr="00D53C13" w:rsidDel="006C76EA">
          <w:rPr>
            <w:i/>
            <w:color w:val="C0504D" w:themeColor="accent2"/>
          </w:rPr>
          <w:delText>Security</w:delText>
        </w:r>
      </w:del>
    </w:p>
    <w:p w:rsidR="00736AB0" w:rsidDel="006C76EA" w:rsidRDefault="008040C7">
      <w:pPr>
        <w:rPr>
          <w:del w:id="1400" w:author="Philips" w:date="2017-03-08T14:12:00Z"/>
          <w:i/>
          <w:color w:val="C0504D" w:themeColor="accent2"/>
        </w:rPr>
        <w:pPrChange w:id="1401" w:author="Philips" w:date="2017-03-08T14:12:00Z">
          <w:pPr>
            <w:pStyle w:val="ListParagraph"/>
            <w:numPr>
              <w:ilvl w:val="1"/>
              <w:numId w:val="2"/>
            </w:numPr>
            <w:ind w:left="1440" w:hanging="360"/>
          </w:pPr>
        </w:pPrChange>
      </w:pPr>
      <w:del w:id="1402" w:author="Philips" w:date="2017-03-08T14:12:00Z">
        <w:r w:rsidRPr="008040C7" w:rsidDel="006C76EA">
          <w:rPr>
            <w:i/>
            <w:color w:val="C0504D" w:themeColor="accent2"/>
          </w:rPr>
          <w:delText>SOUP</w:delText>
        </w:r>
      </w:del>
    </w:p>
    <w:p w:rsidR="00D47EF2" w:rsidDel="006C76EA" w:rsidRDefault="00D45CBC">
      <w:pPr>
        <w:rPr>
          <w:del w:id="1403" w:author="Philips" w:date="2017-03-08T14:12:00Z"/>
          <w:i/>
          <w:color w:val="C0504D" w:themeColor="accent2"/>
        </w:rPr>
        <w:pPrChange w:id="1404" w:author="Philips" w:date="2017-03-08T14:12:00Z">
          <w:pPr>
            <w:pStyle w:val="ListParagraph"/>
            <w:numPr>
              <w:numId w:val="2"/>
            </w:numPr>
            <w:ind w:hanging="360"/>
          </w:pPr>
        </w:pPrChange>
      </w:pPr>
      <w:del w:id="1405" w:author="Philips" w:date="2017-03-08T14:12:00Z">
        <w:r w:rsidDel="006C76EA">
          <w:rPr>
            <w:i/>
            <w:color w:val="C0504D" w:themeColor="accent2"/>
          </w:rPr>
          <w:delText>Business</w:delText>
        </w:r>
        <w:r w:rsidR="00D47EF2" w:rsidDel="006C76EA">
          <w:rPr>
            <w:i/>
            <w:color w:val="C0504D" w:themeColor="accent2"/>
          </w:rPr>
          <w:delText xml:space="preserve"> model services</w:delText>
        </w:r>
      </w:del>
    </w:p>
    <w:p w:rsidR="00D47EF2" w:rsidRPr="00D47EF2" w:rsidDel="006C76EA" w:rsidRDefault="00D47EF2">
      <w:pPr>
        <w:rPr>
          <w:del w:id="1406" w:author="Philips" w:date="2017-03-08T14:12:00Z"/>
          <w:i/>
          <w:color w:val="C0504D" w:themeColor="accent2"/>
        </w:rPr>
        <w:pPrChange w:id="1407" w:author="Philips" w:date="2017-03-08T14:12:00Z">
          <w:pPr>
            <w:pStyle w:val="ListParagraph"/>
            <w:numPr>
              <w:ilvl w:val="1"/>
              <w:numId w:val="2"/>
            </w:numPr>
            <w:ind w:left="1440" w:hanging="360"/>
          </w:pPr>
        </w:pPrChange>
      </w:pPr>
      <w:del w:id="1408" w:author="Philips" w:date="2017-03-08T14:12:00Z">
        <w:r w:rsidRPr="00D47EF2" w:rsidDel="006C76EA">
          <w:rPr>
            <w:i/>
            <w:color w:val="C0504D" w:themeColor="accent2"/>
          </w:rPr>
          <w:delText>Pay p</w:delText>
        </w:r>
        <w:r w:rsidDel="006C76EA">
          <w:rPr>
            <w:i/>
            <w:color w:val="C0504D" w:themeColor="accent2"/>
          </w:rPr>
          <w:delText>er use</w:delText>
        </w:r>
      </w:del>
    </w:p>
    <w:p w:rsidR="00D47EF2" w:rsidRPr="00D47EF2" w:rsidDel="006C76EA" w:rsidRDefault="00D47EF2">
      <w:pPr>
        <w:rPr>
          <w:del w:id="1409" w:author="Philips" w:date="2017-03-08T14:12:00Z"/>
          <w:i/>
          <w:color w:val="C0504D" w:themeColor="accent2"/>
        </w:rPr>
        <w:pPrChange w:id="1410" w:author="Philips" w:date="2017-03-08T14:12:00Z">
          <w:pPr>
            <w:pStyle w:val="ListParagraph"/>
            <w:numPr>
              <w:ilvl w:val="1"/>
              <w:numId w:val="2"/>
            </w:numPr>
            <w:ind w:left="1440" w:hanging="360"/>
          </w:pPr>
        </w:pPrChange>
      </w:pPr>
      <w:del w:id="1411" w:author="Philips" w:date="2017-03-08T14:12:00Z">
        <w:r w:rsidRPr="00D47EF2" w:rsidDel="006C76EA">
          <w:rPr>
            <w:i/>
            <w:color w:val="C0504D" w:themeColor="accent2"/>
          </w:rPr>
          <w:delText>Touch point player planning</w:delText>
        </w:r>
      </w:del>
    </w:p>
    <w:p w:rsidR="002011C9" w:rsidDel="006C76EA" w:rsidRDefault="002011C9">
      <w:pPr>
        <w:rPr>
          <w:del w:id="1412" w:author="Philips" w:date="2017-03-08T14:12:00Z"/>
          <w:i/>
          <w:color w:val="C0504D" w:themeColor="accent2"/>
        </w:rPr>
      </w:pPr>
      <w:del w:id="1413" w:author="Philips" w:date="2017-03-08T14:12:00Z">
        <w:r w:rsidDel="006C76EA">
          <w:rPr>
            <w:i/>
            <w:color w:val="C0504D" w:themeColor="accent2"/>
          </w:rPr>
          <w:delText>&gt;</w:delText>
        </w:r>
      </w:del>
    </w:p>
    <w:p w:rsidR="00004325" w:rsidDel="006C76EA" w:rsidRDefault="00004325">
      <w:pPr>
        <w:rPr>
          <w:del w:id="1414" w:author="Philips" w:date="2017-03-08T14:12:00Z"/>
        </w:rPr>
        <w:pPrChange w:id="1415" w:author="Philips" w:date="2017-03-08T14:12:00Z">
          <w:pPr>
            <w:pStyle w:val="Heading3"/>
          </w:pPr>
        </w:pPrChange>
      </w:pPr>
      <w:bookmarkStart w:id="1416" w:name="_Toc442706600"/>
      <w:del w:id="1417" w:author="Philips" w:date="2017-03-08T14:12:00Z">
        <w:r w:rsidRPr="008226EA" w:rsidDel="006C76EA">
          <w:delText>&lt;Element 1&gt;</w:delText>
        </w:r>
        <w:bookmarkEnd w:id="1416"/>
      </w:del>
    </w:p>
    <w:p w:rsidR="00004325" w:rsidRPr="002011C9" w:rsidDel="006C76EA" w:rsidRDefault="00004325">
      <w:pPr>
        <w:rPr>
          <w:del w:id="1418" w:author="Philips" w:date="2017-03-08T14:12:00Z"/>
        </w:rPr>
      </w:pPr>
    </w:p>
    <w:p w:rsidR="00004325" w:rsidRDefault="00004325">
      <w:pPr>
        <w:pPrChange w:id="1419" w:author="Philips" w:date="2017-03-08T14:12:00Z">
          <w:pPr>
            <w:pStyle w:val="Heading4"/>
          </w:pPr>
        </w:pPrChange>
      </w:pPr>
      <w:del w:id="1420" w:author="Philips" w:date="2017-03-08T14:12:00Z">
        <w:r w:rsidDel="006C76EA">
          <w:delText>Functionality</w:delText>
        </w:r>
      </w:del>
    </w:p>
    <w:p w:rsidR="00004325" w:rsidRPr="002011C9" w:rsidDel="003633C1" w:rsidRDefault="00004325" w:rsidP="00004325">
      <w:pPr>
        <w:rPr>
          <w:del w:id="1421" w:author="Philips" w:date="2017-03-08T14:25:00Z"/>
        </w:rPr>
      </w:pPr>
      <w:bookmarkStart w:id="1422" w:name="_Toc477110589"/>
      <w:bookmarkStart w:id="1423" w:name="_Toc477110712"/>
      <w:bookmarkStart w:id="1424" w:name="_Toc477110788"/>
      <w:bookmarkStart w:id="1425" w:name="_Toc483075570"/>
      <w:bookmarkStart w:id="1426" w:name="_Toc483311016"/>
      <w:bookmarkStart w:id="1427" w:name="_Toc483311395"/>
      <w:bookmarkStart w:id="1428" w:name="_Toc483324833"/>
      <w:bookmarkStart w:id="1429" w:name="_Toc483325118"/>
      <w:bookmarkEnd w:id="1422"/>
      <w:bookmarkEnd w:id="1423"/>
      <w:bookmarkEnd w:id="1424"/>
      <w:bookmarkEnd w:id="1425"/>
      <w:bookmarkEnd w:id="1426"/>
      <w:bookmarkEnd w:id="1427"/>
      <w:bookmarkEnd w:id="1428"/>
      <w:bookmarkEnd w:id="1429"/>
    </w:p>
    <w:p w:rsidR="00004325" w:rsidDel="003633C1" w:rsidRDefault="00004325">
      <w:pPr>
        <w:pStyle w:val="Heading3"/>
        <w:rPr>
          <w:del w:id="1430" w:author="Philips" w:date="2017-03-08T14:25:00Z"/>
        </w:rPr>
        <w:pPrChange w:id="1431" w:author="Philips" w:date="2017-03-08T14:12:00Z">
          <w:pPr>
            <w:pStyle w:val="Heading4"/>
          </w:pPr>
        </w:pPrChange>
      </w:pPr>
      <w:del w:id="1432" w:author="Philips" w:date="2017-03-08T14:25:00Z">
        <w:r w:rsidDel="003633C1">
          <w:delText>Design Constraints</w:delText>
        </w:r>
        <w:bookmarkStart w:id="1433" w:name="_Toc477110590"/>
        <w:bookmarkStart w:id="1434" w:name="_Toc477110713"/>
        <w:bookmarkStart w:id="1435" w:name="_Toc477110789"/>
        <w:bookmarkStart w:id="1436" w:name="_Toc483075571"/>
        <w:bookmarkStart w:id="1437" w:name="_Toc483311017"/>
        <w:bookmarkStart w:id="1438" w:name="_Toc483311396"/>
        <w:bookmarkStart w:id="1439" w:name="_Toc483324834"/>
        <w:bookmarkStart w:id="1440" w:name="_Toc483325119"/>
        <w:bookmarkEnd w:id="1433"/>
        <w:bookmarkEnd w:id="1434"/>
        <w:bookmarkEnd w:id="1435"/>
        <w:bookmarkEnd w:id="1436"/>
        <w:bookmarkEnd w:id="1437"/>
        <w:bookmarkEnd w:id="1438"/>
        <w:bookmarkEnd w:id="1439"/>
        <w:bookmarkEnd w:id="1440"/>
      </w:del>
    </w:p>
    <w:p w:rsidR="00004325" w:rsidDel="003633C1" w:rsidRDefault="00004325" w:rsidP="00004325">
      <w:pPr>
        <w:rPr>
          <w:del w:id="1441" w:author="Philips" w:date="2017-03-08T14:25:00Z"/>
          <w:i/>
          <w:color w:val="C0504D" w:themeColor="accent2"/>
        </w:rPr>
      </w:pPr>
      <w:del w:id="1442" w:author="Philips" w:date="2017-03-08T14:25:00Z">
        <w:r w:rsidRPr="00CB1A9F" w:rsidDel="003633C1">
          <w:rPr>
            <w:i/>
            <w:color w:val="C0504D" w:themeColor="accent2"/>
          </w:rPr>
          <w:delText>&lt;</w:delText>
        </w:r>
        <w:r w:rsidDel="003633C1">
          <w:rPr>
            <w:i/>
            <w:color w:val="C0504D" w:themeColor="accent2"/>
          </w:rPr>
          <w:delText xml:space="preserve">Describe </w:delText>
        </w:r>
        <w:r w:rsidR="00BD5CB8" w:rsidDel="003633C1">
          <w:rPr>
            <w:i/>
            <w:color w:val="C0504D" w:themeColor="accent2"/>
          </w:rPr>
          <w:delText xml:space="preserve">and justify for the element the technical solution and/or other </w:delText>
        </w:r>
        <w:r w:rsidDel="003633C1">
          <w:rPr>
            <w:i/>
            <w:color w:val="C0504D" w:themeColor="accent2"/>
          </w:rPr>
          <w:delText xml:space="preserve">constraints </w:delText>
        </w:r>
        <w:r w:rsidR="000A46DD" w:rsidDel="003633C1">
          <w:rPr>
            <w:i/>
            <w:color w:val="C0504D" w:themeColor="accent2"/>
          </w:rPr>
          <w:delText>such as</w:delText>
        </w:r>
        <w:r w:rsidDel="003633C1">
          <w:rPr>
            <w:i/>
            <w:color w:val="C0504D" w:themeColor="accent2"/>
          </w:rPr>
          <w:delText xml:space="preserve"> business requirements (e.g. cost)</w:delText>
        </w:r>
        <w:r w:rsidR="000A46DD" w:rsidDel="003633C1">
          <w:rPr>
            <w:i/>
            <w:color w:val="C0504D" w:themeColor="accent2"/>
          </w:rPr>
          <w:delText xml:space="preserve"> or allowed interactions (e.g. temperature, radiation of the element on other elements and/or on itself)</w:delText>
        </w:r>
        <w:r w:rsidDel="003633C1">
          <w:rPr>
            <w:i/>
            <w:color w:val="C0504D" w:themeColor="accent2"/>
          </w:rPr>
          <w:delText>.</w:delText>
        </w:r>
        <w:bookmarkStart w:id="1443" w:name="_Toc477110591"/>
        <w:bookmarkStart w:id="1444" w:name="_Toc477110714"/>
        <w:bookmarkStart w:id="1445" w:name="_Toc477110790"/>
        <w:bookmarkStart w:id="1446" w:name="_Toc483075572"/>
        <w:bookmarkStart w:id="1447" w:name="_Toc483311018"/>
        <w:bookmarkStart w:id="1448" w:name="_Toc483311397"/>
        <w:bookmarkStart w:id="1449" w:name="_Toc483324835"/>
        <w:bookmarkStart w:id="1450" w:name="_Toc483325120"/>
        <w:bookmarkEnd w:id="1443"/>
        <w:bookmarkEnd w:id="1444"/>
        <w:bookmarkEnd w:id="1445"/>
        <w:bookmarkEnd w:id="1446"/>
        <w:bookmarkEnd w:id="1447"/>
        <w:bookmarkEnd w:id="1448"/>
        <w:bookmarkEnd w:id="1449"/>
        <w:bookmarkEnd w:id="1450"/>
      </w:del>
    </w:p>
    <w:p w:rsidR="00004325" w:rsidDel="003633C1" w:rsidRDefault="00004325" w:rsidP="00004325">
      <w:pPr>
        <w:rPr>
          <w:del w:id="1451" w:author="Philips" w:date="2017-03-08T14:25:00Z"/>
          <w:i/>
          <w:color w:val="C0504D" w:themeColor="accent2"/>
        </w:rPr>
      </w:pPr>
      <w:del w:id="1452" w:author="Philips" w:date="2017-03-08T14:25:00Z">
        <w:r w:rsidDel="003633C1">
          <w:rPr>
            <w:i/>
            <w:color w:val="C0504D" w:themeColor="accent2"/>
          </w:rPr>
          <w:delText>&gt;</w:delText>
        </w:r>
        <w:bookmarkStart w:id="1453" w:name="_Toc477110592"/>
        <w:bookmarkStart w:id="1454" w:name="_Toc477110715"/>
        <w:bookmarkStart w:id="1455" w:name="_Toc477110791"/>
        <w:bookmarkStart w:id="1456" w:name="_Toc483075573"/>
        <w:bookmarkStart w:id="1457" w:name="_Toc483311019"/>
        <w:bookmarkStart w:id="1458" w:name="_Toc483311398"/>
        <w:bookmarkStart w:id="1459" w:name="_Toc483324836"/>
        <w:bookmarkStart w:id="1460" w:name="_Toc483325121"/>
        <w:bookmarkEnd w:id="1453"/>
        <w:bookmarkEnd w:id="1454"/>
        <w:bookmarkEnd w:id="1455"/>
        <w:bookmarkEnd w:id="1456"/>
        <w:bookmarkEnd w:id="1457"/>
        <w:bookmarkEnd w:id="1458"/>
        <w:bookmarkEnd w:id="1459"/>
        <w:bookmarkEnd w:id="1460"/>
      </w:del>
    </w:p>
    <w:p w:rsidR="00004325" w:rsidDel="003633C1" w:rsidRDefault="00004325" w:rsidP="00004325">
      <w:pPr>
        <w:rPr>
          <w:del w:id="1461" w:author="Philips" w:date="2017-03-08T14:25:00Z"/>
        </w:rPr>
      </w:pPr>
      <w:bookmarkStart w:id="1462" w:name="_Toc477110593"/>
      <w:bookmarkStart w:id="1463" w:name="_Toc477110716"/>
      <w:bookmarkStart w:id="1464" w:name="_Toc477110792"/>
      <w:bookmarkStart w:id="1465" w:name="_Toc483075574"/>
      <w:bookmarkStart w:id="1466" w:name="_Toc483311020"/>
      <w:bookmarkStart w:id="1467" w:name="_Toc483311399"/>
      <w:bookmarkStart w:id="1468" w:name="_Toc483324837"/>
      <w:bookmarkStart w:id="1469" w:name="_Toc483325122"/>
      <w:bookmarkEnd w:id="1462"/>
      <w:bookmarkEnd w:id="1463"/>
      <w:bookmarkEnd w:id="1464"/>
      <w:bookmarkEnd w:id="1465"/>
      <w:bookmarkEnd w:id="1466"/>
      <w:bookmarkEnd w:id="1467"/>
      <w:bookmarkEnd w:id="1468"/>
      <w:bookmarkEnd w:id="1469"/>
    </w:p>
    <w:p w:rsidR="00004325" w:rsidDel="003633C1" w:rsidRDefault="00004325" w:rsidP="00004325">
      <w:pPr>
        <w:pStyle w:val="Heading3"/>
        <w:rPr>
          <w:del w:id="1470" w:author="Philips" w:date="2017-03-08T14:25:00Z"/>
        </w:rPr>
      </w:pPr>
      <w:bookmarkStart w:id="1471" w:name="_Toc442706601"/>
      <w:del w:id="1472" w:author="Philips" w:date="2017-03-08T14:25:00Z">
        <w:r w:rsidRPr="008226EA" w:rsidDel="003633C1">
          <w:delText>&lt;Element n&gt;</w:delText>
        </w:r>
        <w:bookmarkStart w:id="1473" w:name="_Toc477110594"/>
        <w:bookmarkStart w:id="1474" w:name="_Toc477110717"/>
        <w:bookmarkStart w:id="1475" w:name="_Toc477110793"/>
        <w:bookmarkStart w:id="1476" w:name="_Toc483075575"/>
        <w:bookmarkStart w:id="1477" w:name="_Toc483311021"/>
        <w:bookmarkStart w:id="1478" w:name="_Toc483311400"/>
        <w:bookmarkStart w:id="1479" w:name="_Toc483324838"/>
        <w:bookmarkStart w:id="1480" w:name="_Toc483325123"/>
        <w:bookmarkEnd w:id="1471"/>
        <w:bookmarkEnd w:id="1473"/>
        <w:bookmarkEnd w:id="1474"/>
        <w:bookmarkEnd w:id="1475"/>
        <w:bookmarkEnd w:id="1476"/>
        <w:bookmarkEnd w:id="1477"/>
        <w:bookmarkEnd w:id="1478"/>
        <w:bookmarkEnd w:id="1479"/>
        <w:bookmarkEnd w:id="1480"/>
      </w:del>
    </w:p>
    <w:p w:rsidR="00004325" w:rsidRPr="002011C9" w:rsidDel="003633C1" w:rsidRDefault="00004325" w:rsidP="00004325">
      <w:pPr>
        <w:rPr>
          <w:del w:id="1481" w:author="Philips" w:date="2017-03-08T14:25:00Z"/>
        </w:rPr>
      </w:pPr>
      <w:bookmarkStart w:id="1482" w:name="_Toc477110595"/>
      <w:bookmarkStart w:id="1483" w:name="_Toc477110718"/>
      <w:bookmarkStart w:id="1484" w:name="_Toc477110794"/>
      <w:bookmarkStart w:id="1485" w:name="_Toc483075576"/>
      <w:bookmarkStart w:id="1486" w:name="_Toc483311022"/>
      <w:bookmarkStart w:id="1487" w:name="_Toc483311401"/>
      <w:bookmarkStart w:id="1488" w:name="_Toc483324839"/>
      <w:bookmarkStart w:id="1489" w:name="_Toc483325124"/>
      <w:bookmarkEnd w:id="1482"/>
      <w:bookmarkEnd w:id="1483"/>
      <w:bookmarkEnd w:id="1484"/>
      <w:bookmarkEnd w:id="1485"/>
      <w:bookmarkEnd w:id="1486"/>
      <w:bookmarkEnd w:id="1487"/>
      <w:bookmarkEnd w:id="1488"/>
      <w:bookmarkEnd w:id="1489"/>
    </w:p>
    <w:p w:rsidR="00004325" w:rsidRDefault="00004325" w:rsidP="00004325">
      <w:pPr>
        <w:pStyle w:val="Heading2"/>
        <w:rPr>
          <w:ins w:id="1490" w:author="Philips" w:date="2017-05-20T20:16:00Z"/>
        </w:rPr>
      </w:pPr>
      <w:bookmarkStart w:id="1491" w:name="_Toc442706602"/>
      <w:bookmarkStart w:id="1492" w:name="_Toc483325125"/>
      <w:r>
        <w:t xml:space="preserve">Internal </w:t>
      </w:r>
      <w:r w:rsidRPr="00044929">
        <w:t>Interfaces</w:t>
      </w:r>
      <w:bookmarkEnd w:id="1491"/>
      <w:bookmarkEnd w:id="1492"/>
      <w:r w:rsidRPr="00044929">
        <w:t xml:space="preserve"> </w:t>
      </w:r>
    </w:p>
    <w:p w:rsidR="00814D99" w:rsidRDefault="00796A9F" w:rsidP="00814D99">
      <w:pPr>
        <w:rPr>
          <w:ins w:id="1493" w:author="Philips" w:date="2017-05-20T20:18:00Z"/>
        </w:rPr>
        <w:pPrChange w:id="1494" w:author="Philips" w:date="2017-05-20T20:16:00Z">
          <w:pPr>
            <w:pStyle w:val="Heading2"/>
          </w:pPr>
        </w:pPrChange>
      </w:pPr>
      <w:ins w:id="1495" w:author="Philips" w:date="2017-05-20T20:18:00Z">
        <w:r>
          <w:t>Reference app has following philosophy in terms of internal interfaces,</w:t>
        </w:r>
      </w:ins>
    </w:p>
    <w:p w:rsidR="00796A9F" w:rsidRDefault="00796A9F" w:rsidP="00796A9F">
      <w:pPr>
        <w:pStyle w:val="ListParagraph"/>
        <w:numPr>
          <w:ilvl w:val="0"/>
          <w:numId w:val="34"/>
        </w:numPr>
        <w:rPr>
          <w:ins w:id="1496" w:author="Philips" w:date="2017-05-20T20:21:00Z"/>
        </w:rPr>
        <w:pPrChange w:id="1497" w:author="Philips" w:date="2017-05-20T20:19:00Z">
          <w:pPr>
            <w:pStyle w:val="Heading2"/>
          </w:pPr>
        </w:pPrChange>
      </w:pPr>
      <w:ins w:id="1498" w:author="Philips" w:date="2017-05-20T20:22:00Z">
        <w:r>
          <w:t>Any flow element in the app like settings, uApps is represented as state.</w:t>
        </w:r>
      </w:ins>
    </w:p>
    <w:p w:rsidR="00796A9F" w:rsidRDefault="00796A9F" w:rsidP="00796A9F">
      <w:pPr>
        <w:pStyle w:val="ListParagraph"/>
        <w:numPr>
          <w:ilvl w:val="0"/>
          <w:numId w:val="34"/>
        </w:numPr>
        <w:rPr>
          <w:ins w:id="1499" w:author="Philips" w:date="2017-05-20T20:20:00Z"/>
        </w:rPr>
        <w:pPrChange w:id="1500" w:author="Philips" w:date="2017-05-20T20:19:00Z">
          <w:pPr>
            <w:pStyle w:val="Heading2"/>
          </w:pPr>
        </w:pPrChange>
      </w:pPr>
      <w:ins w:id="1501" w:author="Philips" w:date="2017-05-20T20:21:00Z">
        <w:r>
          <w:t>Interaction to any micro app will happen through a state class.</w:t>
        </w:r>
      </w:ins>
    </w:p>
    <w:p w:rsidR="00796A9F" w:rsidRDefault="00796A9F" w:rsidP="00796A9F">
      <w:pPr>
        <w:pStyle w:val="ListParagraph"/>
        <w:numPr>
          <w:ilvl w:val="0"/>
          <w:numId w:val="34"/>
        </w:numPr>
        <w:rPr>
          <w:ins w:id="1502" w:author="Philips" w:date="2017-05-20T20:24:00Z"/>
        </w:rPr>
        <w:pPrChange w:id="1503" w:author="Philips" w:date="2017-05-20T20:19:00Z">
          <w:pPr>
            <w:pStyle w:val="Heading2"/>
          </w:pPr>
        </w:pPrChange>
      </w:pPr>
      <w:ins w:id="1504" w:author="Philips" w:date="2017-05-20T20:23:00Z">
        <w:r>
          <w:t>Each state class contains code related to a specific uApp</w:t>
        </w:r>
      </w:ins>
      <w:ins w:id="1505" w:author="Philips" w:date="2017-05-20T20:24:00Z">
        <w:r>
          <w:t xml:space="preserve"> or specific flow element</w:t>
        </w:r>
      </w:ins>
      <w:ins w:id="1506" w:author="Philips" w:date="2017-05-20T20:23:00Z">
        <w:r>
          <w:t>.</w:t>
        </w:r>
      </w:ins>
    </w:p>
    <w:p w:rsidR="00796A9F" w:rsidDel="00665F69" w:rsidRDefault="00665F69" w:rsidP="00004325">
      <w:pPr>
        <w:rPr>
          <w:del w:id="1507" w:author="Philips" w:date="2017-05-20T20:24:00Z"/>
        </w:rPr>
      </w:pPr>
      <w:ins w:id="1508" w:author="Philips" w:date="2017-05-23T17:42:00Z">
        <w:r>
          <w:rPr>
            <w:noProof/>
          </w:rPr>
          <w:lastRenderedPageBreak/>
          <w:drawing>
            <wp:inline distT="0" distB="0" distL="0" distR="0" wp14:anchorId="4C21A970" wp14:editId="426E13BD">
              <wp:extent cx="6122035" cy="26910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2035" cy="2691091"/>
                      </a:xfrm>
                      <a:prstGeom prst="rect">
                        <a:avLst/>
                      </a:prstGeom>
                      <a:noFill/>
                    </pic:spPr>
                  </pic:pic>
                </a:graphicData>
              </a:graphic>
            </wp:inline>
          </w:drawing>
        </w:r>
      </w:ins>
    </w:p>
    <w:p w:rsidR="00665F69" w:rsidRDefault="00665F69" w:rsidP="0098603C">
      <w:pPr>
        <w:rPr>
          <w:ins w:id="1509" w:author="Philips" w:date="2017-05-23T17:43:00Z"/>
        </w:rPr>
        <w:pPrChange w:id="1510" w:author="Philips" w:date="2017-05-23T15:19:00Z">
          <w:pPr/>
        </w:pPrChange>
      </w:pPr>
    </w:p>
    <w:p w:rsidR="00665F69" w:rsidRPr="005B7C97" w:rsidRDefault="00665F69" w:rsidP="00665F69">
      <w:pPr>
        <w:rPr>
          <w:ins w:id="1511" w:author="Philips" w:date="2017-05-23T17:43:00Z"/>
        </w:rPr>
      </w:pPr>
      <w:ins w:id="1512" w:author="Philips" w:date="2017-05-23T17:43:00Z">
        <w:r>
          <w:rPr>
            <w:noProof/>
          </w:rPr>
          <w:drawing>
            <wp:inline distT="0" distB="0" distL="0" distR="0" wp14:anchorId="37FAE382" wp14:editId="2EF6C2A0">
              <wp:extent cx="5738884" cy="26515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0288" cy="2652210"/>
                      </a:xfrm>
                      <a:prstGeom prst="rect">
                        <a:avLst/>
                      </a:prstGeom>
                      <a:noFill/>
                    </pic:spPr>
                  </pic:pic>
                </a:graphicData>
              </a:graphic>
            </wp:inline>
          </w:drawing>
        </w:r>
      </w:ins>
    </w:p>
    <w:p w:rsidR="00665F69" w:rsidRDefault="00665F69" w:rsidP="0098603C">
      <w:pPr>
        <w:rPr>
          <w:ins w:id="1513" w:author="Philips" w:date="2017-05-23T17:45:00Z"/>
        </w:rPr>
        <w:pPrChange w:id="1514" w:author="Philips" w:date="2017-05-23T15:19:00Z">
          <w:pPr/>
        </w:pPrChange>
      </w:pPr>
    </w:p>
    <w:p w:rsidR="00EC7964" w:rsidRDefault="00EC7964" w:rsidP="0098603C">
      <w:pPr>
        <w:rPr>
          <w:ins w:id="1515" w:author="Philips" w:date="2017-05-23T17:45:00Z"/>
        </w:rPr>
        <w:pPrChange w:id="1516" w:author="Philips" w:date="2017-05-23T15:19:00Z">
          <w:pPr/>
        </w:pPrChange>
      </w:pPr>
    </w:p>
    <w:p w:rsidR="00EC7964" w:rsidRDefault="00EC7964" w:rsidP="0098603C">
      <w:pPr>
        <w:rPr>
          <w:ins w:id="1517" w:author="Philips" w:date="2017-05-23T17:45:00Z"/>
        </w:rPr>
        <w:pPrChange w:id="1518" w:author="Philips" w:date="2017-05-23T15:19:00Z">
          <w:pPr/>
        </w:pPrChange>
      </w:pPr>
    </w:p>
    <w:p w:rsidR="00EC7964" w:rsidRDefault="00EC7964" w:rsidP="0098603C">
      <w:pPr>
        <w:rPr>
          <w:ins w:id="1519" w:author="Philips" w:date="2017-05-23T17:45:00Z"/>
        </w:rPr>
        <w:pPrChange w:id="1520" w:author="Philips" w:date="2017-05-23T15:19:00Z">
          <w:pPr/>
        </w:pPrChange>
      </w:pPr>
    </w:p>
    <w:p w:rsidR="00EC7964" w:rsidRDefault="00EC7964" w:rsidP="0098603C">
      <w:pPr>
        <w:rPr>
          <w:ins w:id="1521" w:author="Philips" w:date="2017-05-23T17:45:00Z"/>
        </w:rPr>
        <w:pPrChange w:id="1522" w:author="Philips" w:date="2017-05-23T15:19:00Z">
          <w:pPr/>
        </w:pPrChange>
      </w:pPr>
    </w:p>
    <w:p w:rsidR="00EC7964" w:rsidRDefault="00EC7964" w:rsidP="0098603C">
      <w:pPr>
        <w:rPr>
          <w:ins w:id="1523" w:author="Philips" w:date="2017-05-23T17:45:00Z"/>
        </w:rPr>
        <w:pPrChange w:id="1524" w:author="Philips" w:date="2017-05-23T15:19:00Z">
          <w:pPr/>
        </w:pPrChange>
      </w:pPr>
    </w:p>
    <w:p w:rsidR="00EC7964" w:rsidRDefault="00EC7964" w:rsidP="0098603C">
      <w:pPr>
        <w:rPr>
          <w:ins w:id="1525" w:author="Philips" w:date="2017-05-23T17:45:00Z"/>
        </w:rPr>
        <w:pPrChange w:id="1526" w:author="Philips" w:date="2017-05-23T15:19:00Z">
          <w:pPr/>
        </w:pPrChange>
      </w:pPr>
    </w:p>
    <w:p w:rsidR="00EC7964" w:rsidRDefault="00EC7964" w:rsidP="0098603C">
      <w:pPr>
        <w:rPr>
          <w:ins w:id="1527" w:author="Philips" w:date="2017-05-23T17:45:00Z"/>
        </w:rPr>
        <w:pPrChange w:id="1528" w:author="Philips" w:date="2017-05-23T15:19:00Z">
          <w:pPr/>
        </w:pPrChange>
      </w:pPr>
    </w:p>
    <w:p w:rsidR="00EC7964" w:rsidRDefault="00EC7964" w:rsidP="0098603C">
      <w:pPr>
        <w:rPr>
          <w:ins w:id="1529" w:author="Philips" w:date="2017-05-23T17:42:00Z"/>
        </w:rPr>
        <w:pPrChange w:id="1530" w:author="Philips" w:date="2017-05-23T15:19:00Z">
          <w:pPr/>
        </w:pPrChange>
      </w:pPr>
    </w:p>
    <w:p w:rsidR="00EC7964" w:rsidRDefault="00EC7964" w:rsidP="00004325">
      <w:pPr>
        <w:rPr>
          <w:ins w:id="1531" w:author="Philips" w:date="2017-05-23T17:46:00Z"/>
          <w:i/>
          <w:color w:val="C0504D" w:themeColor="accent2"/>
        </w:rPr>
      </w:pPr>
    </w:p>
    <w:p w:rsidR="00004325" w:rsidDel="003633C1" w:rsidRDefault="00004325" w:rsidP="00004325">
      <w:pPr>
        <w:rPr>
          <w:del w:id="1532" w:author="Philips" w:date="2017-03-08T14:25:00Z"/>
          <w:i/>
          <w:color w:val="C0504D" w:themeColor="accent2"/>
        </w:rPr>
      </w:pPr>
      <w:del w:id="1533" w:author="Philips" w:date="2017-03-08T14:25:00Z">
        <w:r w:rsidRPr="00CB1A9F" w:rsidDel="003633C1">
          <w:rPr>
            <w:i/>
            <w:color w:val="C0504D" w:themeColor="accent2"/>
          </w:rPr>
          <w:delText>&lt;</w:delText>
        </w:r>
        <w:r w:rsidR="000A46DD" w:rsidDel="003633C1">
          <w:rPr>
            <w:i/>
            <w:color w:val="C0504D" w:themeColor="accent2"/>
          </w:rPr>
          <w:delText>Describe the detailed design space for</w:delText>
        </w:r>
        <w:r w:rsidRPr="0023599B" w:rsidDel="003633C1">
          <w:rPr>
            <w:i/>
            <w:color w:val="C0504D" w:themeColor="accent2"/>
          </w:rPr>
          <w:delText xml:space="preserve"> </w:delText>
        </w:r>
        <w:r w:rsidRPr="00CB1A9F" w:rsidDel="003633C1">
          <w:rPr>
            <w:i/>
            <w:color w:val="C0504D" w:themeColor="accent2"/>
          </w:rPr>
          <w:delText xml:space="preserve">the </w:delText>
        </w:r>
        <w:r w:rsidR="000A46DD" w:rsidDel="003633C1">
          <w:rPr>
            <w:i/>
            <w:color w:val="C0504D" w:themeColor="accent2"/>
          </w:rPr>
          <w:delText xml:space="preserve">internal </w:delText>
        </w:r>
        <w:r w:rsidDel="003633C1">
          <w:rPr>
            <w:i/>
            <w:color w:val="C0504D" w:themeColor="accent2"/>
          </w:rPr>
          <w:delText xml:space="preserve">interfaces </w:delText>
        </w:r>
        <w:r w:rsidR="00522DA6" w:rsidDel="003633C1">
          <w:rPr>
            <w:i/>
            <w:color w:val="C0504D" w:themeColor="accent2"/>
          </w:rPr>
          <w:delText>with</w:delText>
        </w:r>
        <w:r w:rsidR="00522DA6" w:rsidRPr="00CB1A9F" w:rsidDel="003633C1">
          <w:rPr>
            <w:i/>
            <w:color w:val="C0504D" w:themeColor="accent2"/>
          </w:rPr>
          <w:delText>in</w:delText>
        </w:r>
        <w:r w:rsidRPr="00CB1A9F" w:rsidDel="003633C1">
          <w:rPr>
            <w:i/>
            <w:color w:val="C0504D" w:themeColor="accent2"/>
          </w:rPr>
          <w:delText xml:space="preserve"> the architecture.</w:delText>
        </w:r>
      </w:del>
    </w:p>
    <w:p w:rsidR="00D47EF2" w:rsidDel="003633C1" w:rsidRDefault="00D47EF2" w:rsidP="00004325">
      <w:pPr>
        <w:rPr>
          <w:del w:id="1534" w:author="Philips" w:date="2017-03-08T14:25:00Z"/>
          <w:i/>
          <w:color w:val="C0504D" w:themeColor="accent2"/>
        </w:rPr>
      </w:pPr>
      <w:del w:id="1535" w:author="Philips" w:date="2017-03-08T14:25:00Z">
        <w:r w:rsidRPr="00D47EF2" w:rsidDel="003633C1">
          <w:rPr>
            <w:i/>
            <w:color w:val="C0504D" w:themeColor="accent2"/>
          </w:rPr>
          <w:delText>For business model services, focus here on all interfaces above “the line of visibility”.</w:delText>
        </w:r>
      </w:del>
    </w:p>
    <w:p w:rsidR="00004325" w:rsidRDefault="00004325" w:rsidP="00004325">
      <w:pPr>
        <w:rPr>
          <w:i/>
          <w:color w:val="C0504D" w:themeColor="accent2"/>
        </w:rPr>
      </w:pPr>
      <w:del w:id="1536" w:author="Philips" w:date="2017-03-08T14:25:00Z">
        <w:r w:rsidDel="003633C1">
          <w:rPr>
            <w:i/>
            <w:color w:val="C0504D" w:themeColor="accent2"/>
          </w:rPr>
          <w:delText>&gt;</w:delText>
        </w:r>
      </w:del>
    </w:p>
    <w:p w:rsidR="00004325" w:rsidDel="003633C1" w:rsidRDefault="00004325" w:rsidP="00004325">
      <w:pPr>
        <w:pStyle w:val="Heading3"/>
        <w:rPr>
          <w:del w:id="1537" w:author="Philips" w:date="2017-03-08T14:25:00Z"/>
        </w:rPr>
      </w:pPr>
      <w:bookmarkStart w:id="1538" w:name="_Toc442706603"/>
      <w:del w:id="1539" w:author="Philips" w:date="2017-03-08T14:25:00Z">
        <w:r w:rsidRPr="008226EA" w:rsidDel="003633C1">
          <w:lastRenderedPageBreak/>
          <w:delText>&lt;Internal Interface 1&gt;</w:delText>
        </w:r>
        <w:bookmarkStart w:id="1540" w:name="_Toc477110597"/>
        <w:bookmarkStart w:id="1541" w:name="_Toc477110720"/>
        <w:bookmarkStart w:id="1542" w:name="_Toc477110796"/>
        <w:bookmarkStart w:id="1543" w:name="_Toc483075578"/>
        <w:bookmarkStart w:id="1544" w:name="_Toc483311024"/>
        <w:bookmarkStart w:id="1545" w:name="_Toc483311403"/>
        <w:bookmarkStart w:id="1546" w:name="_Toc483324841"/>
        <w:bookmarkStart w:id="1547" w:name="_Toc483325126"/>
        <w:bookmarkEnd w:id="1538"/>
        <w:bookmarkEnd w:id="1540"/>
        <w:bookmarkEnd w:id="1541"/>
        <w:bookmarkEnd w:id="1542"/>
        <w:bookmarkEnd w:id="1543"/>
        <w:bookmarkEnd w:id="1544"/>
        <w:bookmarkEnd w:id="1545"/>
        <w:bookmarkEnd w:id="1546"/>
        <w:bookmarkEnd w:id="1547"/>
      </w:del>
    </w:p>
    <w:p w:rsidR="00E25274" w:rsidRPr="000C67E9" w:rsidDel="003633C1" w:rsidRDefault="00E25274" w:rsidP="00E25274">
      <w:pPr>
        <w:rPr>
          <w:del w:id="1548" w:author="Philips" w:date="2017-03-08T14:25:00Z"/>
          <w:i/>
          <w:color w:val="C0504D" w:themeColor="accent2"/>
        </w:rPr>
      </w:pPr>
      <w:del w:id="1549" w:author="Philips" w:date="2017-03-08T14:25:00Z">
        <w:r w:rsidRPr="000C67E9" w:rsidDel="003633C1">
          <w:rPr>
            <w:i/>
            <w:color w:val="C0504D" w:themeColor="accent2"/>
          </w:rPr>
          <w:delText>&lt;Describe the interface by the used protocol and/or physical deployment</w:delText>
        </w:r>
        <w:bookmarkStart w:id="1550" w:name="_Toc477110598"/>
        <w:bookmarkStart w:id="1551" w:name="_Toc477110721"/>
        <w:bookmarkStart w:id="1552" w:name="_Toc477110797"/>
        <w:bookmarkStart w:id="1553" w:name="_Toc483075579"/>
        <w:bookmarkStart w:id="1554" w:name="_Toc483311025"/>
        <w:bookmarkStart w:id="1555" w:name="_Toc483311404"/>
        <w:bookmarkStart w:id="1556" w:name="_Toc483324842"/>
        <w:bookmarkStart w:id="1557" w:name="_Toc483325127"/>
        <w:bookmarkEnd w:id="1550"/>
        <w:bookmarkEnd w:id="1551"/>
        <w:bookmarkEnd w:id="1552"/>
        <w:bookmarkEnd w:id="1553"/>
        <w:bookmarkEnd w:id="1554"/>
        <w:bookmarkEnd w:id="1555"/>
        <w:bookmarkEnd w:id="1556"/>
        <w:bookmarkEnd w:id="1557"/>
      </w:del>
    </w:p>
    <w:p w:rsidR="00E25274" w:rsidRPr="000C67E9" w:rsidDel="003633C1" w:rsidRDefault="00E25274" w:rsidP="00E25274">
      <w:pPr>
        <w:rPr>
          <w:del w:id="1558" w:author="Philips" w:date="2017-03-08T14:25:00Z"/>
          <w:i/>
          <w:color w:val="C0504D" w:themeColor="accent2"/>
        </w:rPr>
      </w:pPr>
      <w:del w:id="1559" w:author="Philips" w:date="2017-03-08T14:25:00Z">
        <w:r w:rsidRPr="000C67E9" w:rsidDel="003633C1">
          <w:rPr>
            <w:i/>
            <w:color w:val="C0504D" w:themeColor="accent2"/>
          </w:rPr>
          <w:delText>&gt;</w:delText>
        </w:r>
        <w:bookmarkStart w:id="1560" w:name="_Toc477110599"/>
        <w:bookmarkStart w:id="1561" w:name="_Toc477110722"/>
        <w:bookmarkStart w:id="1562" w:name="_Toc477110798"/>
        <w:bookmarkStart w:id="1563" w:name="_Toc483075580"/>
        <w:bookmarkStart w:id="1564" w:name="_Toc483311026"/>
        <w:bookmarkStart w:id="1565" w:name="_Toc483311405"/>
        <w:bookmarkStart w:id="1566" w:name="_Toc483324843"/>
        <w:bookmarkStart w:id="1567" w:name="_Toc483325128"/>
        <w:bookmarkEnd w:id="1560"/>
        <w:bookmarkEnd w:id="1561"/>
        <w:bookmarkEnd w:id="1562"/>
        <w:bookmarkEnd w:id="1563"/>
        <w:bookmarkEnd w:id="1564"/>
        <w:bookmarkEnd w:id="1565"/>
        <w:bookmarkEnd w:id="1566"/>
        <w:bookmarkEnd w:id="1567"/>
      </w:del>
    </w:p>
    <w:p w:rsidR="00004325" w:rsidRPr="002011C9" w:rsidDel="003633C1" w:rsidRDefault="00004325" w:rsidP="00004325">
      <w:pPr>
        <w:rPr>
          <w:del w:id="1568" w:author="Philips" w:date="2017-03-08T14:25:00Z"/>
        </w:rPr>
      </w:pPr>
      <w:bookmarkStart w:id="1569" w:name="_Toc477110600"/>
      <w:bookmarkStart w:id="1570" w:name="_Toc477110723"/>
      <w:bookmarkStart w:id="1571" w:name="_Toc477110799"/>
      <w:bookmarkStart w:id="1572" w:name="_Toc483075581"/>
      <w:bookmarkStart w:id="1573" w:name="_Toc483311027"/>
      <w:bookmarkStart w:id="1574" w:name="_Toc483311406"/>
      <w:bookmarkStart w:id="1575" w:name="_Toc483324844"/>
      <w:bookmarkStart w:id="1576" w:name="_Toc483325129"/>
      <w:bookmarkEnd w:id="1569"/>
      <w:bookmarkEnd w:id="1570"/>
      <w:bookmarkEnd w:id="1571"/>
      <w:bookmarkEnd w:id="1572"/>
      <w:bookmarkEnd w:id="1573"/>
      <w:bookmarkEnd w:id="1574"/>
      <w:bookmarkEnd w:id="1575"/>
      <w:bookmarkEnd w:id="1576"/>
    </w:p>
    <w:p w:rsidR="00004325" w:rsidRPr="008226EA" w:rsidDel="003633C1" w:rsidRDefault="00004325" w:rsidP="00004325">
      <w:pPr>
        <w:pStyle w:val="Heading3"/>
        <w:rPr>
          <w:del w:id="1577" w:author="Philips" w:date="2017-03-08T14:25:00Z"/>
        </w:rPr>
      </w:pPr>
      <w:bookmarkStart w:id="1578" w:name="_Toc442706604"/>
      <w:del w:id="1579" w:author="Philips" w:date="2017-03-08T14:25:00Z">
        <w:r w:rsidRPr="008226EA" w:rsidDel="003633C1">
          <w:delText>&lt;Internal Interface n&gt;</w:delText>
        </w:r>
        <w:bookmarkStart w:id="1580" w:name="_Toc477110601"/>
        <w:bookmarkStart w:id="1581" w:name="_Toc477110724"/>
        <w:bookmarkStart w:id="1582" w:name="_Toc477110800"/>
        <w:bookmarkStart w:id="1583" w:name="_Toc483075582"/>
        <w:bookmarkStart w:id="1584" w:name="_Toc483311028"/>
        <w:bookmarkStart w:id="1585" w:name="_Toc483311407"/>
        <w:bookmarkStart w:id="1586" w:name="_Toc483324845"/>
        <w:bookmarkStart w:id="1587" w:name="_Toc483325130"/>
        <w:bookmarkEnd w:id="1578"/>
        <w:bookmarkEnd w:id="1580"/>
        <w:bookmarkEnd w:id="1581"/>
        <w:bookmarkEnd w:id="1582"/>
        <w:bookmarkEnd w:id="1583"/>
        <w:bookmarkEnd w:id="1584"/>
        <w:bookmarkEnd w:id="1585"/>
        <w:bookmarkEnd w:id="1586"/>
        <w:bookmarkEnd w:id="1587"/>
      </w:del>
    </w:p>
    <w:p w:rsidR="00004325" w:rsidRPr="00517619" w:rsidDel="003633C1" w:rsidRDefault="00004325" w:rsidP="00004325">
      <w:pPr>
        <w:rPr>
          <w:del w:id="1588" w:author="Philips" w:date="2017-03-08T14:25:00Z"/>
        </w:rPr>
      </w:pPr>
      <w:bookmarkStart w:id="1589" w:name="_Toc477110602"/>
      <w:bookmarkStart w:id="1590" w:name="_Toc477110725"/>
      <w:bookmarkStart w:id="1591" w:name="_Toc477110801"/>
      <w:bookmarkStart w:id="1592" w:name="_Toc483075583"/>
      <w:bookmarkStart w:id="1593" w:name="_Toc483311029"/>
      <w:bookmarkStart w:id="1594" w:name="_Toc483311408"/>
      <w:bookmarkStart w:id="1595" w:name="_Toc483324846"/>
      <w:bookmarkStart w:id="1596" w:name="_Toc483325131"/>
      <w:bookmarkEnd w:id="1589"/>
      <w:bookmarkEnd w:id="1590"/>
      <w:bookmarkEnd w:id="1591"/>
      <w:bookmarkEnd w:id="1592"/>
      <w:bookmarkEnd w:id="1593"/>
      <w:bookmarkEnd w:id="1594"/>
      <w:bookmarkEnd w:id="1595"/>
      <w:bookmarkEnd w:id="1596"/>
    </w:p>
    <w:p w:rsidR="00F97FA4" w:rsidDel="003633C1" w:rsidRDefault="00F97FA4" w:rsidP="00F97FA4">
      <w:pPr>
        <w:rPr>
          <w:del w:id="1597" w:author="Philips" w:date="2017-03-08T14:25:00Z"/>
        </w:rPr>
      </w:pPr>
      <w:del w:id="1598" w:author="Philips" w:date="2017-03-08T14:25:00Z">
        <w:r w:rsidDel="003633C1">
          <w:br w:type="page"/>
        </w:r>
      </w:del>
    </w:p>
    <w:p w:rsidR="006B334B" w:rsidRDefault="006B334B" w:rsidP="00147DD8">
      <w:pPr>
        <w:pStyle w:val="Heading1"/>
        <w:rPr>
          <w:ins w:id="1599" w:author="Philips" w:date="2017-05-23T17:46:00Z"/>
          <w:lang w:val="en-US"/>
        </w:rPr>
      </w:pPr>
      <w:bookmarkStart w:id="1600" w:name="_Toc483325132"/>
      <w:r w:rsidRPr="00044929">
        <w:rPr>
          <w:lang w:val="en-US"/>
        </w:rPr>
        <w:t>Revision History</w:t>
      </w:r>
      <w:bookmarkEnd w:id="1600"/>
    </w:p>
    <w:p w:rsidR="00EC7964" w:rsidRPr="00EC7964" w:rsidRDefault="00EC7964" w:rsidP="00EC7964">
      <w:pPr>
        <w:rPr>
          <w:rPrChange w:id="1601" w:author="Philips" w:date="2017-05-23T17:46:00Z">
            <w:rPr>
              <w:lang w:val="en-US"/>
            </w:rPr>
          </w:rPrChange>
        </w:rPr>
        <w:pPrChange w:id="1602" w:author="Philips" w:date="2017-05-23T17:46:00Z">
          <w:pPr>
            <w:pStyle w:val="Heading1"/>
          </w:pPr>
        </w:pPrChange>
      </w:pPr>
    </w:p>
    <w:tbl>
      <w:tblPr>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1559"/>
        <w:gridCol w:w="1843"/>
        <w:gridCol w:w="2693"/>
        <w:gridCol w:w="2835"/>
        <w:tblGridChange w:id="1603">
          <w:tblGrid>
            <w:gridCol w:w="411"/>
            <w:gridCol w:w="582"/>
            <w:gridCol w:w="411"/>
            <w:gridCol w:w="1148"/>
            <w:gridCol w:w="411"/>
            <w:gridCol w:w="1432"/>
            <w:gridCol w:w="411"/>
            <w:gridCol w:w="2282"/>
            <w:gridCol w:w="411"/>
            <w:gridCol w:w="2424"/>
            <w:gridCol w:w="411"/>
          </w:tblGrid>
        </w:tblGridChange>
      </w:tblGrid>
      <w:tr w:rsidR="00A95B72" w:rsidRPr="00044929" w:rsidTr="00A95B72">
        <w:trPr>
          <w:tblHeader/>
        </w:trPr>
        <w:tc>
          <w:tcPr>
            <w:tcW w:w="993" w:type="dxa"/>
            <w:tcMar>
              <w:top w:w="80" w:type="dxa"/>
              <w:left w:w="80" w:type="dxa"/>
              <w:bottom w:w="80" w:type="dxa"/>
              <w:right w:w="80" w:type="dxa"/>
            </w:tcMar>
            <w:hideMark/>
          </w:tcPr>
          <w:p w:rsidR="006B334B" w:rsidRPr="00044929" w:rsidRDefault="006B334B" w:rsidP="00FD5BDD">
            <w:pPr>
              <w:pStyle w:val="NoSpacing"/>
              <w:rPr>
                <w:b/>
              </w:rPr>
            </w:pPr>
            <w:r w:rsidRPr="00044929">
              <w:rPr>
                <w:b/>
              </w:rPr>
              <w:t>Version</w:t>
            </w:r>
          </w:p>
        </w:tc>
        <w:tc>
          <w:tcPr>
            <w:tcW w:w="1559" w:type="dxa"/>
            <w:tcMar>
              <w:top w:w="80" w:type="dxa"/>
              <w:left w:w="80" w:type="dxa"/>
              <w:bottom w:w="80" w:type="dxa"/>
              <w:right w:w="80" w:type="dxa"/>
            </w:tcMar>
            <w:hideMark/>
          </w:tcPr>
          <w:p w:rsidR="006B334B" w:rsidRPr="00044929" w:rsidRDefault="006B334B" w:rsidP="00FD5BDD">
            <w:pPr>
              <w:pStyle w:val="NoSpacing"/>
              <w:rPr>
                <w:b/>
              </w:rPr>
            </w:pPr>
            <w:r w:rsidRPr="00044929">
              <w:rPr>
                <w:b/>
              </w:rPr>
              <w:t>Date</w:t>
            </w:r>
          </w:p>
        </w:tc>
        <w:tc>
          <w:tcPr>
            <w:tcW w:w="1843" w:type="dxa"/>
            <w:tcMar>
              <w:top w:w="80" w:type="dxa"/>
              <w:left w:w="80" w:type="dxa"/>
              <w:bottom w:w="80" w:type="dxa"/>
              <w:right w:w="80" w:type="dxa"/>
            </w:tcMar>
            <w:hideMark/>
          </w:tcPr>
          <w:p w:rsidR="006B334B" w:rsidRPr="00044929" w:rsidRDefault="006B334B" w:rsidP="00FD5BDD">
            <w:pPr>
              <w:pStyle w:val="NoSpacing"/>
              <w:rPr>
                <w:b/>
              </w:rPr>
            </w:pPr>
            <w:r w:rsidRPr="00044929">
              <w:rPr>
                <w:b/>
              </w:rPr>
              <w:t>Author</w:t>
            </w:r>
          </w:p>
        </w:tc>
        <w:tc>
          <w:tcPr>
            <w:tcW w:w="2693" w:type="dxa"/>
            <w:tcMar>
              <w:top w:w="80" w:type="dxa"/>
              <w:left w:w="80" w:type="dxa"/>
              <w:bottom w:w="80" w:type="dxa"/>
              <w:right w:w="80" w:type="dxa"/>
            </w:tcMar>
            <w:hideMark/>
          </w:tcPr>
          <w:p w:rsidR="006B334B" w:rsidRPr="00044929" w:rsidRDefault="006B334B" w:rsidP="00FD5BDD">
            <w:pPr>
              <w:pStyle w:val="NoSpacing"/>
              <w:rPr>
                <w:b/>
              </w:rPr>
            </w:pPr>
            <w:r w:rsidRPr="00044929">
              <w:rPr>
                <w:b/>
              </w:rPr>
              <w:t>Description of Change</w:t>
            </w:r>
          </w:p>
        </w:tc>
        <w:tc>
          <w:tcPr>
            <w:tcW w:w="2835" w:type="dxa"/>
            <w:tcMar>
              <w:top w:w="80" w:type="dxa"/>
              <w:left w:w="80" w:type="dxa"/>
              <w:bottom w:w="80" w:type="dxa"/>
              <w:right w:w="80" w:type="dxa"/>
            </w:tcMar>
            <w:hideMark/>
          </w:tcPr>
          <w:p w:rsidR="006B334B" w:rsidRPr="00044929" w:rsidRDefault="006B334B" w:rsidP="00FD5BDD">
            <w:pPr>
              <w:pStyle w:val="NoSpacing"/>
              <w:rPr>
                <w:b/>
              </w:rPr>
            </w:pPr>
            <w:r w:rsidRPr="00044929">
              <w:rPr>
                <w:b/>
              </w:rPr>
              <w:t>Reason for Change</w:t>
            </w:r>
          </w:p>
        </w:tc>
      </w:tr>
      <w:tr w:rsidR="00B16EA7" w:rsidRPr="00044929" w:rsidTr="00C112E2">
        <w:tblPrEx>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Change w:id="1604" w:author="Philips" w:date="2017-02-24T22:38:00Z">
            <w:tblPrEx>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blPrExChange>
        </w:tblPrEx>
        <w:trPr>
          <w:trPrChange w:id="1605" w:author="Philips" w:date="2017-02-24T22:38:00Z">
            <w:trPr>
              <w:gridBefore w:val="1"/>
            </w:trPr>
          </w:trPrChange>
        </w:trPr>
        <w:tc>
          <w:tcPr>
            <w:tcW w:w="993" w:type="dxa"/>
            <w:tcMar>
              <w:top w:w="80" w:type="dxa"/>
              <w:left w:w="80" w:type="dxa"/>
              <w:bottom w:w="80" w:type="dxa"/>
              <w:right w:w="80" w:type="dxa"/>
            </w:tcMar>
            <w:vAlign w:val="center"/>
            <w:tcPrChange w:id="1606" w:author="Philips" w:date="2017-02-24T22:38:00Z">
              <w:tcPr>
                <w:tcW w:w="993" w:type="dxa"/>
                <w:gridSpan w:val="2"/>
                <w:tcMar>
                  <w:top w:w="80" w:type="dxa"/>
                  <w:left w:w="80" w:type="dxa"/>
                  <w:bottom w:w="80" w:type="dxa"/>
                  <w:right w:w="80" w:type="dxa"/>
                </w:tcMar>
              </w:tcPr>
            </w:tcPrChange>
          </w:tcPr>
          <w:p w:rsidR="00B16EA7" w:rsidRPr="00044929" w:rsidRDefault="00B16EA7" w:rsidP="00B1769D">
            <w:pPr>
              <w:pStyle w:val="NoSpacing"/>
              <w:rPr>
                <w:color w:val="C0504D" w:themeColor="accent2"/>
              </w:rPr>
            </w:pPr>
            <w:ins w:id="1607" w:author="Philips" w:date="2017-02-24T22:38:00Z">
              <w:r>
                <w:t>0.1</w:t>
              </w:r>
            </w:ins>
            <w:del w:id="1608" w:author="Philips" w:date="2017-02-24T22:36:00Z">
              <w:r w:rsidRPr="00044929" w:rsidDel="00065D11">
                <w:rPr>
                  <w:color w:val="C0504D" w:themeColor="accent2"/>
                </w:rPr>
                <w:delText>&lt; M.0&gt;</w:delText>
              </w:r>
            </w:del>
          </w:p>
        </w:tc>
        <w:tc>
          <w:tcPr>
            <w:tcW w:w="1559" w:type="dxa"/>
            <w:tcMar>
              <w:top w:w="80" w:type="dxa"/>
              <w:left w:w="80" w:type="dxa"/>
              <w:bottom w:w="80" w:type="dxa"/>
              <w:right w:w="80" w:type="dxa"/>
            </w:tcMar>
            <w:vAlign w:val="center"/>
            <w:tcPrChange w:id="1609" w:author="Philips" w:date="2017-02-24T22:38:00Z">
              <w:tcPr>
                <w:tcW w:w="1559" w:type="dxa"/>
                <w:gridSpan w:val="2"/>
                <w:tcMar>
                  <w:top w:w="80" w:type="dxa"/>
                  <w:left w:w="80" w:type="dxa"/>
                  <w:bottom w:w="80" w:type="dxa"/>
                  <w:right w:w="80" w:type="dxa"/>
                </w:tcMar>
              </w:tcPr>
            </w:tcPrChange>
          </w:tcPr>
          <w:p w:rsidR="00B16EA7" w:rsidRPr="00044929" w:rsidRDefault="00B16EA7" w:rsidP="00B1769D">
            <w:pPr>
              <w:pStyle w:val="NoSpacing"/>
              <w:rPr>
                <w:color w:val="C0504D" w:themeColor="accent2"/>
              </w:rPr>
            </w:pPr>
            <w:ins w:id="1610" w:author="Philips" w:date="2017-02-24T22:38:00Z">
              <w:r>
                <w:t>2016-06-29</w:t>
              </w:r>
            </w:ins>
            <w:del w:id="1611" w:author="Philips" w:date="2017-02-24T22:36:00Z">
              <w:r w:rsidRPr="00044929" w:rsidDel="00065D11">
                <w:rPr>
                  <w:color w:val="C0504D" w:themeColor="accent2"/>
                </w:rPr>
                <w:delText>&lt;YYYY-MON-DD&gt;</w:delText>
              </w:r>
            </w:del>
          </w:p>
        </w:tc>
        <w:tc>
          <w:tcPr>
            <w:tcW w:w="1843" w:type="dxa"/>
            <w:tcMar>
              <w:top w:w="80" w:type="dxa"/>
              <w:left w:w="80" w:type="dxa"/>
              <w:bottom w:w="80" w:type="dxa"/>
              <w:right w:w="80" w:type="dxa"/>
            </w:tcMar>
            <w:tcPrChange w:id="1612" w:author="Philips" w:date="2017-02-24T22:38:00Z">
              <w:tcPr>
                <w:tcW w:w="1843" w:type="dxa"/>
                <w:gridSpan w:val="2"/>
                <w:tcMar>
                  <w:top w:w="80" w:type="dxa"/>
                  <w:left w:w="80" w:type="dxa"/>
                  <w:bottom w:w="80" w:type="dxa"/>
                  <w:right w:w="80" w:type="dxa"/>
                </w:tcMar>
              </w:tcPr>
            </w:tcPrChange>
          </w:tcPr>
          <w:p w:rsidR="00B16EA7" w:rsidRPr="00044929" w:rsidRDefault="00B16EA7" w:rsidP="00B1769D">
            <w:pPr>
              <w:pStyle w:val="NoSpacing"/>
              <w:rPr>
                <w:color w:val="C0504D" w:themeColor="accent2"/>
              </w:rPr>
            </w:pPr>
            <w:ins w:id="1613" w:author="Philips" w:date="2017-02-24T22:38:00Z">
              <w:r>
                <w:rPr>
                  <w:color w:val="000000" w:themeColor="text1"/>
                  <w:lang w:val="en-GB"/>
                </w:rPr>
                <w:t>Ajay Das</w:t>
              </w:r>
            </w:ins>
            <w:del w:id="1614" w:author="Philips" w:date="2017-02-24T22:36:00Z">
              <w:r w:rsidRPr="00044929" w:rsidDel="00065D11">
                <w:rPr>
                  <w:color w:val="C0504D" w:themeColor="accent2"/>
                </w:rPr>
                <w:delText>&lt;Name&gt;</w:delText>
              </w:r>
            </w:del>
          </w:p>
        </w:tc>
        <w:tc>
          <w:tcPr>
            <w:tcW w:w="2693" w:type="dxa"/>
            <w:tcMar>
              <w:top w:w="80" w:type="dxa"/>
              <w:left w:w="80" w:type="dxa"/>
              <w:bottom w:w="80" w:type="dxa"/>
              <w:right w:w="80" w:type="dxa"/>
            </w:tcMar>
            <w:vAlign w:val="center"/>
            <w:tcPrChange w:id="1615" w:author="Philips" w:date="2017-02-24T22:38:00Z">
              <w:tcPr>
                <w:tcW w:w="2693" w:type="dxa"/>
                <w:gridSpan w:val="2"/>
                <w:tcMar>
                  <w:top w:w="80" w:type="dxa"/>
                  <w:left w:w="80" w:type="dxa"/>
                  <w:bottom w:w="80" w:type="dxa"/>
                  <w:right w:w="80" w:type="dxa"/>
                </w:tcMar>
              </w:tcPr>
            </w:tcPrChange>
          </w:tcPr>
          <w:p w:rsidR="00B16EA7" w:rsidRPr="00044929" w:rsidRDefault="00B16EA7" w:rsidP="00B1769D">
            <w:pPr>
              <w:pStyle w:val="NoSpacing"/>
              <w:rPr>
                <w:color w:val="C0504D" w:themeColor="accent2"/>
              </w:rPr>
            </w:pPr>
            <w:ins w:id="1616" w:author="Philips" w:date="2017-02-24T22:38:00Z">
              <w:r>
                <w:t>First version</w:t>
              </w:r>
            </w:ins>
            <w:del w:id="1617" w:author="Philips" w:date="2017-02-24T22:36:00Z">
              <w:r w:rsidRPr="00044929" w:rsidDel="00065D11">
                <w:rPr>
                  <w:color w:val="C0504D" w:themeColor="accent2"/>
                </w:rPr>
                <w:delText>&lt;Text&gt;</w:delText>
              </w:r>
            </w:del>
          </w:p>
        </w:tc>
        <w:tc>
          <w:tcPr>
            <w:tcW w:w="2835" w:type="dxa"/>
            <w:tcMar>
              <w:top w:w="80" w:type="dxa"/>
              <w:left w:w="80" w:type="dxa"/>
              <w:bottom w:w="80" w:type="dxa"/>
              <w:right w:w="80" w:type="dxa"/>
            </w:tcMar>
            <w:vAlign w:val="center"/>
            <w:tcPrChange w:id="1618" w:author="Philips" w:date="2017-02-24T22:38:00Z">
              <w:tcPr>
                <w:tcW w:w="2835" w:type="dxa"/>
                <w:gridSpan w:val="2"/>
                <w:tcMar>
                  <w:top w:w="80" w:type="dxa"/>
                  <w:left w:w="80" w:type="dxa"/>
                  <w:bottom w:w="80" w:type="dxa"/>
                  <w:right w:w="80" w:type="dxa"/>
                </w:tcMar>
              </w:tcPr>
            </w:tcPrChange>
          </w:tcPr>
          <w:p w:rsidR="00B16EA7" w:rsidRPr="00044929" w:rsidRDefault="00B16EA7" w:rsidP="00B1769D">
            <w:pPr>
              <w:pStyle w:val="NoSpacing"/>
              <w:rPr>
                <w:color w:val="C0504D" w:themeColor="accent2"/>
              </w:rPr>
            </w:pPr>
            <w:del w:id="1619" w:author="Philips" w:date="2017-02-24T22:36:00Z">
              <w:r w:rsidRPr="00044929" w:rsidDel="00065D11">
                <w:rPr>
                  <w:color w:val="C0504D" w:themeColor="accent2"/>
                </w:rPr>
                <w:delText>&lt;Text&gt;</w:delText>
              </w:r>
            </w:del>
          </w:p>
        </w:tc>
      </w:tr>
      <w:tr w:rsidR="00B16EA7" w:rsidRPr="00044929" w:rsidTr="00C112E2">
        <w:tblPrEx>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Change w:id="1620" w:author="Philips" w:date="2017-02-24T22:38:00Z">
            <w:tblPrEx>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blPrExChange>
        </w:tblPrEx>
        <w:trPr>
          <w:trPrChange w:id="1621" w:author="Philips" w:date="2017-02-24T22:38:00Z">
            <w:trPr>
              <w:gridBefore w:val="1"/>
            </w:trPr>
          </w:trPrChange>
        </w:trPr>
        <w:tc>
          <w:tcPr>
            <w:tcW w:w="993" w:type="dxa"/>
            <w:tcMar>
              <w:top w:w="80" w:type="dxa"/>
              <w:left w:w="80" w:type="dxa"/>
              <w:bottom w:w="80" w:type="dxa"/>
              <w:right w:w="80" w:type="dxa"/>
            </w:tcMar>
            <w:vAlign w:val="center"/>
            <w:tcPrChange w:id="1622" w:author="Philips" w:date="2017-02-24T22:38:00Z">
              <w:tcPr>
                <w:tcW w:w="993" w:type="dxa"/>
                <w:gridSpan w:val="2"/>
                <w:tcMar>
                  <w:top w:w="80" w:type="dxa"/>
                  <w:left w:w="80" w:type="dxa"/>
                  <w:bottom w:w="80" w:type="dxa"/>
                  <w:right w:w="80" w:type="dxa"/>
                </w:tcMar>
              </w:tcPr>
            </w:tcPrChange>
          </w:tcPr>
          <w:p w:rsidR="00B16EA7" w:rsidRPr="00044929" w:rsidRDefault="00B16EA7" w:rsidP="00B1769D">
            <w:pPr>
              <w:pStyle w:val="NoSpacing"/>
            </w:pPr>
            <w:ins w:id="1623" w:author="Philips" w:date="2017-02-24T22:38:00Z">
              <w:r>
                <w:t>0.2</w:t>
              </w:r>
            </w:ins>
          </w:p>
        </w:tc>
        <w:tc>
          <w:tcPr>
            <w:tcW w:w="1559" w:type="dxa"/>
            <w:tcMar>
              <w:top w:w="80" w:type="dxa"/>
              <w:left w:w="80" w:type="dxa"/>
              <w:bottom w:w="80" w:type="dxa"/>
              <w:right w:w="80" w:type="dxa"/>
            </w:tcMar>
            <w:vAlign w:val="center"/>
            <w:tcPrChange w:id="1624" w:author="Philips" w:date="2017-02-24T22:38:00Z">
              <w:tcPr>
                <w:tcW w:w="1559" w:type="dxa"/>
                <w:gridSpan w:val="2"/>
                <w:tcMar>
                  <w:top w:w="80" w:type="dxa"/>
                  <w:left w:w="80" w:type="dxa"/>
                  <w:bottom w:w="80" w:type="dxa"/>
                  <w:right w:w="80" w:type="dxa"/>
                </w:tcMar>
              </w:tcPr>
            </w:tcPrChange>
          </w:tcPr>
          <w:p w:rsidR="00B16EA7" w:rsidRPr="00044929" w:rsidRDefault="00B16EA7" w:rsidP="00B1769D">
            <w:pPr>
              <w:pStyle w:val="NoSpacing"/>
            </w:pPr>
            <w:ins w:id="1625" w:author="Philips" w:date="2017-02-24T22:38:00Z">
              <w:r>
                <w:t>2016-07-20</w:t>
              </w:r>
            </w:ins>
          </w:p>
        </w:tc>
        <w:tc>
          <w:tcPr>
            <w:tcW w:w="1843" w:type="dxa"/>
            <w:tcMar>
              <w:top w:w="80" w:type="dxa"/>
              <w:left w:w="80" w:type="dxa"/>
              <w:bottom w:w="80" w:type="dxa"/>
              <w:right w:w="80" w:type="dxa"/>
            </w:tcMar>
            <w:tcPrChange w:id="1626" w:author="Philips" w:date="2017-02-24T22:38:00Z">
              <w:tcPr>
                <w:tcW w:w="1843" w:type="dxa"/>
                <w:gridSpan w:val="2"/>
                <w:tcMar>
                  <w:top w:w="80" w:type="dxa"/>
                  <w:left w:w="80" w:type="dxa"/>
                  <w:bottom w:w="80" w:type="dxa"/>
                  <w:right w:w="80" w:type="dxa"/>
                </w:tcMar>
              </w:tcPr>
            </w:tcPrChange>
          </w:tcPr>
          <w:p w:rsidR="00B16EA7" w:rsidRPr="00044929" w:rsidRDefault="00B16EA7" w:rsidP="00A95B72">
            <w:pPr>
              <w:pStyle w:val="NoSpacing"/>
            </w:pPr>
            <w:ins w:id="1627" w:author="Philips" w:date="2017-02-24T22:38:00Z">
              <w:r>
                <w:rPr>
                  <w:color w:val="000000" w:themeColor="text1"/>
                  <w:lang w:val="en-GB"/>
                </w:rPr>
                <w:t>Deepthi Shivakumar</w:t>
              </w:r>
            </w:ins>
          </w:p>
        </w:tc>
        <w:tc>
          <w:tcPr>
            <w:tcW w:w="2693" w:type="dxa"/>
            <w:tcMar>
              <w:top w:w="80" w:type="dxa"/>
              <w:left w:w="80" w:type="dxa"/>
              <w:bottom w:w="80" w:type="dxa"/>
              <w:right w:w="80" w:type="dxa"/>
            </w:tcMar>
            <w:vAlign w:val="center"/>
            <w:tcPrChange w:id="1628" w:author="Philips" w:date="2017-02-24T22:38:00Z">
              <w:tcPr>
                <w:tcW w:w="2693" w:type="dxa"/>
                <w:gridSpan w:val="2"/>
                <w:tcMar>
                  <w:top w:w="80" w:type="dxa"/>
                  <w:left w:w="80" w:type="dxa"/>
                  <w:bottom w:w="80" w:type="dxa"/>
                  <w:right w:w="80" w:type="dxa"/>
                </w:tcMar>
              </w:tcPr>
            </w:tcPrChange>
          </w:tcPr>
          <w:p w:rsidR="00B16EA7" w:rsidRPr="00044929" w:rsidRDefault="00B16EA7" w:rsidP="00B1769D">
            <w:pPr>
              <w:pStyle w:val="NoSpacing"/>
            </w:pPr>
            <w:ins w:id="1629" w:author="Philips" w:date="2017-02-24T22:38:00Z">
              <w:r>
                <w:t>Added micro app framework section</w:t>
              </w:r>
            </w:ins>
          </w:p>
        </w:tc>
        <w:tc>
          <w:tcPr>
            <w:tcW w:w="2835" w:type="dxa"/>
            <w:tcMar>
              <w:top w:w="80" w:type="dxa"/>
              <w:left w:w="80" w:type="dxa"/>
              <w:bottom w:w="80" w:type="dxa"/>
              <w:right w:w="80" w:type="dxa"/>
            </w:tcMar>
            <w:tcPrChange w:id="1630" w:author="Philips" w:date="2017-02-24T22:38:00Z">
              <w:tcPr>
                <w:tcW w:w="2835" w:type="dxa"/>
                <w:gridSpan w:val="2"/>
                <w:tcMar>
                  <w:top w:w="80" w:type="dxa"/>
                  <w:left w:w="80" w:type="dxa"/>
                  <w:bottom w:w="80" w:type="dxa"/>
                  <w:right w:w="80" w:type="dxa"/>
                </w:tcMar>
              </w:tcPr>
            </w:tcPrChange>
          </w:tcPr>
          <w:p w:rsidR="00B16EA7" w:rsidRPr="00044929" w:rsidRDefault="00B16EA7" w:rsidP="00B1769D">
            <w:pPr>
              <w:pStyle w:val="NoSpacing"/>
            </w:pPr>
            <w:ins w:id="1631" w:author="Philips" w:date="2017-02-24T22:38:00Z">
              <w:r>
                <w:rPr>
                  <w:color w:val="000000" w:themeColor="text1"/>
                  <w:lang w:val="en-GB"/>
                </w:rPr>
                <w:t>Introduced micro app framework</w:t>
              </w:r>
            </w:ins>
          </w:p>
        </w:tc>
      </w:tr>
      <w:tr w:rsidR="00B16EA7" w:rsidRPr="00044929" w:rsidTr="00C112E2">
        <w:trPr>
          <w:ins w:id="1632" w:author="Philips" w:date="2017-02-24T22:38:00Z"/>
        </w:trPr>
        <w:tc>
          <w:tcPr>
            <w:tcW w:w="993" w:type="dxa"/>
            <w:tcMar>
              <w:top w:w="80" w:type="dxa"/>
              <w:left w:w="80" w:type="dxa"/>
              <w:bottom w:w="80" w:type="dxa"/>
              <w:right w:w="80" w:type="dxa"/>
            </w:tcMar>
            <w:vAlign w:val="center"/>
          </w:tcPr>
          <w:p w:rsidR="00B16EA7" w:rsidRDefault="00B16EA7" w:rsidP="00B1769D">
            <w:pPr>
              <w:pStyle w:val="NoSpacing"/>
              <w:rPr>
                <w:ins w:id="1633" w:author="Philips" w:date="2017-02-24T22:38:00Z"/>
              </w:rPr>
            </w:pPr>
            <w:ins w:id="1634" w:author="Philips" w:date="2017-02-24T22:38:00Z">
              <w:r>
                <w:t>0.3</w:t>
              </w:r>
            </w:ins>
          </w:p>
        </w:tc>
        <w:tc>
          <w:tcPr>
            <w:tcW w:w="1559" w:type="dxa"/>
            <w:tcMar>
              <w:top w:w="80" w:type="dxa"/>
              <w:left w:w="80" w:type="dxa"/>
              <w:bottom w:w="80" w:type="dxa"/>
              <w:right w:w="80" w:type="dxa"/>
            </w:tcMar>
            <w:vAlign w:val="center"/>
          </w:tcPr>
          <w:p w:rsidR="00B16EA7" w:rsidRDefault="00B16EA7" w:rsidP="00B1769D">
            <w:pPr>
              <w:pStyle w:val="NoSpacing"/>
              <w:rPr>
                <w:ins w:id="1635" w:author="Philips" w:date="2017-02-24T22:38:00Z"/>
              </w:rPr>
            </w:pPr>
            <w:ins w:id="1636" w:author="Philips" w:date="2017-02-24T22:38:00Z">
              <w:r>
                <w:t>2016-09-23</w:t>
              </w:r>
            </w:ins>
          </w:p>
        </w:tc>
        <w:tc>
          <w:tcPr>
            <w:tcW w:w="1843" w:type="dxa"/>
            <w:tcMar>
              <w:top w:w="80" w:type="dxa"/>
              <w:left w:w="80" w:type="dxa"/>
              <w:bottom w:w="80" w:type="dxa"/>
              <w:right w:w="80" w:type="dxa"/>
            </w:tcMar>
          </w:tcPr>
          <w:p w:rsidR="00B16EA7" w:rsidRDefault="00B16EA7" w:rsidP="00A95B72">
            <w:pPr>
              <w:pStyle w:val="NoSpacing"/>
              <w:rPr>
                <w:ins w:id="1637" w:author="Philips" w:date="2017-02-24T22:38:00Z"/>
                <w:color w:val="000000" w:themeColor="text1"/>
                <w:lang w:val="en-GB"/>
              </w:rPr>
            </w:pPr>
            <w:ins w:id="1638" w:author="Philips" w:date="2017-02-24T22:38:00Z">
              <w:r>
                <w:rPr>
                  <w:color w:val="000000" w:themeColor="text1"/>
                  <w:lang w:val="en-GB"/>
                </w:rPr>
                <w:t>Deepthi Shivakumar</w:t>
              </w:r>
            </w:ins>
          </w:p>
        </w:tc>
        <w:tc>
          <w:tcPr>
            <w:tcW w:w="2693" w:type="dxa"/>
            <w:tcMar>
              <w:top w:w="80" w:type="dxa"/>
              <w:left w:w="80" w:type="dxa"/>
              <w:bottom w:w="80" w:type="dxa"/>
              <w:right w:w="80" w:type="dxa"/>
            </w:tcMar>
            <w:vAlign w:val="center"/>
          </w:tcPr>
          <w:p w:rsidR="00B16EA7" w:rsidRDefault="00B16EA7" w:rsidP="00C112E2">
            <w:pPr>
              <w:rPr>
                <w:ins w:id="1639" w:author="Philips" w:date="2017-02-24T22:38:00Z"/>
              </w:rPr>
            </w:pPr>
            <w:ins w:id="1640" w:author="Philips" w:date="2017-02-24T22:38:00Z">
              <w:r>
                <w:t>Modified documents with latest updates.</w:t>
              </w:r>
            </w:ins>
          </w:p>
          <w:p w:rsidR="00B16EA7" w:rsidRDefault="00B16EA7" w:rsidP="00B1769D">
            <w:pPr>
              <w:pStyle w:val="NoSpacing"/>
              <w:rPr>
                <w:ins w:id="1641" w:author="Philips" w:date="2017-02-24T22:38:00Z"/>
              </w:rPr>
            </w:pPr>
            <w:ins w:id="1642" w:author="Philips" w:date="2017-02-24T22:38:00Z">
              <w:r>
                <w:t>Moved micro app section to different document.</w:t>
              </w:r>
            </w:ins>
          </w:p>
        </w:tc>
        <w:tc>
          <w:tcPr>
            <w:tcW w:w="2835" w:type="dxa"/>
            <w:tcMar>
              <w:top w:w="80" w:type="dxa"/>
              <w:left w:w="80" w:type="dxa"/>
              <w:bottom w:w="80" w:type="dxa"/>
              <w:right w:w="80" w:type="dxa"/>
            </w:tcMar>
          </w:tcPr>
          <w:p w:rsidR="00B16EA7" w:rsidRDefault="00B16EA7" w:rsidP="00B1769D">
            <w:pPr>
              <w:pStyle w:val="NoSpacing"/>
              <w:rPr>
                <w:ins w:id="1643" w:author="Philips" w:date="2017-02-24T22:38:00Z"/>
                <w:color w:val="000000" w:themeColor="text1"/>
                <w:lang w:val="en-GB"/>
              </w:rPr>
            </w:pPr>
            <w:ins w:id="1644" w:author="Philips" w:date="2017-02-24T22:38:00Z">
              <w:r>
                <w:rPr>
                  <w:color w:val="000000" w:themeColor="text1"/>
                  <w:lang w:val="en-GB"/>
                </w:rPr>
                <w:t>Update needed for PI</w:t>
              </w:r>
            </w:ins>
          </w:p>
        </w:tc>
      </w:tr>
      <w:tr w:rsidR="00B16EA7" w:rsidRPr="00044929" w:rsidTr="00C112E2">
        <w:trPr>
          <w:ins w:id="1645" w:author="Philips" w:date="2017-02-24T22:38:00Z"/>
        </w:trPr>
        <w:tc>
          <w:tcPr>
            <w:tcW w:w="993" w:type="dxa"/>
            <w:tcMar>
              <w:top w:w="80" w:type="dxa"/>
              <w:left w:w="80" w:type="dxa"/>
              <w:bottom w:w="80" w:type="dxa"/>
              <w:right w:w="80" w:type="dxa"/>
            </w:tcMar>
            <w:vAlign w:val="center"/>
          </w:tcPr>
          <w:p w:rsidR="00B16EA7" w:rsidRDefault="00B16EA7" w:rsidP="00B1769D">
            <w:pPr>
              <w:pStyle w:val="NoSpacing"/>
              <w:rPr>
                <w:ins w:id="1646" w:author="Philips" w:date="2017-02-24T22:38:00Z"/>
              </w:rPr>
            </w:pPr>
            <w:ins w:id="1647" w:author="Philips" w:date="2017-02-24T22:38:00Z">
              <w:r>
                <w:t>0.4</w:t>
              </w:r>
            </w:ins>
          </w:p>
        </w:tc>
        <w:tc>
          <w:tcPr>
            <w:tcW w:w="1559" w:type="dxa"/>
            <w:tcMar>
              <w:top w:w="80" w:type="dxa"/>
              <w:left w:w="80" w:type="dxa"/>
              <w:bottom w:w="80" w:type="dxa"/>
              <w:right w:w="80" w:type="dxa"/>
            </w:tcMar>
            <w:vAlign w:val="center"/>
          </w:tcPr>
          <w:p w:rsidR="00B16EA7" w:rsidRDefault="00B16EA7" w:rsidP="00B1769D">
            <w:pPr>
              <w:pStyle w:val="NoSpacing"/>
              <w:rPr>
                <w:ins w:id="1648" w:author="Philips" w:date="2017-02-24T22:38:00Z"/>
              </w:rPr>
            </w:pPr>
            <w:ins w:id="1649" w:author="Philips" w:date="2017-02-24T22:38:00Z">
              <w:r>
                <w:t>2016-11-12</w:t>
              </w:r>
            </w:ins>
          </w:p>
        </w:tc>
        <w:tc>
          <w:tcPr>
            <w:tcW w:w="1843" w:type="dxa"/>
            <w:tcMar>
              <w:top w:w="80" w:type="dxa"/>
              <w:left w:w="80" w:type="dxa"/>
              <w:bottom w:w="80" w:type="dxa"/>
              <w:right w:w="80" w:type="dxa"/>
            </w:tcMar>
          </w:tcPr>
          <w:p w:rsidR="00B16EA7" w:rsidRDefault="00B16EA7" w:rsidP="00A95B72">
            <w:pPr>
              <w:pStyle w:val="NoSpacing"/>
              <w:rPr>
                <w:ins w:id="1650" w:author="Philips" w:date="2017-02-24T22:38:00Z"/>
                <w:color w:val="000000" w:themeColor="text1"/>
                <w:lang w:val="en-GB"/>
              </w:rPr>
            </w:pPr>
            <w:ins w:id="1651" w:author="Philips" w:date="2017-02-24T22:38:00Z">
              <w:r>
                <w:rPr>
                  <w:color w:val="000000" w:themeColor="text1"/>
                  <w:lang w:val="en-GB"/>
                </w:rPr>
                <w:t>Deepthi Shivakumar</w:t>
              </w:r>
            </w:ins>
          </w:p>
        </w:tc>
        <w:tc>
          <w:tcPr>
            <w:tcW w:w="2693" w:type="dxa"/>
            <w:tcMar>
              <w:top w:w="80" w:type="dxa"/>
              <w:left w:w="80" w:type="dxa"/>
              <w:bottom w:w="80" w:type="dxa"/>
              <w:right w:w="80" w:type="dxa"/>
            </w:tcMar>
            <w:vAlign w:val="center"/>
          </w:tcPr>
          <w:p w:rsidR="00B16EA7" w:rsidRDefault="00B16EA7" w:rsidP="00C112E2">
            <w:pPr>
              <w:rPr>
                <w:ins w:id="1652" w:author="Philips" w:date="2017-02-24T22:38:00Z"/>
              </w:rPr>
            </w:pPr>
            <w:ins w:id="1653" w:author="Philips" w:date="2017-02-24T22:38:00Z">
              <w:r>
                <w:t>Addressed review comments and added more details about flow manager.</w:t>
              </w:r>
            </w:ins>
          </w:p>
        </w:tc>
        <w:tc>
          <w:tcPr>
            <w:tcW w:w="2835" w:type="dxa"/>
            <w:tcMar>
              <w:top w:w="80" w:type="dxa"/>
              <w:left w:w="80" w:type="dxa"/>
              <w:bottom w:w="80" w:type="dxa"/>
              <w:right w:w="80" w:type="dxa"/>
            </w:tcMar>
          </w:tcPr>
          <w:p w:rsidR="00B16EA7" w:rsidRDefault="00B16EA7" w:rsidP="00B1769D">
            <w:pPr>
              <w:pStyle w:val="NoSpacing"/>
              <w:rPr>
                <w:ins w:id="1654" w:author="Philips" w:date="2017-02-24T22:38:00Z"/>
                <w:color w:val="000000" w:themeColor="text1"/>
                <w:lang w:val="en-GB"/>
              </w:rPr>
            </w:pPr>
            <w:ins w:id="1655" w:author="Philips" w:date="2017-02-24T22:38:00Z">
              <w:r>
                <w:rPr>
                  <w:color w:val="000000" w:themeColor="text1"/>
                  <w:lang w:val="en-GB"/>
                </w:rPr>
                <w:t>Update needed for PI</w:t>
              </w:r>
            </w:ins>
          </w:p>
        </w:tc>
      </w:tr>
      <w:tr w:rsidR="00B16EA7" w:rsidRPr="00044929" w:rsidTr="00C112E2">
        <w:trPr>
          <w:ins w:id="1656" w:author="Philips" w:date="2017-02-24T22:38:00Z"/>
        </w:trPr>
        <w:tc>
          <w:tcPr>
            <w:tcW w:w="993" w:type="dxa"/>
            <w:tcMar>
              <w:top w:w="80" w:type="dxa"/>
              <w:left w:w="80" w:type="dxa"/>
              <w:bottom w:w="80" w:type="dxa"/>
              <w:right w:w="80" w:type="dxa"/>
            </w:tcMar>
            <w:vAlign w:val="center"/>
          </w:tcPr>
          <w:p w:rsidR="00B16EA7" w:rsidRDefault="00B16EA7" w:rsidP="00B1769D">
            <w:pPr>
              <w:pStyle w:val="NoSpacing"/>
              <w:rPr>
                <w:ins w:id="1657" w:author="Philips" w:date="2017-02-24T22:38:00Z"/>
              </w:rPr>
            </w:pPr>
          </w:p>
        </w:tc>
        <w:tc>
          <w:tcPr>
            <w:tcW w:w="1559" w:type="dxa"/>
            <w:tcMar>
              <w:top w:w="80" w:type="dxa"/>
              <w:left w:w="80" w:type="dxa"/>
              <w:bottom w:w="80" w:type="dxa"/>
              <w:right w:w="80" w:type="dxa"/>
            </w:tcMar>
            <w:vAlign w:val="center"/>
          </w:tcPr>
          <w:p w:rsidR="00B16EA7" w:rsidRDefault="00B16EA7" w:rsidP="00B1769D">
            <w:pPr>
              <w:pStyle w:val="NoSpacing"/>
              <w:rPr>
                <w:ins w:id="1658" w:author="Philips" w:date="2017-02-24T22:38:00Z"/>
              </w:rPr>
            </w:pPr>
          </w:p>
        </w:tc>
        <w:tc>
          <w:tcPr>
            <w:tcW w:w="1843" w:type="dxa"/>
            <w:tcMar>
              <w:top w:w="80" w:type="dxa"/>
              <w:left w:w="80" w:type="dxa"/>
              <w:bottom w:w="80" w:type="dxa"/>
              <w:right w:w="80" w:type="dxa"/>
            </w:tcMar>
          </w:tcPr>
          <w:p w:rsidR="00B16EA7" w:rsidRDefault="00B16EA7" w:rsidP="00A95B72">
            <w:pPr>
              <w:pStyle w:val="NoSpacing"/>
              <w:rPr>
                <w:ins w:id="1659" w:author="Philips" w:date="2017-02-24T22:38:00Z"/>
                <w:color w:val="000000" w:themeColor="text1"/>
                <w:lang w:val="en-GB"/>
              </w:rPr>
            </w:pPr>
          </w:p>
        </w:tc>
        <w:tc>
          <w:tcPr>
            <w:tcW w:w="2693" w:type="dxa"/>
            <w:tcMar>
              <w:top w:w="80" w:type="dxa"/>
              <w:left w:w="80" w:type="dxa"/>
              <w:bottom w:w="80" w:type="dxa"/>
              <w:right w:w="80" w:type="dxa"/>
            </w:tcMar>
            <w:vAlign w:val="center"/>
          </w:tcPr>
          <w:p w:rsidR="00B16EA7" w:rsidRDefault="00B16EA7" w:rsidP="00C112E2">
            <w:pPr>
              <w:rPr>
                <w:ins w:id="1660" w:author="Philips" w:date="2017-02-24T22:38:00Z"/>
              </w:rPr>
            </w:pPr>
          </w:p>
        </w:tc>
        <w:tc>
          <w:tcPr>
            <w:tcW w:w="2835" w:type="dxa"/>
            <w:tcMar>
              <w:top w:w="80" w:type="dxa"/>
              <w:left w:w="80" w:type="dxa"/>
              <w:bottom w:w="80" w:type="dxa"/>
              <w:right w:w="80" w:type="dxa"/>
            </w:tcMar>
          </w:tcPr>
          <w:p w:rsidR="00B16EA7" w:rsidRDefault="00B16EA7" w:rsidP="00B1769D">
            <w:pPr>
              <w:pStyle w:val="NoSpacing"/>
              <w:rPr>
                <w:ins w:id="1661" w:author="Philips" w:date="2017-02-24T22:38:00Z"/>
                <w:color w:val="000000" w:themeColor="text1"/>
                <w:lang w:val="en-GB"/>
              </w:rPr>
            </w:pPr>
          </w:p>
        </w:tc>
      </w:tr>
      <w:tr w:rsidR="00B16EA7" w:rsidRPr="00044929" w:rsidTr="00C112E2">
        <w:trPr>
          <w:ins w:id="1662" w:author="Philips" w:date="2017-02-24T22:38:00Z"/>
        </w:trPr>
        <w:tc>
          <w:tcPr>
            <w:tcW w:w="993" w:type="dxa"/>
            <w:tcMar>
              <w:top w:w="80" w:type="dxa"/>
              <w:left w:w="80" w:type="dxa"/>
              <w:bottom w:w="80" w:type="dxa"/>
              <w:right w:w="80" w:type="dxa"/>
            </w:tcMar>
            <w:vAlign w:val="center"/>
          </w:tcPr>
          <w:p w:rsidR="00B16EA7" w:rsidRDefault="00B16EA7" w:rsidP="00B1769D">
            <w:pPr>
              <w:pStyle w:val="NoSpacing"/>
              <w:rPr>
                <w:ins w:id="1663" w:author="Philips" w:date="2017-02-24T22:38:00Z"/>
              </w:rPr>
            </w:pPr>
            <w:ins w:id="1664" w:author="Philips" w:date="2017-02-24T22:38:00Z">
              <w:r>
                <w:t>0.5</w:t>
              </w:r>
            </w:ins>
          </w:p>
        </w:tc>
        <w:tc>
          <w:tcPr>
            <w:tcW w:w="1559" w:type="dxa"/>
            <w:tcMar>
              <w:top w:w="80" w:type="dxa"/>
              <w:left w:w="80" w:type="dxa"/>
              <w:bottom w:w="80" w:type="dxa"/>
              <w:right w:w="80" w:type="dxa"/>
            </w:tcMar>
            <w:vAlign w:val="center"/>
          </w:tcPr>
          <w:p w:rsidR="00B16EA7" w:rsidRDefault="00B16EA7" w:rsidP="00B1769D">
            <w:pPr>
              <w:pStyle w:val="NoSpacing"/>
              <w:rPr>
                <w:ins w:id="1665" w:author="Philips" w:date="2017-02-24T22:38:00Z"/>
              </w:rPr>
            </w:pPr>
            <w:ins w:id="1666" w:author="Philips" w:date="2017-02-24T22:38:00Z">
              <w:r>
                <w:t>2017-02-24</w:t>
              </w:r>
            </w:ins>
          </w:p>
        </w:tc>
        <w:tc>
          <w:tcPr>
            <w:tcW w:w="1843" w:type="dxa"/>
            <w:tcMar>
              <w:top w:w="80" w:type="dxa"/>
              <w:left w:w="80" w:type="dxa"/>
              <w:bottom w:w="80" w:type="dxa"/>
              <w:right w:w="80" w:type="dxa"/>
            </w:tcMar>
          </w:tcPr>
          <w:p w:rsidR="00B16EA7" w:rsidRDefault="00B16EA7" w:rsidP="00A95B72">
            <w:pPr>
              <w:pStyle w:val="NoSpacing"/>
              <w:rPr>
                <w:ins w:id="1667" w:author="Philips" w:date="2017-02-24T22:38:00Z"/>
                <w:color w:val="000000" w:themeColor="text1"/>
                <w:lang w:val="en-GB"/>
              </w:rPr>
            </w:pPr>
            <w:ins w:id="1668" w:author="Philips" w:date="2017-02-24T22:38:00Z">
              <w:r>
                <w:rPr>
                  <w:color w:val="000000" w:themeColor="text1"/>
                  <w:lang w:val="en-GB"/>
                </w:rPr>
                <w:t>Deepthi Shivakumar</w:t>
              </w:r>
            </w:ins>
          </w:p>
        </w:tc>
        <w:tc>
          <w:tcPr>
            <w:tcW w:w="2693" w:type="dxa"/>
            <w:tcMar>
              <w:top w:w="80" w:type="dxa"/>
              <w:left w:w="80" w:type="dxa"/>
              <w:bottom w:w="80" w:type="dxa"/>
              <w:right w:w="80" w:type="dxa"/>
            </w:tcMar>
            <w:vAlign w:val="center"/>
          </w:tcPr>
          <w:p w:rsidR="00B16EA7" w:rsidRDefault="00B16EA7" w:rsidP="00C112E2">
            <w:pPr>
              <w:pStyle w:val="NoSpacing"/>
              <w:rPr>
                <w:ins w:id="1669" w:author="Philips" w:date="2017-02-24T22:38:00Z"/>
              </w:rPr>
            </w:pPr>
            <w:ins w:id="1670" w:author="Philips" w:date="2017-02-24T22:38:00Z">
              <w:r>
                <w:t>Modified as per  QMS 2.0</w:t>
              </w:r>
            </w:ins>
          </w:p>
          <w:p w:rsidR="00B16EA7" w:rsidRDefault="00B16EA7" w:rsidP="00C112E2">
            <w:pPr>
              <w:rPr>
                <w:ins w:id="1671" w:author="Philips" w:date="2017-02-24T22:38:00Z"/>
              </w:rPr>
            </w:pPr>
            <w:ins w:id="1672" w:author="Philips" w:date="2017-02-24T22:38:00Z">
              <w:r>
                <w:t xml:space="preserve"> Template, referring whole content in terms of ref app instead of base app, detailed explaination on architectural elements.</w:t>
              </w:r>
            </w:ins>
          </w:p>
        </w:tc>
        <w:tc>
          <w:tcPr>
            <w:tcW w:w="2835" w:type="dxa"/>
            <w:tcMar>
              <w:top w:w="80" w:type="dxa"/>
              <w:left w:w="80" w:type="dxa"/>
              <w:bottom w:w="80" w:type="dxa"/>
              <w:right w:w="80" w:type="dxa"/>
            </w:tcMar>
          </w:tcPr>
          <w:p w:rsidR="00B16EA7" w:rsidRDefault="00B16EA7" w:rsidP="00B1769D">
            <w:pPr>
              <w:pStyle w:val="NoSpacing"/>
              <w:rPr>
                <w:ins w:id="1673" w:author="Philips" w:date="2017-02-24T22:38:00Z"/>
                <w:color w:val="000000" w:themeColor="text1"/>
                <w:lang w:val="en-GB"/>
              </w:rPr>
            </w:pPr>
            <w:ins w:id="1674" w:author="Philips" w:date="2017-02-24T22:38:00Z">
              <w:r>
                <w:rPr>
                  <w:color w:val="000000" w:themeColor="text1"/>
                  <w:lang w:val="en-GB"/>
                </w:rPr>
                <w:t>Update needed for PI 17.1</w:t>
              </w:r>
            </w:ins>
          </w:p>
        </w:tc>
      </w:tr>
      <w:tr w:rsidR="00F37614" w:rsidRPr="00044929" w:rsidTr="00C112E2">
        <w:trPr>
          <w:ins w:id="1675" w:author="Philips" w:date="2017-05-20T20:07:00Z"/>
        </w:trPr>
        <w:tc>
          <w:tcPr>
            <w:tcW w:w="993" w:type="dxa"/>
            <w:tcMar>
              <w:top w:w="80" w:type="dxa"/>
              <w:left w:w="80" w:type="dxa"/>
              <w:bottom w:w="80" w:type="dxa"/>
              <w:right w:w="80" w:type="dxa"/>
            </w:tcMar>
            <w:vAlign w:val="center"/>
          </w:tcPr>
          <w:p w:rsidR="00F37614" w:rsidRDefault="00F37614" w:rsidP="00B1769D">
            <w:pPr>
              <w:pStyle w:val="NoSpacing"/>
              <w:rPr>
                <w:ins w:id="1676" w:author="Philips" w:date="2017-05-20T20:07:00Z"/>
              </w:rPr>
            </w:pPr>
            <w:ins w:id="1677" w:author="Philips" w:date="2017-05-20T20:07:00Z">
              <w:r>
                <w:t>1.0</w:t>
              </w:r>
            </w:ins>
          </w:p>
        </w:tc>
        <w:tc>
          <w:tcPr>
            <w:tcW w:w="1559" w:type="dxa"/>
            <w:tcMar>
              <w:top w:w="80" w:type="dxa"/>
              <w:left w:w="80" w:type="dxa"/>
              <w:bottom w:w="80" w:type="dxa"/>
              <w:right w:w="80" w:type="dxa"/>
            </w:tcMar>
            <w:vAlign w:val="center"/>
          </w:tcPr>
          <w:p w:rsidR="00F37614" w:rsidRDefault="00F37614" w:rsidP="00B1769D">
            <w:pPr>
              <w:pStyle w:val="NoSpacing"/>
              <w:rPr>
                <w:ins w:id="1678" w:author="Philips" w:date="2017-05-20T20:07:00Z"/>
              </w:rPr>
            </w:pPr>
            <w:ins w:id="1679" w:author="Philips" w:date="2017-05-20T20:07:00Z">
              <w:r>
                <w:t>2017-05-20</w:t>
              </w:r>
            </w:ins>
          </w:p>
        </w:tc>
        <w:tc>
          <w:tcPr>
            <w:tcW w:w="1843" w:type="dxa"/>
            <w:tcMar>
              <w:top w:w="80" w:type="dxa"/>
              <w:left w:w="80" w:type="dxa"/>
              <w:bottom w:w="80" w:type="dxa"/>
              <w:right w:w="80" w:type="dxa"/>
            </w:tcMar>
          </w:tcPr>
          <w:p w:rsidR="00F37614" w:rsidRDefault="00F37614" w:rsidP="00A95B72">
            <w:pPr>
              <w:pStyle w:val="NoSpacing"/>
              <w:rPr>
                <w:ins w:id="1680" w:author="Philips" w:date="2017-05-20T20:07:00Z"/>
                <w:color w:val="000000" w:themeColor="text1"/>
                <w:lang w:val="en-GB"/>
              </w:rPr>
            </w:pPr>
            <w:ins w:id="1681" w:author="Philips" w:date="2017-05-20T20:08:00Z">
              <w:r>
                <w:rPr>
                  <w:color w:val="000000" w:themeColor="text1"/>
                  <w:lang w:val="en-GB"/>
                </w:rPr>
                <w:t>Deepthi Shivakumar</w:t>
              </w:r>
            </w:ins>
          </w:p>
        </w:tc>
        <w:tc>
          <w:tcPr>
            <w:tcW w:w="2693" w:type="dxa"/>
            <w:tcMar>
              <w:top w:w="80" w:type="dxa"/>
              <w:left w:w="80" w:type="dxa"/>
              <w:bottom w:w="80" w:type="dxa"/>
              <w:right w:w="80" w:type="dxa"/>
            </w:tcMar>
            <w:vAlign w:val="center"/>
          </w:tcPr>
          <w:p w:rsidR="00F37614" w:rsidRDefault="00F37614" w:rsidP="00C112E2">
            <w:pPr>
              <w:pStyle w:val="NoSpacing"/>
              <w:rPr>
                <w:ins w:id="1682" w:author="Philips" w:date="2017-05-20T20:07:00Z"/>
              </w:rPr>
            </w:pPr>
            <w:ins w:id="1683" w:author="Philips" w:date="2017-05-20T20:08:00Z">
              <w:r>
                <w:t xml:space="preserve">Addressed few other </w:t>
              </w:r>
              <w:proofErr w:type="gramStart"/>
              <w:r>
                <w:t>comments ,</w:t>
              </w:r>
              <w:proofErr w:type="gramEnd"/>
              <w:r>
                <w:t xml:space="preserve"> modifiedminor details in few sections.</w:t>
              </w:r>
            </w:ins>
          </w:p>
        </w:tc>
        <w:tc>
          <w:tcPr>
            <w:tcW w:w="2835" w:type="dxa"/>
            <w:tcMar>
              <w:top w:w="80" w:type="dxa"/>
              <w:left w:w="80" w:type="dxa"/>
              <w:bottom w:w="80" w:type="dxa"/>
              <w:right w:w="80" w:type="dxa"/>
            </w:tcMar>
          </w:tcPr>
          <w:p w:rsidR="00F37614" w:rsidRDefault="00F37614" w:rsidP="00B1769D">
            <w:pPr>
              <w:pStyle w:val="NoSpacing"/>
              <w:rPr>
                <w:ins w:id="1684" w:author="Philips" w:date="2017-05-20T20:07:00Z"/>
                <w:color w:val="000000" w:themeColor="text1"/>
                <w:lang w:val="en-GB"/>
              </w:rPr>
            </w:pPr>
            <w:ins w:id="1685" w:author="Philips" w:date="2017-05-20T20:08:00Z">
              <w:r>
                <w:rPr>
                  <w:color w:val="000000" w:themeColor="text1"/>
                  <w:lang w:val="en-GB"/>
                </w:rPr>
                <w:t>Update needed for 17.2</w:t>
              </w:r>
            </w:ins>
          </w:p>
        </w:tc>
      </w:tr>
    </w:tbl>
    <w:p w:rsidR="006B334B" w:rsidRDefault="006B334B" w:rsidP="00336498">
      <w:pPr>
        <w:rPr>
          <w:ins w:id="1686" w:author="Philips" w:date="2017-02-24T22:33:00Z"/>
        </w:rPr>
      </w:pPr>
    </w:p>
    <w:p w:rsidR="00065D11" w:rsidRPr="00044929" w:rsidRDefault="00065D11" w:rsidP="00336498"/>
    <w:p w:rsidR="00A458AF" w:rsidRPr="00044929" w:rsidRDefault="00A458AF" w:rsidP="00147DD8">
      <w:pPr>
        <w:pStyle w:val="Heading1"/>
        <w:rPr>
          <w:lang w:val="en-US"/>
        </w:rPr>
      </w:pPr>
      <w:bookmarkStart w:id="1687" w:name="_Toc483325133"/>
      <w:r w:rsidRPr="00044929">
        <w:rPr>
          <w:lang w:val="en-US"/>
        </w:rPr>
        <w:t>Approval</w:t>
      </w:r>
      <w:bookmarkEnd w:id="1687"/>
    </w:p>
    <w:p w:rsidR="005D40BC" w:rsidRPr="00044929" w:rsidDel="00221C2F" w:rsidRDefault="005E6159" w:rsidP="00FD5BDD">
      <w:pPr>
        <w:rPr>
          <w:del w:id="1688" w:author="Philips" w:date="2017-02-24T22:29:00Z"/>
          <w:i/>
          <w:color w:val="C0504D" w:themeColor="accent2"/>
        </w:rPr>
      </w:pPr>
      <w:del w:id="1689" w:author="Philips" w:date="2017-02-24T22:29:00Z">
        <w:r w:rsidRPr="00044929" w:rsidDel="00221C2F">
          <w:rPr>
            <w:i/>
            <w:color w:val="C0504D" w:themeColor="accent2"/>
          </w:rPr>
          <w:delText>&lt;</w:delText>
        </w:r>
      </w:del>
    </w:p>
    <w:p w:rsidR="002D6121" w:rsidRPr="00044929" w:rsidDel="00221C2F" w:rsidRDefault="002D6121" w:rsidP="00FD5BDD">
      <w:pPr>
        <w:rPr>
          <w:del w:id="1690" w:author="Philips" w:date="2017-02-24T22:29:00Z"/>
          <w:i/>
          <w:color w:val="C0504D" w:themeColor="accent2"/>
        </w:rPr>
      </w:pPr>
      <w:del w:id="1691" w:author="Philips" w:date="2017-02-24T22:29:00Z">
        <w:r w:rsidRPr="00044929" w:rsidDel="00221C2F">
          <w:rPr>
            <w:i/>
            <w:color w:val="C0504D" w:themeColor="accent2"/>
          </w:rPr>
          <w:delText>Before submitting a document for approval make sure all changes are accepted/rejected and all comments are deleted.</w:delText>
        </w:r>
      </w:del>
    </w:p>
    <w:p w:rsidR="008A2AB0" w:rsidRPr="00044929" w:rsidDel="00221C2F" w:rsidRDefault="005E6159" w:rsidP="00FD5BDD">
      <w:pPr>
        <w:rPr>
          <w:del w:id="1692" w:author="Philips" w:date="2017-02-24T22:29:00Z"/>
          <w:i/>
          <w:color w:val="C0504D" w:themeColor="accent2"/>
        </w:rPr>
      </w:pPr>
      <w:del w:id="1693" w:author="Philips" w:date="2017-02-24T22:29:00Z">
        <w:r w:rsidRPr="00044929" w:rsidDel="00221C2F">
          <w:rPr>
            <w:i/>
            <w:color w:val="C0504D" w:themeColor="accent2"/>
          </w:rPr>
          <w:delText>T</w:delText>
        </w:r>
        <w:r w:rsidR="008A2AB0" w:rsidRPr="00044929" w:rsidDel="00221C2F">
          <w:rPr>
            <w:i/>
            <w:color w:val="C0504D" w:themeColor="accent2"/>
          </w:rPr>
          <w:delText xml:space="preserve">his document </w:delText>
        </w:r>
        <w:r w:rsidRPr="00044929" w:rsidDel="00221C2F">
          <w:rPr>
            <w:i/>
            <w:color w:val="C0504D" w:themeColor="accent2"/>
          </w:rPr>
          <w:delText xml:space="preserve">shall be approved by </w:delText>
        </w:r>
        <w:r w:rsidR="008A2AB0" w:rsidRPr="00044929" w:rsidDel="00221C2F">
          <w:rPr>
            <w:i/>
            <w:color w:val="C0504D" w:themeColor="accent2"/>
          </w:rPr>
          <w:delText>E signature</w:delText>
        </w:r>
        <w:r w:rsidRPr="00044929" w:rsidDel="00221C2F">
          <w:rPr>
            <w:i/>
            <w:color w:val="C0504D" w:themeColor="accent2"/>
          </w:rPr>
          <w:delText xml:space="preserve"> according </w:delText>
        </w:r>
        <w:r w:rsidR="008A2AB0" w:rsidRPr="00044929" w:rsidDel="00221C2F">
          <w:rPr>
            <w:i/>
            <w:color w:val="C0504D" w:themeColor="accent2"/>
          </w:rPr>
          <w:delText xml:space="preserve">local document management system or </w:delText>
        </w:r>
        <w:r w:rsidRPr="00044929" w:rsidDel="00221C2F">
          <w:rPr>
            <w:i/>
            <w:color w:val="C0504D" w:themeColor="accent2"/>
          </w:rPr>
          <w:delText>by signing the table below</w:delText>
        </w:r>
        <w:r w:rsidR="008A2AB0" w:rsidRPr="00044929" w:rsidDel="00221C2F">
          <w:rPr>
            <w:i/>
            <w:color w:val="C0504D" w:themeColor="accent2"/>
          </w:rPr>
          <w:delText xml:space="preserve">. </w:delText>
        </w:r>
      </w:del>
    </w:p>
    <w:p w:rsidR="005E6159" w:rsidRPr="00044929" w:rsidDel="00221C2F" w:rsidRDefault="005E6159" w:rsidP="00FD5BDD">
      <w:pPr>
        <w:rPr>
          <w:del w:id="1694" w:author="Philips" w:date="2017-02-24T22:29:00Z"/>
          <w:i/>
          <w:color w:val="C0504D" w:themeColor="accent2"/>
        </w:rPr>
      </w:pPr>
      <w:del w:id="1695" w:author="Philips" w:date="2017-02-24T22:29:00Z">
        <w:r w:rsidRPr="00044929" w:rsidDel="00221C2F">
          <w:rPr>
            <w:i/>
            <w:color w:val="C0504D" w:themeColor="accent2"/>
          </w:rPr>
          <w:delText xml:space="preserve">In case of E-signature state: </w:delText>
        </w:r>
      </w:del>
    </w:p>
    <w:p w:rsidR="005E6159" w:rsidRPr="00044929" w:rsidDel="00221C2F" w:rsidRDefault="005E6159" w:rsidP="00FD5BDD">
      <w:pPr>
        <w:rPr>
          <w:del w:id="1696" w:author="Philips" w:date="2017-02-24T22:29:00Z"/>
          <w:i/>
          <w:color w:val="C0504D" w:themeColor="accent2"/>
        </w:rPr>
      </w:pPr>
      <w:del w:id="1697" w:author="Philips" w:date="2017-02-24T22:29:00Z">
        <w:r w:rsidRPr="00044929" w:rsidDel="00221C2F">
          <w:rPr>
            <w:i/>
            <w:color w:val="C0504D" w:themeColor="accent2"/>
          </w:rPr>
          <w:delText>Approved by E-signature in local document management system</w:delText>
        </w:r>
      </w:del>
    </w:p>
    <w:p w:rsidR="005E6159" w:rsidRPr="00044929" w:rsidRDefault="004B5D5D" w:rsidP="00FD5BDD">
      <w:pPr>
        <w:rPr>
          <w:color w:val="C0504D" w:themeColor="accent2"/>
        </w:rPr>
      </w:pPr>
      <w:del w:id="1698" w:author="Philips" w:date="2017-02-24T22:29:00Z">
        <w:r w:rsidRPr="00044929" w:rsidDel="00221C2F">
          <w:rPr>
            <w:color w:val="C0504D" w:themeColor="accent2"/>
          </w:rPr>
          <w:delText>&gt;</w:delText>
        </w:r>
      </w:del>
    </w:p>
    <w:tbl>
      <w:tblPr>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2087"/>
        <w:gridCol w:w="2713"/>
        <w:gridCol w:w="2581"/>
      </w:tblGrid>
      <w:tr w:rsidR="00FD5BDD" w:rsidRPr="00044929" w:rsidTr="00B1769D">
        <w:trPr>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905DAF" w:rsidRPr="00044929" w:rsidRDefault="00905DAF" w:rsidP="00FD5BDD">
            <w:pPr>
              <w:pStyle w:val="NoSpacing"/>
              <w:rPr>
                <w:rFonts w:ascii="Calibri" w:hAnsi="Calibri" w:cs="Calibri"/>
                <w:b/>
                <w:szCs w:val="22"/>
              </w:rPr>
            </w:pPr>
            <w:r w:rsidRPr="00044929">
              <w:rPr>
                <w:b/>
              </w:rPr>
              <w:t>Name</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05DAF" w:rsidRPr="00044929" w:rsidRDefault="00905DAF" w:rsidP="00FD5BDD">
            <w:pPr>
              <w:pStyle w:val="NoSpacing"/>
              <w:rPr>
                <w:b/>
              </w:rPr>
            </w:pPr>
            <w:r w:rsidRPr="00044929">
              <w:rPr>
                <w:b/>
              </w:rPr>
              <w:t>Role / Function</w:t>
            </w: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05DAF" w:rsidRPr="00044929" w:rsidRDefault="00905DAF" w:rsidP="00C32CFF">
            <w:pPr>
              <w:pStyle w:val="NoSpacing"/>
              <w:rPr>
                <w:b/>
              </w:rPr>
            </w:pPr>
            <w:r w:rsidRPr="00044929">
              <w:rPr>
                <w:b/>
              </w:rPr>
              <w:t xml:space="preserve">Date </w:t>
            </w:r>
            <w:r w:rsidR="00BA4E68" w:rsidRPr="00BA4E68">
              <w:rPr>
                <w:sz w:val="16"/>
                <w:szCs w:val="16"/>
              </w:rPr>
              <w:t>(YYYY-MON-DD)</w:t>
            </w:r>
          </w:p>
        </w:tc>
        <w:tc>
          <w:tcPr>
            <w:tcW w:w="2581" w:type="dxa"/>
            <w:tcBorders>
              <w:top w:val="single" w:sz="8" w:space="0" w:color="A3A3A3"/>
              <w:left w:val="single" w:sz="8" w:space="0" w:color="A3A3A3"/>
              <w:bottom w:val="single" w:sz="8" w:space="0" w:color="A3A3A3"/>
              <w:right w:val="single" w:sz="8" w:space="0" w:color="A3A3A3"/>
            </w:tcBorders>
          </w:tcPr>
          <w:p w:rsidR="00905DAF" w:rsidRPr="00044929" w:rsidRDefault="00C32CFF" w:rsidP="00FD5BDD">
            <w:pPr>
              <w:pStyle w:val="NoSpacing"/>
              <w:rPr>
                <w:b/>
              </w:rPr>
            </w:pPr>
            <w:r w:rsidRPr="00044929">
              <w:rPr>
                <w:b/>
              </w:rPr>
              <w:t>Signature</w:t>
            </w:r>
          </w:p>
        </w:tc>
      </w:tr>
      <w:tr w:rsidR="00221C2F" w:rsidRPr="00044929" w:rsidTr="00155E5F">
        <w:trPr>
          <w:trHeight w:val="363"/>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221C2F" w:rsidRPr="00044929" w:rsidRDefault="00ED2712" w:rsidP="008A40E0">
            <w:pPr>
              <w:pStyle w:val="NoSpacing"/>
            </w:pPr>
            <w:ins w:id="1699" w:author="Philips" w:date="2017-05-23T17:46:00Z">
              <w:r>
                <w:rPr>
                  <w:color w:val="000000" w:themeColor="text1"/>
                </w:rPr>
                <w:t xml:space="preserve">Raymond </w:t>
              </w:r>
            </w:ins>
            <w:ins w:id="1700" w:author="Philips" w:date="2017-05-23T17:47:00Z">
              <w:r w:rsidR="0036008B">
                <w:rPr>
                  <w:color w:val="000000" w:themeColor="text1"/>
                </w:rPr>
                <w:t>Kloprogge</w:t>
              </w:r>
            </w:ins>
            <w:del w:id="1701" w:author="Philips" w:date="2017-02-24T22:29:00Z">
              <w:r w:rsidR="00221C2F" w:rsidRPr="00044929" w:rsidDel="008A0D87">
                <w:rPr>
                  <w:color w:val="C0504D" w:themeColor="accent2"/>
                </w:rPr>
                <w:delText>&lt;John Doe&gt;</w:delText>
              </w:r>
            </w:del>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221C2F" w:rsidRPr="00044929" w:rsidRDefault="00221C2F" w:rsidP="00FD5BDD">
            <w:pPr>
              <w:pStyle w:val="NoSpacing"/>
              <w:rPr>
                <w:color w:val="C0504D" w:themeColor="accent2"/>
              </w:rPr>
            </w:pPr>
            <w:ins w:id="1702" w:author="Philips" w:date="2017-02-24T22:29:00Z">
              <w:r>
                <w:rPr>
                  <w:color w:val="000000" w:themeColor="text1"/>
                </w:rPr>
                <w:t>Chapter Architect</w:t>
              </w:r>
            </w:ins>
            <w:del w:id="1703" w:author="Philips" w:date="2017-02-24T22:29:00Z">
              <w:r w:rsidRPr="00044929" w:rsidDel="008A0D87">
                <w:rPr>
                  <w:color w:val="C0504D" w:themeColor="accent2"/>
                </w:rPr>
                <w:delText>&lt;Product architect&gt;</w:delText>
              </w:r>
            </w:del>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rsidR="00221C2F" w:rsidRPr="00044929" w:rsidRDefault="00013AB1" w:rsidP="00FD5BDD">
            <w:pPr>
              <w:pStyle w:val="NoSpacing"/>
              <w:rPr>
                <w:color w:val="C0504D" w:themeColor="accent2"/>
              </w:rPr>
            </w:pPr>
            <w:ins w:id="1704" w:author="Philips" w:date="2017-02-24T22:29:00Z">
              <w:r>
                <w:rPr>
                  <w:color w:val="000000" w:themeColor="text1"/>
                </w:rPr>
                <w:t>2017-0</w:t>
              </w:r>
            </w:ins>
            <w:ins w:id="1705" w:author="Philips" w:date="2017-05-23T17:47:00Z">
              <w:r>
                <w:rPr>
                  <w:color w:val="000000" w:themeColor="text1"/>
                </w:rPr>
                <w:t>5</w:t>
              </w:r>
            </w:ins>
            <w:ins w:id="1706" w:author="Philips" w:date="2017-02-24T22:29:00Z">
              <w:r w:rsidR="00221C2F">
                <w:rPr>
                  <w:color w:val="000000" w:themeColor="text1"/>
                </w:rPr>
                <w:t>-2</w:t>
              </w:r>
            </w:ins>
            <w:ins w:id="1707" w:author="Philips" w:date="2017-05-23T17:48:00Z">
              <w:r>
                <w:rPr>
                  <w:color w:val="000000" w:themeColor="text1"/>
                </w:rPr>
                <w:t>3</w:t>
              </w:r>
            </w:ins>
          </w:p>
        </w:tc>
        <w:tc>
          <w:tcPr>
            <w:tcW w:w="2581" w:type="dxa"/>
            <w:tcBorders>
              <w:top w:val="single" w:sz="8" w:space="0" w:color="A3A3A3"/>
              <w:left w:val="single" w:sz="8" w:space="0" w:color="A3A3A3"/>
              <w:bottom w:val="single" w:sz="8" w:space="0" w:color="A3A3A3"/>
              <w:right w:val="single" w:sz="8" w:space="0" w:color="A3A3A3"/>
            </w:tcBorders>
            <w:vAlign w:val="center"/>
          </w:tcPr>
          <w:p w:rsidR="00221C2F" w:rsidRPr="00044929" w:rsidRDefault="00221C2F" w:rsidP="00C32CFF">
            <w:pPr>
              <w:pStyle w:val="NoSpacing"/>
              <w:rPr>
                <w:color w:val="C0504D" w:themeColor="accent2"/>
              </w:rPr>
            </w:pPr>
          </w:p>
        </w:tc>
      </w:tr>
      <w:tr w:rsidR="003538A3" w:rsidRPr="00044929" w:rsidTr="00155E5F">
        <w:trPr>
          <w:trHeight w:val="183"/>
          <w:tblHeader/>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3538A3" w:rsidRPr="00044929" w:rsidRDefault="003538A3" w:rsidP="008A40E0">
            <w:pPr>
              <w:pStyle w:val="NoSpacing"/>
              <w:rPr>
                <w:i/>
              </w:rPr>
            </w:pP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3538A3" w:rsidRPr="00044929" w:rsidRDefault="003538A3" w:rsidP="00FD5BDD">
            <w:pPr>
              <w:pStyle w:val="NoSpacing"/>
              <w:rPr>
                <w:i/>
              </w:rPr>
            </w:pP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3538A3" w:rsidRPr="00044929" w:rsidRDefault="003538A3" w:rsidP="00FD5BDD">
            <w:pPr>
              <w:pStyle w:val="NoSpacing"/>
              <w:rPr>
                <w:i/>
              </w:rPr>
            </w:pPr>
          </w:p>
        </w:tc>
        <w:tc>
          <w:tcPr>
            <w:tcW w:w="2581" w:type="dxa"/>
            <w:tcBorders>
              <w:top w:val="single" w:sz="8" w:space="0" w:color="A3A3A3"/>
              <w:left w:val="single" w:sz="8" w:space="0" w:color="A3A3A3"/>
              <w:bottom w:val="single" w:sz="8" w:space="0" w:color="A3A3A3"/>
              <w:right w:val="single" w:sz="8" w:space="0" w:color="A3A3A3"/>
            </w:tcBorders>
            <w:vAlign w:val="center"/>
          </w:tcPr>
          <w:p w:rsidR="003538A3" w:rsidRPr="00044929" w:rsidRDefault="003538A3" w:rsidP="00FD5BDD">
            <w:pPr>
              <w:pStyle w:val="NoSpacing"/>
              <w:rPr>
                <w:i/>
              </w:rPr>
            </w:pPr>
          </w:p>
        </w:tc>
      </w:tr>
    </w:tbl>
    <w:p w:rsidR="006B334B" w:rsidRPr="00044929" w:rsidRDefault="006B334B" w:rsidP="00336498"/>
    <w:p w:rsidR="00147DD8" w:rsidRPr="00044929" w:rsidDel="00E733D0" w:rsidRDefault="005D40BC" w:rsidP="00336498">
      <w:pPr>
        <w:pStyle w:val="Heading1"/>
        <w:rPr>
          <w:del w:id="1708" w:author="Philips" w:date="2017-05-23T13:52:00Z"/>
          <w:lang w:val="en-US"/>
        </w:rPr>
      </w:pPr>
      <w:del w:id="1709" w:author="Philips" w:date="2017-05-23T13:52:00Z">
        <w:r w:rsidRPr="00044929" w:rsidDel="00E733D0">
          <w:rPr>
            <w:lang w:val="en-US"/>
          </w:rPr>
          <w:delText>&lt;</w:delText>
        </w:r>
        <w:r w:rsidR="00147DD8" w:rsidRPr="00044929" w:rsidDel="00E733D0">
          <w:rPr>
            <w:lang w:val="en-US"/>
          </w:rPr>
          <w:delText>Appendices</w:delText>
        </w:r>
        <w:r w:rsidRPr="00044929" w:rsidDel="00E733D0">
          <w:rPr>
            <w:lang w:val="en-US"/>
          </w:rPr>
          <w:delText>&gt;</w:delText>
        </w:r>
      </w:del>
    </w:p>
    <w:p w:rsidR="00C32CFF" w:rsidRPr="00336C26" w:rsidDel="00E733D0" w:rsidRDefault="00C32CFF" w:rsidP="00C32CFF">
      <w:pPr>
        <w:pStyle w:val="Heading1"/>
        <w:numPr>
          <w:ilvl w:val="0"/>
          <w:numId w:val="0"/>
        </w:numPr>
        <w:rPr>
          <w:del w:id="1710" w:author="Philips" w:date="2017-05-23T13:52:00Z"/>
        </w:rPr>
      </w:pPr>
      <w:bookmarkStart w:id="1711" w:name="_Toc467151700"/>
      <w:bookmarkStart w:id="1712" w:name="_Toc467242857"/>
      <w:del w:id="1713" w:author="Philips" w:date="2017-05-23T13:52:00Z">
        <w:r w:rsidRPr="00336C26" w:rsidDel="00E733D0">
          <w:delText>Template</w:delText>
        </w:r>
        <w:r w:rsidDel="00E733D0">
          <w:delText xml:space="preserve"> </w:delText>
        </w:r>
        <w:r w:rsidRPr="00336C26" w:rsidDel="00E733D0">
          <w:delText>Revision History</w:delText>
        </w:r>
        <w:bookmarkEnd w:id="1711"/>
        <w:bookmarkEnd w:id="1712"/>
      </w:del>
    </w:p>
    <w:p w:rsidR="00C32CFF" w:rsidRPr="00C32CFF" w:rsidDel="00221C2F" w:rsidRDefault="00C32CFF" w:rsidP="00C32CFF">
      <w:pPr>
        <w:rPr>
          <w:del w:id="1714" w:author="Philips" w:date="2017-02-24T22:28:00Z"/>
          <w:color w:val="C0504D" w:themeColor="accent2"/>
          <w:lang w:val="en-GB"/>
        </w:rPr>
      </w:pPr>
      <w:del w:id="1715" w:author="Philips" w:date="2017-02-24T22:28:00Z">
        <w:r w:rsidRPr="00C32CFF" w:rsidDel="00221C2F">
          <w:rPr>
            <w:color w:val="C0504D" w:themeColor="accent2"/>
            <w:lang w:val="en-GB"/>
          </w:rPr>
          <w:delText>&lt;Remove this chapter when creating a document&gt;</w:delText>
        </w:r>
      </w:del>
    </w:p>
    <w:p w:rsidR="00C32CFF" w:rsidRPr="00336C26" w:rsidDel="00E733D0" w:rsidRDefault="00C32CFF" w:rsidP="00C32CFF">
      <w:pPr>
        <w:rPr>
          <w:del w:id="1716" w:author="Philips" w:date="2017-05-23T13:52:00Z"/>
          <w:i/>
          <w:color w:val="4F81BD" w:themeColor="accent1"/>
          <w:lang w:val="en-GB"/>
        </w:rPr>
      </w:pPr>
    </w:p>
    <w:tbl>
      <w:tblPr>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717" w:author="Philips" w:date="2017-02-24T22:23:00Z">
          <w:tblPr>
            <w:tblW w:w="9923"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993"/>
        <w:gridCol w:w="1559"/>
        <w:gridCol w:w="2090"/>
        <w:gridCol w:w="2446"/>
        <w:gridCol w:w="2835"/>
        <w:tblGridChange w:id="1718">
          <w:tblGrid>
            <w:gridCol w:w="993"/>
            <w:gridCol w:w="1559"/>
            <w:gridCol w:w="1843"/>
            <w:gridCol w:w="2693"/>
            <w:gridCol w:w="2835"/>
          </w:tblGrid>
        </w:tblGridChange>
      </w:tblGrid>
      <w:tr w:rsidR="00C32CFF" w:rsidRPr="00336C26" w:rsidDel="00E733D0" w:rsidTr="004F6B91">
        <w:trPr>
          <w:tblHeader/>
          <w:del w:id="1719" w:author="Philips" w:date="2017-05-23T13:52:00Z"/>
          <w:trPrChange w:id="1720" w:author="Philips" w:date="2017-02-24T22:23:00Z">
            <w:trPr>
              <w:tblHeader/>
            </w:trPr>
          </w:trPrChange>
        </w:trPr>
        <w:tc>
          <w:tcPr>
            <w:tcW w:w="993" w:type="dxa"/>
            <w:tcMar>
              <w:top w:w="80" w:type="dxa"/>
              <w:left w:w="80" w:type="dxa"/>
              <w:bottom w:w="80" w:type="dxa"/>
              <w:right w:w="80" w:type="dxa"/>
            </w:tcMar>
            <w:hideMark/>
            <w:tcPrChange w:id="1721" w:author="Philips" w:date="2017-02-24T22:23:00Z">
              <w:tcPr>
                <w:tcW w:w="993" w:type="dxa"/>
                <w:tcMar>
                  <w:top w:w="80" w:type="dxa"/>
                  <w:left w:w="80" w:type="dxa"/>
                  <w:bottom w:w="80" w:type="dxa"/>
                  <w:right w:w="80" w:type="dxa"/>
                </w:tcMar>
                <w:hideMark/>
              </w:tcPr>
            </w:tcPrChange>
          </w:tcPr>
          <w:p w:rsidR="00C32CFF" w:rsidRPr="00F31B72" w:rsidDel="00E733D0" w:rsidRDefault="00C32CFF" w:rsidP="00F600DF">
            <w:pPr>
              <w:pStyle w:val="NoSpacing"/>
              <w:rPr>
                <w:del w:id="1722" w:author="Philips" w:date="2017-05-23T13:52:00Z"/>
                <w:b/>
                <w:color w:val="000000" w:themeColor="text1"/>
                <w:lang w:val="en-GB"/>
              </w:rPr>
            </w:pPr>
            <w:del w:id="1723" w:author="Philips" w:date="2017-05-23T13:52:00Z">
              <w:r w:rsidRPr="00F31B72" w:rsidDel="00E733D0">
                <w:rPr>
                  <w:b/>
                  <w:color w:val="000000" w:themeColor="text1"/>
                  <w:lang w:val="en-GB"/>
                </w:rPr>
                <w:delText>Version</w:delText>
              </w:r>
            </w:del>
          </w:p>
        </w:tc>
        <w:tc>
          <w:tcPr>
            <w:tcW w:w="1559" w:type="dxa"/>
            <w:tcMar>
              <w:top w:w="80" w:type="dxa"/>
              <w:left w:w="80" w:type="dxa"/>
              <w:bottom w:w="80" w:type="dxa"/>
              <w:right w:w="80" w:type="dxa"/>
            </w:tcMar>
            <w:hideMark/>
            <w:tcPrChange w:id="1724" w:author="Philips" w:date="2017-02-24T22:23:00Z">
              <w:tcPr>
                <w:tcW w:w="1559" w:type="dxa"/>
                <w:tcMar>
                  <w:top w:w="80" w:type="dxa"/>
                  <w:left w:w="80" w:type="dxa"/>
                  <w:bottom w:w="80" w:type="dxa"/>
                  <w:right w:w="80" w:type="dxa"/>
                </w:tcMar>
                <w:hideMark/>
              </w:tcPr>
            </w:tcPrChange>
          </w:tcPr>
          <w:p w:rsidR="00C32CFF" w:rsidRPr="00F31B72" w:rsidDel="00E733D0" w:rsidRDefault="00C32CFF" w:rsidP="00F600DF">
            <w:pPr>
              <w:pStyle w:val="NoSpacing"/>
              <w:rPr>
                <w:del w:id="1725" w:author="Philips" w:date="2017-05-23T13:52:00Z"/>
                <w:b/>
                <w:color w:val="000000" w:themeColor="text1"/>
                <w:lang w:val="en-GB"/>
              </w:rPr>
            </w:pPr>
            <w:del w:id="1726" w:author="Philips" w:date="2017-05-23T13:52:00Z">
              <w:r w:rsidRPr="00F31B72" w:rsidDel="00E733D0">
                <w:rPr>
                  <w:b/>
                  <w:color w:val="000000" w:themeColor="text1"/>
                  <w:lang w:val="en-GB"/>
                </w:rPr>
                <w:delText>Date</w:delText>
              </w:r>
            </w:del>
          </w:p>
        </w:tc>
        <w:tc>
          <w:tcPr>
            <w:tcW w:w="2090" w:type="dxa"/>
            <w:tcMar>
              <w:top w:w="80" w:type="dxa"/>
              <w:left w:w="80" w:type="dxa"/>
              <w:bottom w:w="80" w:type="dxa"/>
              <w:right w:w="80" w:type="dxa"/>
            </w:tcMar>
            <w:hideMark/>
            <w:tcPrChange w:id="1727" w:author="Philips" w:date="2017-02-24T22:23:00Z">
              <w:tcPr>
                <w:tcW w:w="1843" w:type="dxa"/>
                <w:tcMar>
                  <w:top w:w="80" w:type="dxa"/>
                  <w:left w:w="80" w:type="dxa"/>
                  <w:bottom w:w="80" w:type="dxa"/>
                  <w:right w:w="80" w:type="dxa"/>
                </w:tcMar>
                <w:hideMark/>
              </w:tcPr>
            </w:tcPrChange>
          </w:tcPr>
          <w:p w:rsidR="00C32CFF" w:rsidRPr="00F31B72" w:rsidDel="00E733D0" w:rsidRDefault="00C32CFF" w:rsidP="00F600DF">
            <w:pPr>
              <w:pStyle w:val="NoSpacing"/>
              <w:rPr>
                <w:del w:id="1728" w:author="Philips" w:date="2017-05-23T13:52:00Z"/>
                <w:b/>
                <w:color w:val="000000" w:themeColor="text1"/>
                <w:lang w:val="en-GB"/>
              </w:rPr>
            </w:pPr>
            <w:del w:id="1729" w:author="Philips" w:date="2017-05-23T13:52:00Z">
              <w:r w:rsidRPr="00F31B72" w:rsidDel="00E733D0">
                <w:rPr>
                  <w:b/>
                  <w:color w:val="000000" w:themeColor="text1"/>
                  <w:lang w:val="en-GB"/>
                </w:rPr>
                <w:delText>Author</w:delText>
              </w:r>
            </w:del>
          </w:p>
        </w:tc>
        <w:tc>
          <w:tcPr>
            <w:tcW w:w="2446" w:type="dxa"/>
            <w:tcMar>
              <w:top w:w="80" w:type="dxa"/>
              <w:left w:w="80" w:type="dxa"/>
              <w:bottom w:w="80" w:type="dxa"/>
              <w:right w:w="80" w:type="dxa"/>
            </w:tcMar>
            <w:hideMark/>
            <w:tcPrChange w:id="1730" w:author="Philips" w:date="2017-02-24T22:23:00Z">
              <w:tcPr>
                <w:tcW w:w="2693" w:type="dxa"/>
                <w:tcMar>
                  <w:top w:w="80" w:type="dxa"/>
                  <w:left w:w="80" w:type="dxa"/>
                  <w:bottom w:w="80" w:type="dxa"/>
                  <w:right w:w="80" w:type="dxa"/>
                </w:tcMar>
                <w:hideMark/>
              </w:tcPr>
            </w:tcPrChange>
          </w:tcPr>
          <w:p w:rsidR="00C32CFF" w:rsidRPr="00F31B72" w:rsidDel="00E733D0" w:rsidRDefault="00C32CFF" w:rsidP="00F600DF">
            <w:pPr>
              <w:pStyle w:val="NoSpacing"/>
              <w:rPr>
                <w:del w:id="1731" w:author="Philips" w:date="2017-05-23T13:52:00Z"/>
                <w:b/>
                <w:color w:val="000000" w:themeColor="text1"/>
                <w:lang w:val="en-GB"/>
              </w:rPr>
            </w:pPr>
            <w:del w:id="1732" w:author="Philips" w:date="2017-05-23T13:52:00Z">
              <w:r w:rsidRPr="00F31B72" w:rsidDel="00E733D0">
                <w:rPr>
                  <w:b/>
                  <w:color w:val="000000" w:themeColor="text1"/>
                  <w:lang w:val="en-GB"/>
                </w:rPr>
                <w:delText>Description of Change</w:delText>
              </w:r>
            </w:del>
          </w:p>
        </w:tc>
        <w:tc>
          <w:tcPr>
            <w:tcW w:w="2835" w:type="dxa"/>
            <w:tcMar>
              <w:top w:w="80" w:type="dxa"/>
              <w:left w:w="80" w:type="dxa"/>
              <w:bottom w:w="80" w:type="dxa"/>
              <w:right w:w="80" w:type="dxa"/>
            </w:tcMar>
            <w:hideMark/>
            <w:tcPrChange w:id="1733" w:author="Philips" w:date="2017-02-24T22:23:00Z">
              <w:tcPr>
                <w:tcW w:w="2835" w:type="dxa"/>
                <w:tcMar>
                  <w:top w:w="80" w:type="dxa"/>
                  <w:left w:w="80" w:type="dxa"/>
                  <w:bottom w:w="80" w:type="dxa"/>
                  <w:right w:w="80" w:type="dxa"/>
                </w:tcMar>
                <w:hideMark/>
              </w:tcPr>
            </w:tcPrChange>
          </w:tcPr>
          <w:p w:rsidR="00C32CFF" w:rsidRPr="00F31B72" w:rsidDel="00E733D0" w:rsidRDefault="00C32CFF" w:rsidP="00F600DF">
            <w:pPr>
              <w:pStyle w:val="NoSpacing"/>
              <w:rPr>
                <w:del w:id="1734" w:author="Philips" w:date="2017-05-23T13:52:00Z"/>
                <w:b/>
                <w:color w:val="000000" w:themeColor="text1"/>
                <w:lang w:val="en-GB"/>
              </w:rPr>
            </w:pPr>
            <w:del w:id="1735" w:author="Philips" w:date="2017-05-23T13:52:00Z">
              <w:r w:rsidRPr="00F31B72" w:rsidDel="00E733D0">
                <w:rPr>
                  <w:b/>
                  <w:color w:val="000000" w:themeColor="text1"/>
                  <w:lang w:val="en-GB"/>
                </w:rPr>
                <w:delText>Reason for Change</w:delText>
              </w:r>
            </w:del>
          </w:p>
        </w:tc>
      </w:tr>
      <w:tr w:rsidR="004F6B91" w:rsidRPr="00336C26" w:rsidDel="00E733D0" w:rsidTr="004F6B91">
        <w:trPr>
          <w:del w:id="1736" w:author="Philips" w:date="2017-05-23T13:52:00Z"/>
        </w:trPr>
        <w:tc>
          <w:tcPr>
            <w:tcW w:w="993" w:type="dxa"/>
            <w:tcMar>
              <w:top w:w="80" w:type="dxa"/>
              <w:left w:w="80" w:type="dxa"/>
              <w:bottom w:w="80" w:type="dxa"/>
              <w:right w:w="80" w:type="dxa"/>
            </w:tcMar>
            <w:vAlign w:val="center"/>
            <w:tcPrChange w:id="1737" w:author="Philips" w:date="2017-02-24T22:23:00Z">
              <w:tcPr>
                <w:tcW w:w="993" w:type="dxa"/>
                <w:tcMar>
                  <w:top w:w="80" w:type="dxa"/>
                  <w:left w:w="80" w:type="dxa"/>
                  <w:bottom w:w="80" w:type="dxa"/>
                  <w:right w:w="80" w:type="dxa"/>
                </w:tcMar>
              </w:tcPr>
            </w:tcPrChange>
          </w:tcPr>
          <w:p w:rsidR="004F6B91" w:rsidRPr="00F31B72" w:rsidDel="00E733D0" w:rsidRDefault="004F6B91" w:rsidP="00F600DF">
            <w:pPr>
              <w:pStyle w:val="NoSpacing"/>
              <w:rPr>
                <w:del w:id="1738" w:author="Philips" w:date="2017-05-23T13:52:00Z"/>
                <w:color w:val="000000" w:themeColor="text1"/>
                <w:lang w:val="en-GB"/>
              </w:rPr>
            </w:pPr>
            <w:del w:id="1739" w:author="Philips" w:date="2017-02-24T22:22:00Z">
              <w:r w:rsidRPr="00F31B72" w:rsidDel="00BA239E">
                <w:rPr>
                  <w:color w:val="000000" w:themeColor="text1"/>
                  <w:lang w:val="en-GB"/>
                </w:rPr>
                <w:delText>1.0</w:delText>
              </w:r>
            </w:del>
          </w:p>
        </w:tc>
        <w:tc>
          <w:tcPr>
            <w:tcW w:w="1559" w:type="dxa"/>
            <w:tcMar>
              <w:top w:w="80" w:type="dxa"/>
              <w:left w:w="80" w:type="dxa"/>
              <w:bottom w:w="80" w:type="dxa"/>
              <w:right w:w="80" w:type="dxa"/>
            </w:tcMar>
            <w:vAlign w:val="center"/>
            <w:tcPrChange w:id="1740" w:author="Philips" w:date="2017-02-24T22:23:00Z">
              <w:tcPr>
                <w:tcW w:w="1559" w:type="dxa"/>
                <w:tcMar>
                  <w:top w:w="80" w:type="dxa"/>
                  <w:left w:w="80" w:type="dxa"/>
                  <w:bottom w:w="80" w:type="dxa"/>
                  <w:right w:w="80" w:type="dxa"/>
                </w:tcMar>
              </w:tcPr>
            </w:tcPrChange>
          </w:tcPr>
          <w:p w:rsidR="004F6B91" w:rsidRPr="00F31B72" w:rsidDel="00E733D0" w:rsidRDefault="004F6B91" w:rsidP="00F600DF">
            <w:pPr>
              <w:pStyle w:val="NoSpacing"/>
              <w:rPr>
                <w:del w:id="1741" w:author="Philips" w:date="2017-05-23T13:52:00Z"/>
                <w:color w:val="000000" w:themeColor="text1"/>
                <w:lang w:val="en-GB"/>
              </w:rPr>
            </w:pPr>
            <w:del w:id="1742" w:author="Philips" w:date="2017-02-24T22:22:00Z">
              <w:r w:rsidDel="00BA239E">
                <w:rPr>
                  <w:color w:val="000000" w:themeColor="text1"/>
                  <w:lang w:val="en-GB"/>
                </w:rPr>
                <w:delText>201</w:delText>
              </w:r>
            </w:del>
            <w:del w:id="1743" w:author="Philips" w:date="2017-02-24T22:21:00Z">
              <w:r w:rsidDel="004F6B91">
                <w:rPr>
                  <w:color w:val="000000" w:themeColor="text1"/>
                  <w:lang w:val="en-GB"/>
                </w:rPr>
                <w:delText>6</w:delText>
              </w:r>
            </w:del>
            <w:del w:id="1744" w:author="Philips" w:date="2017-02-24T22:22:00Z">
              <w:r w:rsidDel="00BA239E">
                <w:rPr>
                  <w:color w:val="000000" w:themeColor="text1"/>
                  <w:lang w:val="en-GB"/>
                </w:rPr>
                <w:delText>-</w:delText>
              </w:r>
            </w:del>
            <w:del w:id="1745" w:author="Philips" w:date="2017-02-24T22:21:00Z">
              <w:r w:rsidDel="004F6B91">
                <w:rPr>
                  <w:color w:val="000000" w:themeColor="text1"/>
                  <w:lang w:val="en-GB"/>
                </w:rPr>
                <w:delText>Dec</w:delText>
              </w:r>
            </w:del>
            <w:del w:id="1746" w:author="Philips" w:date="2017-02-24T22:22:00Z">
              <w:r w:rsidDel="00BA239E">
                <w:rPr>
                  <w:color w:val="000000" w:themeColor="text1"/>
                  <w:lang w:val="en-GB"/>
                </w:rPr>
                <w:delText>-</w:delText>
              </w:r>
            </w:del>
            <w:del w:id="1747" w:author="Philips" w:date="2017-02-24T22:21:00Z">
              <w:r w:rsidDel="004F6B91">
                <w:rPr>
                  <w:color w:val="000000" w:themeColor="text1"/>
                  <w:lang w:val="en-GB"/>
                </w:rPr>
                <w:delText>02</w:delText>
              </w:r>
            </w:del>
          </w:p>
        </w:tc>
        <w:tc>
          <w:tcPr>
            <w:tcW w:w="2090" w:type="dxa"/>
            <w:tcMar>
              <w:top w:w="80" w:type="dxa"/>
              <w:left w:w="80" w:type="dxa"/>
              <w:bottom w:w="80" w:type="dxa"/>
              <w:right w:w="80" w:type="dxa"/>
            </w:tcMar>
            <w:tcPrChange w:id="1748" w:author="Philips" w:date="2017-02-24T22:23:00Z">
              <w:tcPr>
                <w:tcW w:w="1843" w:type="dxa"/>
                <w:tcMar>
                  <w:top w:w="80" w:type="dxa"/>
                  <w:left w:w="80" w:type="dxa"/>
                  <w:bottom w:w="80" w:type="dxa"/>
                  <w:right w:w="80" w:type="dxa"/>
                </w:tcMar>
              </w:tcPr>
            </w:tcPrChange>
          </w:tcPr>
          <w:p w:rsidR="004F6B91" w:rsidRPr="00F31B72" w:rsidDel="00E733D0" w:rsidRDefault="004F6B91" w:rsidP="00F600DF">
            <w:pPr>
              <w:pStyle w:val="NoSpacing"/>
              <w:rPr>
                <w:del w:id="1749" w:author="Philips" w:date="2017-05-23T13:52:00Z"/>
                <w:color w:val="000000" w:themeColor="text1"/>
                <w:lang w:val="en-GB"/>
              </w:rPr>
            </w:pPr>
            <w:del w:id="1750" w:author="Philips" w:date="2017-02-24T22:22:00Z">
              <w:r w:rsidRPr="00F31B72" w:rsidDel="004F6B91">
                <w:rPr>
                  <w:color w:val="000000" w:themeColor="text1"/>
                  <w:lang w:val="en-GB"/>
                </w:rPr>
                <w:delText>Daniela Dupre</w:delText>
              </w:r>
            </w:del>
          </w:p>
        </w:tc>
        <w:tc>
          <w:tcPr>
            <w:tcW w:w="2446" w:type="dxa"/>
            <w:tcMar>
              <w:top w:w="80" w:type="dxa"/>
              <w:left w:w="80" w:type="dxa"/>
              <w:bottom w:w="80" w:type="dxa"/>
              <w:right w:w="80" w:type="dxa"/>
            </w:tcMar>
            <w:vAlign w:val="center"/>
            <w:tcPrChange w:id="1751" w:author="Philips" w:date="2017-02-24T22:23:00Z">
              <w:tcPr>
                <w:tcW w:w="2693" w:type="dxa"/>
                <w:tcMar>
                  <w:top w:w="80" w:type="dxa"/>
                  <w:left w:w="80" w:type="dxa"/>
                  <w:bottom w:w="80" w:type="dxa"/>
                  <w:right w:w="80" w:type="dxa"/>
                </w:tcMar>
              </w:tcPr>
            </w:tcPrChange>
          </w:tcPr>
          <w:p w:rsidR="004F6B91" w:rsidRPr="00F31B72" w:rsidDel="00E733D0" w:rsidRDefault="004F6B91" w:rsidP="00F600DF">
            <w:pPr>
              <w:pStyle w:val="NoSpacing"/>
              <w:rPr>
                <w:del w:id="1752" w:author="Philips" w:date="2017-05-23T13:52:00Z"/>
                <w:color w:val="000000" w:themeColor="text1"/>
                <w:lang w:val="en-GB"/>
              </w:rPr>
            </w:pPr>
            <w:del w:id="1753" w:author="Philips" w:date="2017-02-24T22:22:00Z">
              <w:r w:rsidDel="00BA239E">
                <w:rPr>
                  <w:color w:val="000000" w:themeColor="text1"/>
                  <w:lang w:val="en-GB"/>
                </w:rPr>
                <w:delText>Created from PEPF-QMS-B10-0048</w:delText>
              </w:r>
            </w:del>
          </w:p>
        </w:tc>
        <w:tc>
          <w:tcPr>
            <w:tcW w:w="2835" w:type="dxa"/>
            <w:tcMar>
              <w:top w:w="80" w:type="dxa"/>
              <w:left w:w="80" w:type="dxa"/>
              <w:bottom w:w="80" w:type="dxa"/>
              <w:right w:w="80" w:type="dxa"/>
            </w:tcMar>
            <w:vAlign w:val="center"/>
            <w:tcPrChange w:id="1754" w:author="Philips" w:date="2017-02-24T22:23:00Z">
              <w:tcPr>
                <w:tcW w:w="2835" w:type="dxa"/>
                <w:tcMar>
                  <w:top w:w="80" w:type="dxa"/>
                  <w:left w:w="80" w:type="dxa"/>
                  <w:bottom w:w="80" w:type="dxa"/>
                  <w:right w:w="80" w:type="dxa"/>
                </w:tcMar>
              </w:tcPr>
            </w:tcPrChange>
          </w:tcPr>
          <w:p w:rsidR="004F6B91" w:rsidRPr="00F31B72" w:rsidDel="00E733D0" w:rsidRDefault="004F6B91" w:rsidP="00F600DF">
            <w:pPr>
              <w:pStyle w:val="NoSpacing"/>
              <w:rPr>
                <w:del w:id="1755" w:author="Philips" w:date="2017-05-23T13:52:00Z"/>
                <w:color w:val="000000" w:themeColor="text1"/>
                <w:lang w:val="en-GB"/>
              </w:rPr>
            </w:pPr>
            <w:del w:id="1756" w:author="Philips" w:date="2017-02-24T22:22:00Z">
              <w:r w:rsidRPr="00F31B72" w:rsidDel="00BA239E">
                <w:rPr>
                  <w:color w:val="000000" w:themeColor="text1"/>
                  <w:lang w:val="en-GB"/>
                </w:rPr>
                <w:delText>Initial version</w:delText>
              </w:r>
            </w:del>
          </w:p>
        </w:tc>
      </w:tr>
      <w:tr w:rsidR="004F6B91" w:rsidRPr="00336C26" w:rsidDel="00B16EA7" w:rsidTr="00C112E2">
        <w:trPr>
          <w:del w:id="1757" w:author="Philips" w:date="2017-02-24T22:38:00Z"/>
        </w:trPr>
        <w:tc>
          <w:tcPr>
            <w:tcW w:w="993" w:type="dxa"/>
            <w:tcMar>
              <w:top w:w="80" w:type="dxa"/>
              <w:left w:w="80" w:type="dxa"/>
              <w:bottom w:w="80" w:type="dxa"/>
              <w:right w:w="80" w:type="dxa"/>
            </w:tcMar>
            <w:vAlign w:val="center"/>
            <w:tcPrChange w:id="1758" w:author="Philips" w:date="2017-02-24T22:24:00Z">
              <w:tcPr>
                <w:tcW w:w="993" w:type="dxa"/>
                <w:tcMar>
                  <w:top w:w="80" w:type="dxa"/>
                  <w:left w:w="80" w:type="dxa"/>
                  <w:bottom w:w="80" w:type="dxa"/>
                  <w:right w:w="80" w:type="dxa"/>
                </w:tcMar>
              </w:tcPr>
            </w:tcPrChange>
          </w:tcPr>
          <w:p w:rsidR="004F6B91" w:rsidRPr="00F31B72" w:rsidDel="00B16EA7" w:rsidRDefault="004F6B91" w:rsidP="00F600DF">
            <w:pPr>
              <w:pStyle w:val="NoSpacing"/>
              <w:rPr>
                <w:del w:id="1759" w:author="Philips" w:date="2017-02-24T22:38:00Z"/>
                <w:color w:val="000000" w:themeColor="text1"/>
                <w:lang w:val="en-GB"/>
              </w:rPr>
            </w:pPr>
          </w:p>
        </w:tc>
        <w:tc>
          <w:tcPr>
            <w:tcW w:w="1559" w:type="dxa"/>
            <w:tcMar>
              <w:top w:w="80" w:type="dxa"/>
              <w:left w:w="80" w:type="dxa"/>
              <w:bottom w:w="80" w:type="dxa"/>
              <w:right w:w="80" w:type="dxa"/>
            </w:tcMar>
            <w:vAlign w:val="center"/>
            <w:tcPrChange w:id="1760" w:author="Philips" w:date="2017-02-24T22:24:00Z">
              <w:tcPr>
                <w:tcW w:w="1559" w:type="dxa"/>
                <w:tcMar>
                  <w:top w:w="80" w:type="dxa"/>
                  <w:left w:w="80" w:type="dxa"/>
                  <w:bottom w:w="80" w:type="dxa"/>
                  <w:right w:w="80" w:type="dxa"/>
                </w:tcMar>
              </w:tcPr>
            </w:tcPrChange>
          </w:tcPr>
          <w:p w:rsidR="004F6B91" w:rsidRPr="00F31B72" w:rsidDel="00B16EA7" w:rsidRDefault="004F6B91" w:rsidP="00F600DF">
            <w:pPr>
              <w:pStyle w:val="NoSpacing"/>
              <w:rPr>
                <w:del w:id="1761" w:author="Philips" w:date="2017-02-24T22:38:00Z"/>
                <w:color w:val="000000" w:themeColor="text1"/>
                <w:lang w:val="en-GB"/>
              </w:rPr>
            </w:pPr>
          </w:p>
        </w:tc>
        <w:tc>
          <w:tcPr>
            <w:tcW w:w="2090" w:type="dxa"/>
            <w:tcMar>
              <w:top w:w="80" w:type="dxa"/>
              <w:left w:w="80" w:type="dxa"/>
              <w:bottom w:w="80" w:type="dxa"/>
              <w:right w:w="80" w:type="dxa"/>
            </w:tcMar>
            <w:tcPrChange w:id="1762" w:author="Philips" w:date="2017-02-24T22:24:00Z">
              <w:tcPr>
                <w:tcW w:w="1843" w:type="dxa"/>
                <w:tcMar>
                  <w:top w:w="80" w:type="dxa"/>
                  <w:left w:w="80" w:type="dxa"/>
                  <w:bottom w:w="80" w:type="dxa"/>
                  <w:right w:w="80" w:type="dxa"/>
                </w:tcMar>
              </w:tcPr>
            </w:tcPrChange>
          </w:tcPr>
          <w:p w:rsidR="004F6B91" w:rsidRPr="00F31B72" w:rsidDel="00B16EA7" w:rsidRDefault="004F6B91" w:rsidP="00F600DF">
            <w:pPr>
              <w:pStyle w:val="NoSpacing"/>
              <w:rPr>
                <w:del w:id="1763" w:author="Philips" w:date="2017-02-24T22:38:00Z"/>
                <w:color w:val="000000" w:themeColor="text1"/>
                <w:lang w:val="en-GB"/>
              </w:rPr>
            </w:pPr>
          </w:p>
        </w:tc>
        <w:tc>
          <w:tcPr>
            <w:tcW w:w="2446" w:type="dxa"/>
            <w:tcMar>
              <w:top w:w="80" w:type="dxa"/>
              <w:left w:w="80" w:type="dxa"/>
              <w:bottom w:w="80" w:type="dxa"/>
              <w:right w:w="80" w:type="dxa"/>
            </w:tcMar>
            <w:vAlign w:val="center"/>
            <w:tcPrChange w:id="1764" w:author="Philips" w:date="2017-02-24T22:24:00Z">
              <w:tcPr>
                <w:tcW w:w="2693" w:type="dxa"/>
                <w:tcMar>
                  <w:top w:w="80" w:type="dxa"/>
                  <w:left w:w="80" w:type="dxa"/>
                  <w:bottom w:w="80" w:type="dxa"/>
                  <w:right w:w="80" w:type="dxa"/>
                </w:tcMar>
              </w:tcPr>
            </w:tcPrChange>
          </w:tcPr>
          <w:p w:rsidR="004F6B91" w:rsidRPr="00F31B72" w:rsidDel="00B16EA7" w:rsidRDefault="004F6B91" w:rsidP="00F600DF">
            <w:pPr>
              <w:pStyle w:val="NoSpacing"/>
              <w:rPr>
                <w:del w:id="1765" w:author="Philips" w:date="2017-02-24T22:38:00Z"/>
                <w:color w:val="000000" w:themeColor="text1"/>
                <w:lang w:val="en-GB"/>
              </w:rPr>
            </w:pPr>
          </w:p>
        </w:tc>
        <w:tc>
          <w:tcPr>
            <w:tcW w:w="2835" w:type="dxa"/>
            <w:tcMar>
              <w:top w:w="80" w:type="dxa"/>
              <w:left w:w="80" w:type="dxa"/>
              <w:bottom w:w="80" w:type="dxa"/>
              <w:right w:w="80" w:type="dxa"/>
            </w:tcMar>
            <w:tcPrChange w:id="1766" w:author="Philips" w:date="2017-02-24T22:24:00Z">
              <w:tcPr>
                <w:tcW w:w="2835" w:type="dxa"/>
                <w:tcMar>
                  <w:top w:w="80" w:type="dxa"/>
                  <w:left w:w="80" w:type="dxa"/>
                  <w:bottom w:w="80" w:type="dxa"/>
                  <w:right w:w="80" w:type="dxa"/>
                </w:tcMar>
              </w:tcPr>
            </w:tcPrChange>
          </w:tcPr>
          <w:p w:rsidR="004F6B91" w:rsidRPr="00F31B72" w:rsidDel="00B16EA7" w:rsidRDefault="004F6B91" w:rsidP="00F600DF">
            <w:pPr>
              <w:pStyle w:val="NoSpacing"/>
              <w:rPr>
                <w:del w:id="1767" w:author="Philips" w:date="2017-02-24T22:38:00Z"/>
                <w:color w:val="000000" w:themeColor="text1"/>
                <w:lang w:val="en-GB"/>
              </w:rPr>
            </w:pPr>
          </w:p>
        </w:tc>
      </w:tr>
    </w:tbl>
    <w:p w:rsidR="00C32CFF" w:rsidRPr="00336C26" w:rsidDel="00106C26" w:rsidRDefault="00C32CFF" w:rsidP="00C32CFF">
      <w:pPr>
        <w:rPr>
          <w:del w:id="1768" w:author="Philips" w:date="2017-05-23T13:54:00Z"/>
          <w:rFonts w:eastAsia="Times New Roman" w:cs="Arial"/>
          <w:lang w:val="en-GB"/>
        </w:rPr>
      </w:pPr>
    </w:p>
    <w:p w:rsidR="00C32CFF" w:rsidDel="00106C26" w:rsidRDefault="00C32CFF" w:rsidP="00C32CFF">
      <w:pPr>
        <w:pStyle w:val="Heading1"/>
        <w:numPr>
          <w:ilvl w:val="0"/>
          <w:numId w:val="0"/>
        </w:numPr>
        <w:ind w:left="432" w:hanging="432"/>
        <w:rPr>
          <w:del w:id="1769" w:author="Philips" w:date="2017-05-23T13:54:00Z"/>
          <w:b w:val="0"/>
          <w:color w:val="C0504D" w:themeColor="accent2"/>
          <w:kern w:val="0"/>
          <w:sz w:val="20"/>
          <w:lang w:val="en-US"/>
        </w:rPr>
      </w:pPr>
      <w:bookmarkStart w:id="1770" w:name="_Toc467151701"/>
      <w:bookmarkStart w:id="1771" w:name="_Toc467242858"/>
      <w:del w:id="1772" w:author="Philips" w:date="2017-05-23T13:54:00Z">
        <w:r w:rsidDel="00106C26">
          <w:rPr>
            <w:lang w:val="en-US"/>
          </w:rPr>
          <w:delText>Template Approval</w:delText>
        </w:r>
        <w:bookmarkEnd w:id="1770"/>
        <w:bookmarkEnd w:id="1771"/>
        <w:r w:rsidDel="00106C26">
          <w:rPr>
            <w:b w:val="0"/>
            <w:color w:val="C0504D" w:themeColor="accent2"/>
            <w:kern w:val="0"/>
            <w:sz w:val="20"/>
            <w:lang w:val="en-US"/>
          </w:rPr>
          <w:delText xml:space="preserve"> </w:delText>
        </w:r>
      </w:del>
    </w:p>
    <w:p w:rsidR="00C32CFF" w:rsidRPr="00F31B72" w:rsidDel="004F6B91" w:rsidRDefault="00C32CFF" w:rsidP="00C32CFF">
      <w:pPr>
        <w:rPr>
          <w:del w:id="1773" w:author="Philips" w:date="2017-02-24T22:20:00Z"/>
          <w:color w:val="C00000"/>
        </w:rPr>
      </w:pPr>
      <w:del w:id="1774" w:author="Philips" w:date="2017-02-24T22:20:00Z">
        <w:r w:rsidRPr="00F31B72" w:rsidDel="004F6B91">
          <w:rPr>
            <w:b/>
            <w:color w:val="C00000"/>
          </w:rPr>
          <w:delText>&lt;</w:delText>
        </w:r>
        <w:r w:rsidRPr="00F31B72" w:rsidDel="004F6B91">
          <w:rPr>
            <w:color w:val="C00000"/>
          </w:rPr>
          <w:delText xml:space="preserve">Remove this section while creating </w:delText>
        </w:r>
        <w:r w:rsidDel="004F6B91">
          <w:rPr>
            <w:color w:val="C00000"/>
          </w:rPr>
          <w:delText>a document</w:delText>
        </w:r>
        <w:r w:rsidRPr="00F31B72" w:rsidDel="004F6B91">
          <w:rPr>
            <w:b/>
            <w:color w:val="C00000"/>
          </w:rPr>
          <w:delText>&gt;</w:delText>
        </w:r>
      </w:del>
    </w:p>
    <w:p w:rsidR="00C32CFF" w:rsidRPr="00855B19" w:rsidDel="00106C26" w:rsidRDefault="00C32CFF" w:rsidP="00C32CFF">
      <w:pPr>
        <w:rPr>
          <w:del w:id="1775" w:author="Philips" w:date="2017-05-23T13:54:00Z"/>
        </w:rPr>
      </w:pPr>
    </w:p>
    <w:tbl>
      <w:tblPr>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2087"/>
        <w:gridCol w:w="2713"/>
        <w:gridCol w:w="2581"/>
        <w:tblGridChange w:id="1776">
          <w:tblGrid>
            <w:gridCol w:w="396"/>
            <w:gridCol w:w="2146"/>
            <w:gridCol w:w="396"/>
            <w:gridCol w:w="1691"/>
            <w:gridCol w:w="396"/>
            <w:gridCol w:w="2317"/>
            <w:gridCol w:w="396"/>
            <w:gridCol w:w="2185"/>
            <w:gridCol w:w="396"/>
          </w:tblGrid>
        </w:tblGridChange>
      </w:tblGrid>
      <w:tr w:rsidR="00C32CFF" w:rsidRPr="00B2615A" w:rsidDel="00106C26" w:rsidTr="00F600DF">
        <w:trPr>
          <w:tblHeader/>
          <w:del w:id="1777" w:author="Philips" w:date="2017-05-23T13:54:00Z"/>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C32CFF" w:rsidRPr="00B2615A" w:rsidDel="00106C26" w:rsidRDefault="00C32CFF" w:rsidP="00F600DF">
            <w:pPr>
              <w:pStyle w:val="NoSpacing"/>
              <w:rPr>
                <w:del w:id="1778" w:author="Philips" w:date="2017-05-23T13:54:00Z"/>
                <w:rFonts w:ascii="Calibri" w:hAnsi="Calibri" w:cs="Calibri"/>
                <w:b/>
                <w:szCs w:val="22"/>
              </w:rPr>
            </w:pPr>
            <w:del w:id="1779" w:author="Philips" w:date="2017-05-23T13:54:00Z">
              <w:r w:rsidRPr="00B2615A" w:rsidDel="00106C26">
                <w:rPr>
                  <w:b/>
                </w:rPr>
                <w:delText>Name</w:delText>
              </w:r>
            </w:del>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2CFF" w:rsidRPr="00B2615A" w:rsidDel="00106C26" w:rsidRDefault="00C32CFF" w:rsidP="00F600DF">
            <w:pPr>
              <w:pStyle w:val="NoSpacing"/>
              <w:rPr>
                <w:del w:id="1780" w:author="Philips" w:date="2017-05-23T13:54:00Z"/>
                <w:b/>
              </w:rPr>
            </w:pPr>
            <w:del w:id="1781" w:author="Philips" w:date="2017-05-23T13:54:00Z">
              <w:r w:rsidRPr="00B2615A" w:rsidDel="00106C26">
                <w:rPr>
                  <w:b/>
                </w:rPr>
                <w:delText>Role / Function</w:delText>
              </w:r>
            </w:del>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32CFF" w:rsidRPr="00B2615A" w:rsidDel="00106C26" w:rsidRDefault="00C32CFF" w:rsidP="00F600DF">
            <w:pPr>
              <w:pStyle w:val="NoSpacing"/>
              <w:rPr>
                <w:del w:id="1782" w:author="Philips" w:date="2017-05-23T13:54:00Z"/>
                <w:b/>
              </w:rPr>
            </w:pPr>
            <w:del w:id="1783" w:author="Philips" w:date="2017-05-23T13:54:00Z">
              <w:r w:rsidDel="00106C26">
                <w:rPr>
                  <w:b/>
                </w:rPr>
                <w:delText>Date</w:delText>
              </w:r>
              <w:r w:rsidR="00BA4E68" w:rsidDel="00106C26">
                <w:rPr>
                  <w:b/>
                </w:rPr>
                <w:delText xml:space="preserve"> </w:delText>
              </w:r>
              <w:r w:rsidR="00BA4E68" w:rsidRPr="00BA4E68" w:rsidDel="00106C26">
                <w:rPr>
                  <w:sz w:val="16"/>
                  <w:szCs w:val="16"/>
                </w:rPr>
                <w:delText>(YYYY-MON-DD)</w:delText>
              </w:r>
            </w:del>
          </w:p>
        </w:tc>
        <w:tc>
          <w:tcPr>
            <w:tcW w:w="2581" w:type="dxa"/>
            <w:tcBorders>
              <w:top w:val="single" w:sz="8" w:space="0" w:color="A3A3A3"/>
              <w:left w:val="single" w:sz="8" w:space="0" w:color="A3A3A3"/>
              <w:bottom w:val="single" w:sz="8" w:space="0" w:color="A3A3A3"/>
              <w:right w:val="single" w:sz="8" w:space="0" w:color="A3A3A3"/>
            </w:tcBorders>
          </w:tcPr>
          <w:p w:rsidR="00C32CFF" w:rsidRPr="00B2615A" w:rsidDel="00106C26" w:rsidRDefault="00C32CFF" w:rsidP="00F600DF">
            <w:pPr>
              <w:pStyle w:val="NoSpacing"/>
              <w:rPr>
                <w:del w:id="1784" w:author="Philips" w:date="2017-05-23T13:54:00Z"/>
                <w:b/>
              </w:rPr>
            </w:pPr>
            <w:del w:id="1785" w:author="Philips" w:date="2017-05-23T13:54:00Z">
              <w:r w:rsidDel="00106C26">
                <w:rPr>
                  <w:b/>
                </w:rPr>
                <w:delText>Signature</w:delText>
              </w:r>
            </w:del>
          </w:p>
        </w:tc>
      </w:tr>
      <w:tr w:rsidR="00C32CFF" w:rsidRPr="00B2615A" w:rsidDel="00106C26" w:rsidTr="00221C2F">
        <w:tblPrEx>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PrExChange w:id="1786" w:author="Philips" w:date="2017-02-24T22:28:00Z">
            <w:tblPrEx>
              <w:tblW w:w="9923" w:type="dxa"/>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PrEx>
          </w:tblPrExChange>
        </w:tblPrEx>
        <w:trPr>
          <w:trHeight w:val="318"/>
          <w:tblHeader/>
          <w:del w:id="1787" w:author="Philips" w:date="2017-05-23T13:54:00Z"/>
          <w:trPrChange w:id="1788" w:author="Philips" w:date="2017-02-24T22:28:00Z">
            <w:trPr>
              <w:gridBefore w:val="1"/>
              <w:trHeight w:val="318"/>
              <w:tblHeader/>
            </w:trPr>
          </w:trPrChange>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Change w:id="1789" w:author="Philips" w:date="2017-02-24T22:28:00Z">
              <w:tcPr>
                <w:tcW w:w="2542"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tcPrChange>
          </w:tcPr>
          <w:p w:rsidR="00C32CFF" w:rsidRPr="00D919BE" w:rsidDel="00106C26" w:rsidRDefault="00C32CFF" w:rsidP="00F600DF">
            <w:pPr>
              <w:pStyle w:val="NoSpacing"/>
              <w:rPr>
                <w:del w:id="1790" w:author="Philips" w:date="2017-05-23T13:54:00Z"/>
                <w:color w:val="000000" w:themeColor="text1"/>
              </w:rPr>
            </w:pPr>
            <w:del w:id="1791" w:author="Philips" w:date="2017-02-24T22:20:00Z">
              <w:r w:rsidRPr="00D919BE" w:rsidDel="004F6B91">
                <w:rPr>
                  <w:color w:val="000000" w:themeColor="text1"/>
                </w:rPr>
                <w:delText>Frans Jacobs</w:delText>
              </w:r>
            </w:del>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Change w:id="1792" w:author="Philips" w:date="2017-02-24T22:28:00Z">
              <w:tcPr>
                <w:tcW w:w="2087"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tcPrChange>
          </w:tcPr>
          <w:p w:rsidR="00C32CFF" w:rsidRPr="00D919BE" w:rsidDel="00106C26" w:rsidRDefault="00C32CFF" w:rsidP="00F600DF">
            <w:pPr>
              <w:pStyle w:val="NoSpacing"/>
              <w:rPr>
                <w:del w:id="1793" w:author="Philips" w:date="2017-05-23T13:54:00Z"/>
                <w:color w:val="000000" w:themeColor="text1"/>
              </w:rPr>
            </w:pPr>
            <w:del w:id="1794" w:author="Philips" w:date="2017-02-24T22:21:00Z">
              <w:r w:rsidDel="004F6B91">
                <w:rPr>
                  <w:color w:val="000000" w:themeColor="text1"/>
                </w:rPr>
                <w:delText>QMS manager</w:delText>
              </w:r>
            </w:del>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Change w:id="1795" w:author="Philips" w:date="2017-02-24T22:28:00Z">
              <w:tcPr>
                <w:tcW w:w="2713"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tcPrChange>
          </w:tcPr>
          <w:p w:rsidR="00C32CFF" w:rsidRPr="00D919BE" w:rsidDel="00106C26" w:rsidRDefault="00C32CFF" w:rsidP="00F600DF">
            <w:pPr>
              <w:pStyle w:val="NoSpacing"/>
              <w:rPr>
                <w:del w:id="1796" w:author="Philips" w:date="2017-05-23T13:54:00Z"/>
                <w:color w:val="000000" w:themeColor="text1"/>
              </w:rPr>
            </w:pPr>
          </w:p>
        </w:tc>
        <w:tc>
          <w:tcPr>
            <w:tcW w:w="2581" w:type="dxa"/>
            <w:tcBorders>
              <w:top w:val="single" w:sz="8" w:space="0" w:color="A3A3A3"/>
              <w:left w:val="single" w:sz="8" w:space="0" w:color="A3A3A3"/>
              <w:bottom w:val="single" w:sz="8" w:space="0" w:color="A3A3A3"/>
              <w:right w:val="single" w:sz="8" w:space="0" w:color="A3A3A3"/>
            </w:tcBorders>
            <w:vAlign w:val="center"/>
            <w:tcPrChange w:id="1797" w:author="Philips" w:date="2017-02-24T22:28:00Z">
              <w:tcPr>
                <w:tcW w:w="2581" w:type="dxa"/>
                <w:gridSpan w:val="2"/>
                <w:tcBorders>
                  <w:top w:val="single" w:sz="8" w:space="0" w:color="A3A3A3"/>
                  <w:left w:val="single" w:sz="8" w:space="0" w:color="A3A3A3"/>
                  <w:bottom w:val="single" w:sz="8" w:space="0" w:color="A3A3A3"/>
                  <w:right w:val="single" w:sz="8" w:space="0" w:color="A3A3A3"/>
                </w:tcBorders>
                <w:vAlign w:val="center"/>
              </w:tcPr>
            </w:tcPrChange>
          </w:tcPr>
          <w:p w:rsidR="00C32CFF" w:rsidRPr="00D919BE" w:rsidDel="00106C26" w:rsidRDefault="00C32CFF" w:rsidP="00F600DF">
            <w:pPr>
              <w:pStyle w:val="NoSpacing"/>
              <w:rPr>
                <w:del w:id="1798" w:author="Philips" w:date="2017-05-23T13:54:00Z"/>
                <w:color w:val="000000" w:themeColor="text1"/>
              </w:rPr>
            </w:pPr>
          </w:p>
        </w:tc>
      </w:tr>
      <w:tr w:rsidR="008C5B6D" w:rsidRPr="00B2615A" w:rsidDel="00106C26" w:rsidTr="00F600DF">
        <w:trPr>
          <w:trHeight w:val="318"/>
          <w:tblHeader/>
          <w:del w:id="1799" w:author="Philips" w:date="2017-05-23T13:54:00Z"/>
        </w:trPr>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8C5B6D" w:rsidRPr="00D919BE" w:rsidDel="00106C26" w:rsidRDefault="008C5B6D" w:rsidP="00F600DF">
            <w:pPr>
              <w:pStyle w:val="NoSpacing"/>
              <w:rPr>
                <w:del w:id="1800" w:author="Philips" w:date="2017-05-23T13:54:00Z"/>
                <w:color w:val="000000" w:themeColor="text1"/>
              </w:rPr>
            </w:pP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8C5B6D" w:rsidDel="00106C26" w:rsidRDefault="008C5B6D" w:rsidP="00F600DF">
            <w:pPr>
              <w:pStyle w:val="NoSpacing"/>
              <w:rPr>
                <w:del w:id="1801" w:author="Philips" w:date="2017-05-23T13:54:00Z"/>
                <w:color w:val="000000" w:themeColor="text1"/>
              </w:rPr>
            </w:pPr>
            <w:del w:id="1802" w:author="Philips" w:date="2017-02-24T22:21:00Z">
              <w:r w:rsidDel="004F6B91">
                <w:rPr>
                  <w:color w:val="000000" w:themeColor="text1"/>
                </w:rPr>
                <w:delText>Process Owner</w:delText>
              </w:r>
            </w:del>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tcPr>
          <w:p w:rsidR="008C5B6D" w:rsidRPr="00D919BE" w:rsidDel="00106C26" w:rsidRDefault="008C5B6D" w:rsidP="00F600DF">
            <w:pPr>
              <w:pStyle w:val="NoSpacing"/>
              <w:rPr>
                <w:del w:id="1803" w:author="Philips" w:date="2017-05-23T13:54:00Z"/>
                <w:color w:val="000000" w:themeColor="text1"/>
              </w:rPr>
            </w:pPr>
          </w:p>
        </w:tc>
        <w:tc>
          <w:tcPr>
            <w:tcW w:w="2581" w:type="dxa"/>
            <w:tcBorders>
              <w:top w:val="single" w:sz="8" w:space="0" w:color="A3A3A3"/>
              <w:left w:val="single" w:sz="8" w:space="0" w:color="A3A3A3"/>
              <w:bottom w:val="single" w:sz="8" w:space="0" w:color="A3A3A3"/>
              <w:right w:val="single" w:sz="8" w:space="0" w:color="A3A3A3"/>
            </w:tcBorders>
            <w:vAlign w:val="center"/>
          </w:tcPr>
          <w:p w:rsidR="008C5B6D" w:rsidRPr="00D919BE" w:rsidDel="00106C26" w:rsidRDefault="008C5B6D" w:rsidP="00F600DF">
            <w:pPr>
              <w:pStyle w:val="NoSpacing"/>
              <w:rPr>
                <w:del w:id="1804" w:author="Philips" w:date="2017-05-23T13:54:00Z"/>
                <w:color w:val="000000" w:themeColor="text1"/>
              </w:rPr>
            </w:pPr>
          </w:p>
        </w:tc>
      </w:tr>
    </w:tbl>
    <w:p w:rsidR="00C32CFF" w:rsidRPr="00336C26" w:rsidDel="00106C26" w:rsidRDefault="00C32CFF" w:rsidP="00C32CFF">
      <w:pPr>
        <w:rPr>
          <w:del w:id="1805" w:author="Philips" w:date="2017-05-23T13:54:00Z"/>
          <w:lang w:val="en-GB"/>
        </w:rPr>
      </w:pPr>
    </w:p>
    <w:p w:rsidR="00C32CFF" w:rsidRDefault="00C32CFF" w:rsidP="00C32CFF"/>
    <w:p w:rsidR="00043CF8" w:rsidRPr="00044929" w:rsidRDefault="00043CF8" w:rsidP="00336498"/>
    <w:sectPr w:rsidR="00043CF8" w:rsidRPr="00044929" w:rsidSect="002D6121">
      <w:headerReference w:type="even" r:id="rId32"/>
      <w:headerReference w:type="default" r:id="rId33"/>
      <w:footerReference w:type="default" r:id="rId34"/>
      <w:pgSz w:w="11909" w:h="16834" w:code="9"/>
      <w:pgMar w:top="1985" w:right="1134" w:bottom="851" w:left="1134" w:header="561" w:footer="22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A12" w:rsidRDefault="008B5A12">
      <w:r>
        <w:separator/>
      </w:r>
    </w:p>
    <w:p w:rsidR="008B5A12" w:rsidRDefault="008B5A12"/>
    <w:p w:rsidR="008B5A12" w:rsidRDefault="008B5A12" w:rsidP="00EF70B1"/>
    <w:p w:rsidR="008B5A12" w:rsidRDefault="008B5A12" w:rsidP="00EF70B1"/>
    <w:p w:rsidR="008B5A12" w:rsidRDefault="008B5A12" w:rsidP="00EF70B1"/>
    <w:p w:rsidR="008B5A12" w:rsidRDefault="008B5A12" w:rsidP="00EF70B1"/>
    <w:p w:rsidR="008B5A12" w:rsidRDefault="008B5A12" w:rsidP="00214BFF"/>
  </w:endnote>
  <w:endnote w:type="continuationSeparator" w:id="0">
    <w:p w:rsidR="008B5A12" w:rsidRDefault="008B5A12">
      <w:r>
        <w:continuationSeparator/>
      </w:r>
    </w:p>
    <w:p w:rsidR="008B5A12" w:rsidRDefault="008B5A12"/>
    <w:p w:rsidR="008B5A12" w:rsidRDefault="008B5A12" w:rsidP="00EF70B1"/>
    <w:p w:rsidR="008B5A12" w:rsidRDefault="008B5A12" w:rsidP="00EF70B1"/>
    <w:p w:rsidR="008B5A12" w:rsidRDefault="008B5A12" w:rsidP="00EF70B1"/>
    <w:p w:rsidR="008B5A12" w:rsidRDefault="008B5A12" w:rsidP="00EF70B1"/>
    <w:p w:rsidR="008B5A12" w:rsidRDefault="008B5A12" w:rsidP="00214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29E9" w:rsidRPr="00B363DA" w:rsidRDefault="007B29E9" w:rsidP="002C78F3">
    <w:pPr>
      <w:pStyle w:val="Footer"/>
    </w:pPr>
  </w:p>
  <w:tbl>
    <w:tblPr>
      <w:tblStyle w:val="TableGrid"/>
      <w:tblW w:w="10492" w:type="dxa"/>
      <w:tblInd w:w="-34" w:type="dxa"/>
      <w:tblLayout w:type="fixed"/>
      <w:tblLook w:val="04A0" w:firstRow="1" w:lastRow="0" w:firstColumn="1" w:lastColumn="0" w:noHBand="0" w:noVBand="1"/>
    </w:tblPr>
    <w:tblGrid>
      <w:gridCol w:w="952"/>
      <w:gridCol w:w="1771"/>
      <w:gridCol w:w="1199"/>
      <w:gridCol w:w="2070"/>
      <w:gridCol w:w="990"/>
      <w:gridCol w:w="702"/>
      <w:gridCol w:w="992"/>
      <w:gridCol w:w="1816"/>
    </w:tblGrid>
    <w:tr w:rsidR="007B29E9" w:rsidRPr="00782F17" w:rsidTr="00F600DF">
      <w:trPr>
        <w:trHeight w:hRule="exact" w:val="298"/>
      </w:trPr>
      <w:tc>
        <w:tcPr>
          <w:tcW w:w="952" w:type="dxa"/>
          <w:shd w:val="clear" w:color="auto" w:fill="FFFFFF" w:themeFill="background1"/>
          <w:vAlign w:val="center"/>
        </w:tcPr>
        <w:p w:rsidR="007B29E9" w:rsidRPr="00326297" w:rsidRDefault="007B29E9" w:rsidP="00783CCA">
          <w:pPr>
            <w:pStyle w:val="Footer"/>
            <w:jc w:val="right"/>
            <w:rPr>
              <w:szCs w:val="16"/>
            </w:rPr>
          </w:pPr>
          <w:r w:rsidRPr="00326297">
            <w:rPr>
              <w:szCs w:val="16"/>
            </w:rPr>
            <w:t>Doc ID:</w:t>
          </w:r>
        </w:p>
      </w:tc>
      <w:tc>
        <w:tcPr>
          <w:tcW w:w="1771" w:type="dxa"/>
          <w:shd w:val="clear" w:color="auto" w:fill="FFFFFF" w:themeFill="background1"/>
          <w:vAlign w:val="center"/>
        </w:tcPr>
        <w:p w:rsidR="007B29E9" w:rsidRPr="008A6B10" w:rsidRDefault="007B29E9" w:rsidP="00783CCA">
          <w:pPr>
            <w:pStyle w:val="Footer"/>
            <w:rPr>
              <w:szCs w:val="16"/>
              <w:rPrChange w:id="1810" w:author="Philips" w:date="2017-05-23T17:48:00Z">
                <w:rPr>
                  <w:szCs w:val="16"/>
                </w:rPr>
              </w:rPrChange>
            </w:rPr>
          </w:pPr>
          <w:ins w:id="1811" w:author="Philips" w:date="2017-05-20T19:51:00Z">
            <w:r w:rsidRPr="008A6B10">
              <w:rPr>
                <w:szCs w:val="16"/>
                <w:rPrChange w:id="1812" w:author="Philips" w:date="2017-05-23T17:48:00Z">
                  <w:rPr>
                    <w:sz w:val="12"/>
                    <w:szCs w:val="12"/>
                  </w:rPr>
                </w:rPrChange>
              </w:rPr>
              <w:t>REF000002</w:t>
            </w:r>
          </w:ins>
          <w:del w:id="1813" w:author="Philips" w:date="2017-03-08T14:28:00Z">
            <w:r w:rsidRPr="008A6B10" w:rsidDel="00EB4669">
              <w:rPr>
                <w:szCs w:val="16"/>
                <w:rPrChange w:id="1814" w:author="Philips" w:date="2017-05-23T17:48:00Z">
                  <w:rPr>
                    <w:szCs w:val="16"/>
                  </w:rPr>
                </w:rPrChange>
              </w:rPr>
              <w:delText>&lt;Doc. ID&gt;</w:delText>
            </w:r>
          </w:del>
        </w:p>
        <w:p w:rsidR="007B29E9" w:rsidRPr="008A6B10" w:rsidRDefault="007B29E9" w:rsidP="00783CCA">
          <w:pPr>
            <w:pStyle w:val="Footer"/>
            <w:rPr>
              <w:szCs w:val="16"/>
              <w:rPrChange w:id="1815" w:author="Philips" w:date="2017-05-23T17:48:00Z">
                <w:rPr>
                  <w:szCs w:val="16"/>
                </w:rPr>
              </w:rPrChange>
            </w:rPr>
          </w:pPr>
        </w:p>
      </w:tc>
      <w:tc>
        <w:tcPr>
          <w:tcW w:w="4961" w:type="dxa"/>
          <w:gridSpan w:val="4"/>
          <w:shd w:val="clear" w:color="auto" w:fill="FFFFFF" w:themeFill="background1"/>
          <w:vAlign w:val="center"/>
        </w:tcPr>
        <w:p w:rsidR="007B29E9" w:rsidRPr="00326297" w:rsidRDefault="007B29E9" w:rsidP="00783CCA">
          <w:pPr>
            <w:pStyle w:val="Footer"/>
            <w:jc w:val="center"/>
            <w:rPr>
              <w:szCs w:val="16"/>
            </w:rPr>
          </w:pPr>
          <w:r w:rsidRPr="00326297">
            <w:rPr>
              <w:szCs w:val="16"/>
            </w:rPr>
            <w:t>Document title:</w:t>
          </w:r>
        </w:p>
      </w:tc>
      <w:tc>
        <w:tcPr>
          <w:tcW w:w="992" w:type="dxa"/>
          <w:shd w:val="clear" w:color="auto" w:fill="FFFFFF" w:themeFill="background1"/>
          <w:vAlign w:val="center"/>
        </w:tcPr>
        <w:p w:rsidR="007B29E9" w:rsidRPr="00326297" w:rsidRDefault="007B29E9" w:rsidP="00783CCA">
          <w:pPr>
            <w:pStyle w:val="Footer"/>
            <w:jc w:val="right"/>
            <w:rPr>
              <w:szCs w:val="16"/>
            </w:rPr>
          </w:pPr>
          <w:r w:rsidRPr="00326297">
            <w:rPr>
              <w:szCs w:val="16"/>
            </w:rPr>
            <w:t>Author:</w:t>
          </w:r>
        </w:p>
      </w:tc>
      <w:tc>
        <w:tcPr>
          <w:tcW w:w="1816" w:type="dxa"/>
          <w:shd w:val="clear" w:color="auto" w:fill="FFFFFF" w:themeFill="background1"/>
          <w:vAlign w:val="center"/>
        </w:tcPr>
        <w:p w:rsidR="007B29E9" w:rsidRPr="00326297" w:rsidRDefault="007B29E9" w:rsidP="001C1FC4">
          <w:pPr>
            <w:pStyle w:val="Footer"/>
            <w:rPr>
              <w:szCs w:val="16"/>
            </w:rPr>
          </w:pPr>
          <w:del w:id="1816" w:author="Philips" w:date="2017-02-09T14:16:00Z">
            <w:r w:rsidDel="00654572">
              <w:rPr>
                <w:szCs w:val="16"/>
              </w:rPr>
              <w:delText>Dushmanta Ku Bhoi</w:delText>
            </w:r>
          </w:del>
          <w:ins w:id="1817" w:author="Philips" w:date="2017-02-09T14:16:00Z">
            <w:r>
              <w:rPr>
                <w:szCs w:val="16"/>
              </w:rPr>
              <w:t>Deepthi Shivakumar</w:t>
            </w:r>
          </w:ins>
        </w:p>
      </w:tc>
    </w:tr>
    <w:tr w:rsidR="007B29E9" w:rsidRPr="00782F17" w:rsidTr="00F600DF">
      <w:trPr>
        <w:trHeight w:hRule="exact" w:val="418"/>
      </w:trPr>
      <w:tc>
        <w:tcPr>
          <w:tcW w:w="952" w:type="dxa"/>
          <w:shd w:val="clear" w:color="auto" w:fill="FFFFFF" w:themeFill="background1"/>
          <w:vAlign w:val="center"/>
        </w:tcPr>
        <w:p w:rsidR="007B29E9" w:rsidRPr="00326297" w:rsidRDefault="007B29E9" w:rsidP="00783CCA">
          <w:pPr>
            <w:pStyle w:val="Footer"/>
            <w:jc w:val="right"/>
            <w:rPr>
              <w:szCs w:val="16"/>
            </w:rPr>
          </w:pPr>
          <w:r w:rsidRPr="00326297">
            <w:rPr>
              <w:szCs w:val="16"/>
            </w:rPr>
            <w:t>Version:</w:t>
          </w:r>
        </w:p>
      </w:tc>
      <w:tc>
        <w:tcPr>
          <w:tcW w:w="1771" w:type="dxa"/>
          <w:shd w:val="clear" w:color="auto" w:fill="FFFFFF" w:themeFill="background1"/>
          <w:vAlign w:val="center"/>
        </w:tcPr>
        <w:p w:rsidR="007B29E9" w:rsidRPr="00326297" w:rsidRDefault="007B29E9" w:rsidP="00783CCA">
          <w:pPr>
            <w:pStyle w:val="Footer"/>
            <w:rPr>
              <w:szCs w:val="16"/>
            </w:rPr>
          </w:pPr>
          <w:del w:id="1818" w:author="Philips" w:date="2017-05-20T20:08:00Z">
            <w:r w:rsidDel="00F00D71">
              <w:rPr>
                <w:szCs w:val="16"/>
              </w:rPr>
              <w:delText>0.1</w:delText>
            </w:r>
          </w:del>
          <w:ins w:id="1819" w:author="Philips" w:date="2017-05-20T20:08:00Z">
            <w:r w:rsidR="00F00D71">
              <w:rPr>
                <w:szCs w:val="16"/>
              </w:rPr>
              <w:t>1.0</w:t>
            </w:r>
          </w:ins>
        </w:p>
      </w:tc>
      <w:tc>
        <w:tcPr>
          <w:tcW w:w="4961" w:type="dxa"/>
          <w:gridSpan w:val="4"/>
          <w:vMerge w:val="restart"/>
          <w:shd w:val="clear" w:color="auto" w:fill="FFFFFF" w:themeFill="background1"/>
        </w:tcPr>
        <w:p w:rsidR="007B29E9" w:rsidRDefault="007B29E9" w:rsidP="00783CCA">
          <w:pPr>
            <w:pStyle w:val="Footer"/>
            <w:jc w:val="center"/>
            <w:rPr>
              <w:color w:val="4F81BD" w:themeColor="accent1"/>
            </w:rPr>
          </w:pPr>
        </w:p>
        <w:p w:rsidR="007B29E9" w:rsidRPr="00326297" w:rsidRDefault="007B29E9" w:rsidP="00243AB1">
          <w:pPr>
            <w:pStyle w:val="Footer"/>
            <w:jc w:val="center"/>
            <w:rPr>
              <w:szCs w:val="16"/>
            </w:rPr>
          </w:pPr>
          <w:r>
            <w:t xml:space="preserve">Technical Design </w:t>
          </w:r>
          <w:del w:id="1820" w:author="Philips" w:date="2017-02-09T14:14:00Z">
            <w:r w:rsidDel="00243AB1">
              <w:delText>Mobility Platform</w:delText>
            </w:r>
          </w:del>
          <w:ins w:id="1821" w:author="Philips" w:date="2017-02-24T22:37:00Z">
            <w:r>
              <w:t>Reference App</w:t>
            </w:r>
          </w:ins>
        </w:p>
      </w:tc>
      <w:tc>
        <w:tcPr>
          <w:tcW w:w="992" w:type="dxa"/>
          <w:shd w:val="clear" w:color="auto" w:fill="FFFFFF" w:themeFill="background1"/>
          <w:vAlign w:val="center"/>
        </w:tcPr>
        <w:p w:rsidR="007B29E9" w:rsidRPr="00326297" w:rsidRDefault="007B29E9" w:rsidP="00783CCA">
          <w:pPr>
            <w:pStyle w:val="Footer"/>
            <w:jc w:val="right"/>
            <w:rPr>
              <w:szCs w:val="16"/>
            </w:rPr>
          </w:pPr>
          <w:r w:rsidRPr="00326297">
            <w:rPr>
              <w:szCs w:val="16"/>
            </w:rPr>
            <w:t>Approver:</w:t>
          </w:r>
        </w:p>
      </w:tc>
      <w:tc>
        <w:tcPr>
          <w:tcW w:w="1816" w:type="dxa"/>
          <w:shd w:val="clear" w:color="auto" w:fill="FFFFFF" w:themeFill="background1"/>
          <w:vAlign w:val="center"/>
        </w:tcPr>
        <w:p w:rsidR="007B29E9" w:rsidRPr="00326297" w:rsidRDefault="00380210" w:rsidP="00783CCA">
          <w:pPr>
            <w:pStyle w:val="Footer"/>
            <w:rPr>
              <w:szCs w:val="16"/>
            </w:rPr>
          </w:pPr>
          <w:ins w:id="1822" w:author="Philips" w:date="2017-05-23T17:48:00Z">
            <w:r>
              <w:rPr>
                <w:color w:val="000000" w:themeColor="text1"/>
              </w:rPr>
              <w:t>Raymond Kloprogge</w:t>
            </w:r>
          </w:ins>
          <w:ins w:id="1823" w:author="Philips" w:date="2017-02-09T14:14:00Z">
            <w:r w:rsidR="007B29E9">
              <w:rPr>
                <w:szCs w:val="16"/>
              </w:rPr>
              <w:t xml:space="preserve"> </w:t>
            </w:r>
          </w:ins>
          <w:del w:id="1824" w:author="Philips" w:date="2017-02-09T14:14:00Z">
            <w:r w:rsidR="007B29E9" w:rsidRPr="00326297" w:rsidDel="00243AB1">
              <w:rPr>
                <w:szCs w:val="16"/>
              </w:rPr>
              <w:delText>&lt;Approver Name&gt;</w:delText>
            </w:r>
          </w:del>
        </w:p>
      </w:tc>
    </w:tr>
    <w:tr w:rsidR="007B29E9" w:rsidRPr="00782F17" w:rsidTr="00F600DF">
      <w:trPr>
        <w:trHeight w:hRule="exact" w:val="95"/>
      </w:trPr>
      <w:tc>
        <w:tcPr>
          <w:tcW w:w="952" w:type="dxa"/>
          <w:vMerge w:val="restart"/>
          <w:shd w:val="clear" w:color="auto" w:fill="FFFFFF" w:themeFill="background1"/>
          <w:vAlign w:val="center"/>
        </w:tcPr>
        <w:p w:rsidR="007B29E9" w:rsidRPr="00326297" w:rsidRDefault="007B29E9" w:rsidP="00783CCA">
          <w:pPr>
            <w:pStyle w:val="Footer"/>
            <w:jc w:val="right"/>
            <w:rPr>
              <w:szCs w:val="16"/>
            </w:rPr>
          </w:pPr>
          <w:r w:rsidRPr="00326297">
            <w:rPr>
              <w:szCs w:val="16"/>
            </w:rPr>
            <w:t>Status:</w:t>
          </w:r>
        </w:p>
      </w:tc>
      <w:tc>
        <w:tcPr>
          <w:tcW w:w="1771" w:type="dxa"/>
          <w:vMerge w:val="restart"/>
          <w:shd w:val="clear" w:color="auto" w:fill="FFFFFF" w:themeFill="background1"/>
          <w:vAlign w:val="center"/>
        </w:tcPr>
        <w:p w:rsidR="007B29E9" w:rsidRPr="00326297" w:rsidRDefault="007B29E9" w:rsidP="00783CCA">
          <w:pPr>
            <w:pStyle w:val="Footer"/>
            <w:rPr>
              <w:szCs w:val="16"/>
            </w:rPr>
          </w:pPr>
          <w:r>
            <w:rPr>
              <w:szCs w:val="16"/>
            </w:rPr>
            <w:t>Draft</w:t>
          </w:r>
        </w:p>
      </w:tc>
      <w:tc>
        <w:tcPr>
          <w:tcW w:w="4961" w:type="dxa"/>
          <w:gridSpan w:val="4"/>
          <w:vMerge/>
          <w:shd w:val="clear" w:color="auto" w:fill="FFFFFF" w:themeFill="background1"/>
        </w:tcPr>
        <w:p w:rsidR="007B29E9" w:rsidRPr="00326297" w:rsidRDefault="007B29E9" w:rsidP="00783CCA">
          <w:pPr>
            <w:pStyle w:val="Footer"/>
            <w:rPr>
              <w:szCs w:val="16"/>
            </w:rPr>
          </w:pPr>
        </w:p>
      </w:tc>
      <w:tc>
        <w:tcPr>
          <w:tcW w:w="992" w:type="dxa"/>
          <w:vMerge w:val="restart"/>
          <w:shd w:val="clear" w:color="auto" w:fill="FFFFFF" w:themeFill="background1"/>
          <w:vAlign w:val="center"/>
        </w:tcPr>
        <w:p w:rsidR="007B29E9" w:rsidRPr="00326297" w:rsidRDefault="007B29E9" w:rsidP="00783CCA">
          <w:pPr>
            <w:pStyle w:val="Footer"/>
            <w:jc w:val="right"/>
            <w:rPr>
              <w:szCs w:val="16"/>
            </w:rPr>
          </w:pPr>
          <w:r w:rsidRPr="00326297">
            <w:rPr>
              <w:szCs w:val="16"/>
            </w:rPr>
            <w:t>Page</w:t>
          </w:r>
        </w:p>
      </w:tc>
      <w:tc>
        <w:tcPr>
          <w:tcW w:w="1816" w:type="dxa"/>
          <w:vMerge w:val="restart"/>
          <w:shd w:val="clear" w:color="auto" w:fill="FFFFFF" w:themeFill="background1"/>
          <w:vAlign w:val="center"/>
        </w:tcPr>
        <w:p w:rsidR="007B29E9" w:rsidRPr="00326297" w:rsidRDefault="007B29E9" w:rsidP="00783CCA">
          <w:pPr>
            <w:pStyle w:val="Footer"/>
            <w:rPr>
              <w:szCs w:val="16"/>
            </w:rPr>
          </w:pPr>
          <w:r w:rsidRPr="00326297">
            <w:rPr>
              <w:szCs w:val="16"/>
            </w:rPr>
            <w:fldChar w:fldCharType="begin"/>
          </w:r>
          <w:r w:rsidRPr="00326297">
            <w:rPr>
              <w:szCs w:val="16"/>
            </w:rPr>
            <w:instrText xml:space="preserve"> PAGE   \* MERGEFORMAT </w:instrText>
          </w:r>
          <w:r w:rsidRPr="00326297">
            <w:rPr>
              <w:szCs w:val="16"/>
            </w:rPr>
            <w:fldChar w:fldCharType="separate"/>
          </w:r>
          <w:r w:rsidR="009762F9">
            <w:rPr>
              <w:noProof/>
              <w:szCs w:val="16"/>
            </w:rPr>
            <w:t>7</w:t>
          </w:r>
          <w:r w:rsidRPr="00326297">
            <w:rPr>
              <w:szCs w:val="16"/>
            </w:rPr>
            <w:fldChar w:fldCharType="end"/>
          </w:r>
          <w:r w:rsidRPr="00326297">
            <w:rPr>
              <w:szCs w:val="16"/>
            </w:rPr>
            <w:t xml:space="preserve"> of </w:t>
          </w:r>
          <w:r w:rsidRPr="00326297">
            <w:rPr>
              <w:szCs w:val="16"/>
            </w:rPr>
            <w:fldChar w:fldCharType="begin"/>
          </w:r>
          <w:r w:rsidRPr="00326297">
            <w:rPr>
              <w:szCs w:val="16"/>
            </w:rPr>
            <w:instrText xml:space="preserve"> NUMPAGES  \* Arabic  \* MERGEFORMAT </w:instrText>
          </w:r>
          <w:r w:rsidRPr="00326297">
            <w:rPr>
              <w:szCs w:val="16"/>
            </w:rPr>
            <w:fldChar w:fldCharType="separate"/>
          </w:r>
          <w:r w:rsidR="009762F9">
            <w:rPr>
              <w:noProof/>
              <w:szCs w:val="16"/>
            </w:rPr>
            <w:t>21</w:t>
          </w:r>
          <w:r w:rsidRPr="00326297">
            <w:rPr>
              <w:noProof/>
              <w:szCs w:val="16"/>
            </w:rPr>
            <w:fldChar w:fldCharType="end"/>
          </w:r>
        </w:p>
      </w:tc>
    </w:tr>
    <w:tr w:rsidR="007B29E9" w:rsidRPr="00782F17" w:rsidTr="00F600DF">
      <w:trPr>
        <w:trHeight w:hRule="exact" w:val="413"/>
      </w:trPr>
      <w:tc>
        <w:tcPr>
          <w:tcW w:w="952" w:type="dxa"/>
          <w:vMerge/>
          <w:shd w:val="clear" w:color="auto" w:fill="F2F2F2" w:themeFill="background1" w:themeFillShade="F2"/>
          <w:vAlign w:val="center"/>
        </w:tcPr>
        <w:p w:rsidR="007B29E9" w:rsidRPr="00782F17" w:rsidRDefault="007B29E9" w:rsidP="00783CCA">
          <w:pPr>
            <w:pStyle w:val="Footer"/>
            <w:jc w:val="right"/>
          </w:pPr>
        </w:p>
      </w:tc>
      <w:tc>
        <w:tcPr>
          <w:tcW w:w="1771" w:type="dxa"/>
          <w:vMerge/>
          <w:shd w:val="clear" w:color="auto" w:fill="F2F2F2" w:themeFill="background1" w:themeFillShade="F2"/>
          <w:vAlign w:val="center"/>
        </w:tcPr>
        <w:p w:rsidR="007B29E9" w:rsidRPr="00782F17" w:rsidRDefault="007B29E9" w:rsidP="00783CCA">
          <w:pPr>
            <w:pStyle w:val="Footer"/>
          </w:pPr>
        </w:p>
      </w:tc>
      <w:tc>
        <w:tcPr>
          <w:tcW w:w="1199" w:type="dxa"/>
          <w:vAlign w:val="center"/>
        </w:tcPr>
        <w:p w:rsidR="007B29E9" w:rsidRPr="00326297" w:rsidRDefault="007B29E9" w:rsidP="00783CCA">
          <w:pPr>
            <w:pStyle w:val="Footer"/>
            <w:jc w:val="right"/>
          </w:pPr>
          <w:r w:rsidRPr="00326297">
            <w:t xml:space="preserve">Template ID </w:t>
          </w:r>
        </w:p>
      </w:tc>
      <w:tc>
        <w:tcPr>
          <w:tcW w:w="2070" w:type="dxa"/>
          <w:vAlign w:val="center"/>
        </w:tcPr>
        <w:p w:rsidR="007B29E9" w:rsidRPr="00326297" w:rsidRDefault="007B29E9" w:rsidP="00783CCA">
          <w:pPr>
            <w:pStyle w:val="Footer"/>
          </w:pPr>
          <w:r>
            <w:t>CDPP-T-03000002</w:t>
          </w:r>
        </w:p>
      </w:tc>
      <w:tc>
        <w:tcPr>
          <w:tcW w:w="990" w:type="dxa"/>
          <w:vAlign w:val="center"/>
        </w:tcPr>
        <w:p w:rsidR="007B29E9" w:rsidRPr="00326297" w:rsidRDefault="007B29E9" w:rsidP="00783CCA">
          <w:pPr>
            <w:pStyle w:val="Footer"/>
            <w:jc w:val="right"/>
          </w:pPr>
          <w:r w:rsidRPr="00326297">
            <w:t xml:space="preserve">Template Version </w:t>
          </w:r>
        </w:p>
      </w:tc>
      <w:tc>
        <w:tcPr>
          <w:tcW w:w="702" w:type="dxa"/>
          <w:vAlign w:val="center"/>
        </w:tcPr>
        <w:p w:rsidR="007B29E9" w:rsidRPr="00326297" w:rsidRDefault="007B29E9" w:rsidP="00783CCA">
          <w:pPr>
            <w:pStyle w:val="Footer"/>
          </w:pPr>
          <w:r>
            <w:t>1.0</w:t>
          </w:r>
        </w:p>
      </w:tc>
      <w:tc>
        <w:tcPr>
          <w:tcW w:w="992" w:type="dxa"/>
          <w:vMerge/>
          <w:shd w:val="clear" w:color="auto" w:fill="F2F2F2" w:themeFill="background1" w:themeFillShade="F2"/>
          <w:vAlign w:val="center"/>
        </w:tcPr>
        <w:p w:rsidR="007B29E9" w:rsidRPr="00782F17" w:rsidRDefault="007B29E9" w:rsidP="00783CCA">
          <w:pPr>
            <w:pStyle w:val="Footer"/>
            <w:jc w:val="right"/>
          </w:pPr>
        </w:p>
      </w:tc>
      <w:tc>
        <w:tcPr>
          <w:tcW w:w="1816" w:type="dxa"/>
          <w:vMerge/>
          <w:shd w:val="clear" w:color="auto" w:fill="F2F2F2" w:themeFill="background1" w:themeFillShade="F2"/>
          <w:vAlign w:val="center"/>
        </w:tcPr>
        <w:p w:rsidR="007B29E9" w:rsidRPr="00782F17" w:rsidRDefault="007B29E9" w:rsidP="00783CCA">
          <w:pPr>
            <w:pStyle w:val="Footer"/>
          </w:pPr>
        </w:p>
      </w:tc>
    </w:tr>
  </w:tbl>
  <w:p w:rsidR="007B29E9" w:rsidRPr="00B363DA" w:rsidRDefault="007B29E9" w:rsidP="002C78F3">
    <w:pPr>
      <w:pStyle w:val="Footer"/>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A12" w:rsidRDefault="008B5A12">
      <w:r>
        <w:separator/>
      </w:r>
    </w:p>
    <w:p w:rsidR="008B5A12" w:rsidRDefault="008B5A12"/>
    <w:p w:rsidR="008B5A12" w:rsidRDefault="008B5A12" w:rsidP="00EF70B1"/>
    <w:p w:rsidR="008B5A12" w:rsidRDefault="008B5A12" w:rsidP="00EF70B1"/>
    <w:p w:rsidR="008B5A12" w:rsidRDefault="008B5A12" w:rsidP="00EF70B1"/>
    <w:p w:rsidR="008B5A12" w:rsidRDefault="008B5A12" w:rsidP="00EF70B1"/>
    <w:p w:rsidR="008B5A12" w:rsidRDefault="008B5A12" w:rsidP="00214BFF"/>
  </w:footnote>
  <w:footnote w:type="continuationSeparator" w:id="0">
    <w:p w:rsidR="008B5A12" w:rsidRDefault="008B5A12">
      <w:r>
        <w:continuationSeparator/>
      </w:r>
    </w:p>
    <w:p w:rsidR="008B5A12" w:rsidRDefault="008B5A12"/>
    <w:p w:rsidR="008B5A12" w:rsidRDefault="008B5A12" w:rsidP="00EF70B1"/>
    <w:p w:rsidR="008B5A12" w:rsidRDefault="008B5A12" w:rsidP="00EF70B1"/>
    <w:p w:rsidR="008B5A12" w:rsidRDefault="008B5A12" w:rsidP="00EF70B1"/>
    <w:p w:rsidR="008B5A12" w:rsidRDefault="008B5A12" w:rsidP="00EF70B1"/>
    <w:p w:rsidR="008B5A12" w:rsidRDefault="008B5A12" w:rsidP="00214B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29E9" w:rsidRDefault="007B29E9">
    <w:pPr>
      <w:pStyle w:val="Header"/>
    </w:pPr>
  </w:p>
  <w:p w:rsidR="007B29E9" w:rsidRDefault="007B29E9"/>
  <w:p w:rsidR="007B29E9" w:rsidRDefault="007B29E9" w:rsidP="00EF70B1"/>
  <w:p w:rsidR="007B29E9" w:rsidRDefault="007B29E9" w:rsidP="00EF70B1"/>
  <w:p w:rsidR="007B29E9" w:rsidRDefault="007B29E9" w:rsidP="00EF70B1"/>
  <w:p w:rsidR="007B29E9" w:rsidRDefault="007B29E9" w:rsidP="00EF70B1"/>
  <w:p w:rsidR="007B29E9" w:rsidRDefault="007B29E9" w:rsidP="00214BF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Ind w:w="-142" w:type="dxa"/>
      <w:tblLayout w:type="fixed"/>
      <w:tblCellMar>
        <w:left w:w="0" w:type="dxa"/>
        <w:right w:w="0" w:type="dxa"/>
      </w:tblCellMar>
      <w:tblLook w:val="0000" w:firstRow="0" w:lastRow="0" w:firstColumn="0" w:lastColumn="0" w:noHBand="0" w:noVBand="0"/>
    </w:tblPr>
    <w:tblGrid>
      <w:gridCol w:w="6805"/>
      <w:gridCol w:w="3118"/>
    </w:tblGrid>
    <w:tr w:rsidR="007B29E9" w:rsidRPr="009B3147" w:rsidTr="00F76146">
      <w:trPr>
        <w:trHeight w:hRule="exact" w:val="721"/>
      </w:trPr>
      <w:tc>
        <w:tcPr>
          <w:tcW w:w="6805" w:type="dxa"/>
        </w:tcPr>
        <w:p w:rsidR="007B29E9" w:rsidRPr="00C95909" w:rsidRDefault="007B29E9" w:rsidP="00F10212">
          <w:pPr>
            <w:pStyle w:val="Header"/>
            <w:jc w:val="right"/>
          </w:pPr>
        </w:p>
      </w:tc>
      <w:tc>
        <w:tcPr>
          <w:tcW w:w="3118" w:type="dxa"/>
        </w:tcPr>
        <w:p w:rsidR="007B29E9" w:rsidRPr="009B3147" w:rsidRDefault="007B29E9" w:rsidP="00D625CC">
          <w:pPr>
            <w:pStyle w:val="Header"/>
            <w:jc w:val="right"/>
            <w:rPr>
              <w:b w:val="0"/>
              <w:sz w:val="20"/>
            </w:rPr>
          </w:pPr>
          <w:r w:rsidRPr="002C78F3">
            <w:rPr>
              <w:rFonts w:ascii="Calibri" w:hAnsi="Calibri" w:cs="Calibri"/>
              <w:noProof/>
            </w:rPr>
            <w:drawing>
              <wp:inline distT="0" distB="0" distL="0" distR="0" wp14:anchorId="08DCD847" wp14:editId="1B61D45E">
                <wp:extent cx="1788795" cy="334010"/>
                <wp:effectExtent l="0" t="0" r="1905" b="8890"/>
                <wp:docPr id="4" name="Picture 4"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795" cy="334010"/>
                        </a:xfrm>
                        <a:prstGeom prst="rect">
                          <a:avLst/>
                        </a:prstGeom>
                        <a:noFill/>
                        <a:ln>
                          <a:noFill/>
                        </a:ln>
                      </pic:spPr>
                    </pic:pic>
                  </a:graphicData>
                </a:graphic>
              </wp:inline>
            </w:drawing>
          </w:r>
        </w:p>
      </w:tc>
    </w:tr>
    <w:tr w:rsidR="007B29E9" w:rsidTr="00F76146">
      <w:trPr>
        <w:cantSplit/>
      </w:trPr>
      <w:tc>
        <w:tcPr>
          <w:tcW w:w="9923" w:type="dxa"/>
          <w:gridSpan w:val="2"/>
          <w:tcBorders>
            <w:bottom w:val="single" w:sz="4" w:space="0" w:color="auto"/>
          </w:tcBorders>
        </w:tcPr>
        <w:p w:rsidR="007B29E9" w:rsidRDefault="007B29E9" w:rsidP="00D625CC">
          <w:pPr>
            <w:pStyle w:val="Header"/>
            <w:jc w:val="right"/>
          </w:pPr>
        </w:p>
        <w:p w:rsidR="007B29E9" w:rsidRDefault="007B29E9" w:rsidP="00243AB1">
          <w:pPr>
            <w:pStyle w:val="Header"/>
          </w:pPr>
          <w:ins w:id="1806" w:author="Philips" w:date="2017-02-09T14:15:00Z">
            <w:r>
              <w:t>T</w:t>
            </w:r>
          </w:ins>
          <w:del w:id="1807" w:author="Philips" w:date="2017-02-09T14:13:00Z">
            <w:r w:rsidDel="00243AB1">
              <w:delText>T</w:delText>
            </w:r>
          </w:del>
          <w:r>
            <w:t>echnical Design</w:t>
          </w:r>
          <w:r w:rsidRPr="006D4A06">
            <w:t xml:space="preserve"> </w:t>
          </w:r>
          <w:del w:id="1808" w:author="Philips" w:date="2017-02-09T14:13:00Z">
            <w:r w:rsidRPr="00732CA6" w:rsidDel="00243AB1">
              <w:delText>Mobility Platform</w:delText>
            </w:r>
          </w:del>
          <w:ins w:id="1809" w:author="Philips" w:date="2017-02-19T18:25:00Z">
            <w:r>
              <w:t>Reference App</w:t>
            </w:r>
          </w:ins>
        </w:p>
      </w:tc>
    </w:tr>
  </w:tbl>
  <w:p w:rsidR="007B29E9" w:rsidRPr="00C95909" w:rsidRDefault="007B29E9" w:rsidP="002C78F3">
    <w:pPr>
      <w:pStyle w:val="Header"/>
      <w:rPr>
        <w:sz w:val="18"/>
      </w:rPr>
    </w:pPr>
    <w:r>
      <w:rPr>
        <w:noProof/>
      </w:rPr>
      <mc:AlternateContent>
        <mc:Choice Requires="wps">
          <w:drawing>
            <wp:anchor distT="0" distB="0" distL="114300" distR="114300" simplePos="0" relativeHeight="251671040" behindDoc="0" locked="0" layoutInCell="1" allowOverlap="1" wp14:anchorId="131CD2F2" wp14:editId="53D55B9D">
              <wp:simplePos x="0" y="0"/>
              <wp:positionH relativeFrom="column">
                <wp:posOffset>-553113</wp:posOffset>
              </wp:positionH>
              <wp:positionV relativeFrom="paragraph">
                <wp:posOffset>148562</wp:posOffset>
              </wp:positionV>
              <wp:extent cx="333955" cy="8452237"/>
              <wp:effectExtent l="0" t="0" r="9525"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8452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29E9" w:rsidRPr="00FB5A60" w:rsidRDefault="007B29E9" w:rsidP="00FB5A60">
                          <w:pPr>
                            <w:pStyle w:val="Footer"/>
                            <w:jc w:val="center"/>
                          </w:pPr>
                          <w:r w:rsidRPr="00FB5A60">
                            <w:t>Printed copies are uncontrolled unless authenticated</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7" type="#_x0000_t202" style="position:absolute;margin-left:-43.55pt;margin-top:11.7pt;width:26.3pt;height:665.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" stroked="f">
              <v:textbox style="layout-flow:vertical;mso-layout-flow-alt:bottom-to-top">
                <w:txbxContent>
                  <w:p w:rsidR="007B29E9" w:rsidRPr="00FB5A60" w:rsidRDefault="007B29E9" w:rsidP="00FB5A60">
                    <w:pPr>
                      <w:pStyle w:val="Footer"/>
                      <w:jc w:val="center"/>
                    </w:pPr>
                    <w:r w:rsidRPr="00FB5A60">
                      <w:t>Printed copies are uncontrolled unless authenticated</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94.05pt;height:82.75pt" o:bullet="t">
        <v:imagedata r:id="rId1" o:title="h0us3s-Signs-Hazard-Warning-9[1]"/>
      </v:shape>
    </w:pict>
  </w:numPicBullet>
  <w:abstractNum w:abstractNumId="0">
    <w:nsid w:val="00EB5957"/>
    <w:multiLevelType w:val="multilevel"/>
    <w:tmpl w:val="849A8B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2561"/>
        </w:tabs>
        <w:ind w:left="2561" w:hanging="576"/>
      </w:pPr>
    </w:lvl>
    <w:lvl w:ilvl="2">
      <w:start w:val="1"/>
      <w:numFmt w:val="decimal"/>
      <w:pStyle w:val="Heading3"/>
      <w:lvlText w:val="%1.%2.%3"/>
      <w:lvlJc w:val="left"/>
      <w:pPr>
        <w:tabs>
          <w:tab w:val="num" w:pos="2340"/>
        </w:tabs>
        <w:ind w:left="234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61340F1"/>
    <w:multiLevelType w:val="hybridMultilevel"/>
    <w:tmpl w:val="18D0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A5F21"/>
    <w:multiLevelType w:val="hybridMultilevel"/>
    <w:tmpl w:val="63A2B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A03A6D"/>
    <w:multiLevelType w:val="hybridMultilevel"/>
    <w:tmpl w:val="5246C542"/>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803C88"/>
    <w:multiLevelType w:val="multilevel"/>
    <w:tmpl w:val="DA3C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DA2FE8"/>
    <w:multiLevelType w:val="hybridMultilevel"/>
    <w:tmpl w:val="1AFA4AAA"/>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D32A1"/>
    <w:multiLevelType w:val="hybridMultilevel"/>
    <w:tmpl w:val="3064F242"/>
    <w:lvl w:ilvl="0" w:tplc="0EE0116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20DD6"/>
    <w:multiLevelType w:val="hybridMultilevel"/>
    <w:tmpl w:val="0BE6E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5767F6"/>
    <w:multiLevelType w:val="hybridMultilevel"/>
    <w:tmpl w:val="2BC0E22A"/>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9234EE"/>
    <w:multiLevelType w:val="hybridMultilevel"/>
    <w:tmpl w:val="AD18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2C7F96"/>
    <w:multiLevelType w:val="multilevel"/>
    <w:tmpl w:val="E822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0E3E72"/>
    <w:multiLevelType w:val="multilevel"/>
    <w:tmpl w:val="929C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B54088"/>
    <w:multiLevelType w:val="hybridMultilevel"/>
    <w:tmpl w:val="E27C3756"/>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9535A8"/>
    <w:multiLevelType w:val="hybridMultilevel"/>
    <w:tmpl w:val="4338500E"/>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AC1775"/>
    <w:multiLevelType w:val="hybridMultilevel"/>
    <w:tmpl w:val="EBB07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3176DC"/>
    <w:multiLevelType w:val="hybridMultilevel"/>
    <w:tmpl w:val="557AB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BA61C27"/>
    <w:multiLevelType w:val="hybridMultilevel"/>
    <w:tmpl w:val="5A5AC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1E10C54"/>
    <w:multiLevelType w:val="hybridMultilevel"/>
    <w:tmpl w:val="4C06F27E"/>
    <w:lvl w:ilvl="0" w:tplc="48A2F5FC">
      <w:numFmt w:val="bullet"/>
      <w:lvlText w:val="•"/>
      <w:lvlJc w:val="left"/>
      <w:pPr>
        <w:ind w:left="794" w:hanging="434"/>
      </w:pPr>
      <w:rPr>
        <w:rFonts w:ascii="Arial" w:eastAsiaTheme="minorHAnsi"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1F33FEE"/>
    <w:multiLevelType w:val="hybridMultilevel"/>
    <w:tmpl w:val="B0344C6C"/>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35FCE"/>
    <w:multiLevelType w:val="multilevel"/>
    <w:tmpl w:val="4C86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B1F33D2"/>
    <w:multiLevelType w:val="hybridMultilevel"/>
    <w:tmpl w:val="0D920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47B59"/>
    <w:multiLevelType w:val="hybridMultilevel"/>
    <w:tmpl w:val="B192BDA6"/>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3077E4"/>
    <w:multiLevelType w:val="hybridMultilevel"/>
    <w:tmpl w:val="8E6C3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441A52"/>
    <w:multiLevelType w:val="hybridMultilevel"/>
    <w:tmpl w:val="EE82A034"/>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E85AF9"/>
    <w:multiLevelType w:val="multilevel"/>
    <w:tmpl w:val="748A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F767B55"/>
    <w:multiLevelType w:val="hybridMultilevel"/>
    <w:tmpl w:val="5F94469E"/>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574564"/>
    <w:multiLevelType w:val="hybridMultilevel"/>
    <w:tmpl w:val="B4E65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6148AC"/>
    <w:multiLevelType w:val="hybridMultilevel"/>
    <w:tmpl w:val="42DA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881B73"/>
    <w:multiLevelType w:val="hybridMultilevel"/>
    <w:tmpl w:val="98021374"/>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877FEA"/>
    <w:multiLevelType w:val="hybridMultilevel"/>
    <w:tmpl w:val="20ACE6F0"/>
    <w:lvl w:ilvl="0" w:tplc="6F70BF24">
      <w:start w:val="88"/>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D3275D"/>
    <w:multiLevelType w:val="hybridMultilevel"/>
    <w:tmpl w:val="5BAC4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A3F29"/>
    <w:multiLevelType w:val="hybridMultilevel"/>
    <w:tmpl w:val="B1742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8F45F3"/>
    <w:multiLevelType w:val="hybridMultilevel"/>
    <w:tmpl w:val="01E4D13E"/>
    <w:lvl w:ilvl="0" w:tplc="6F70BF24">
      <w:start w:val="88"/>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D11294"/>
    <w:multiLevelType w:val="hybridMultilevel"/>
    <w:tmpl w:val="374A5C3A"/>
    <w:lvl w:ilvl="0" w:tplc="D64820AC">
      <w:numFmt w:val="bullet"/>
      <w:lvlText w:val="•"/>
      <w:lvlJc w:val="left"/>
      <w:pPr>
        <w:ind w:left="1080" w:hanging="720"/>
      </w:pPr>
      <w:rPr>
        <w:rFonts w:ascii="Arial" w:eastAsiaTheme="minorHAnsi" w:hAnsi="Arial" w:cs="Arial" w:hint="default"/>
      </w:rPr>
    </w:lvl>
    <w:lvl w:ilvl="1" w:tplc="D3F8557E">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16"/>
  </w:num>
  <w:num w:numId="5">
    <w:abstractNumId w:val="17"/>
  </w:num>
  <w:num w:numId="6">
    <w:abstractNumId w:val="14"/>
  </w:num>
  <w:num w:numId="7">
    <w:abstractNumId w:val="1"/>
  </w:num>
  <w:num w:numId="8">
    <w:abstractNumId w:val="11"/>
  </w:num>
  <w:num w:numId="9">
    <w:abstractNumId w:val="24"/>
  </w:num>
  <w:num w:numId="10">
    <w:abstractNumId w:val="10"/>
  </w:num>
  <w:num w:numId="11">
    <w:abstractNumId w:val="19"/>
  </w:num>
  <w:num w:numId="12">
    <w:abstractNumId w:val="4"/>
  </w:num>
  <w:num w:numId="13">
    <w:abstractNumId w:val="31"/>
  </w:num>
  <w:num w:numId="14">
    <w:abstractNumId w:val="26"/>
  </w:num>
  <w:num w:numId="15">
    <w:abstractNumId w:val="13"/>
  </w:num>
  <w:num w:numId="16">
    <w:abstractNumId w:val="5"/>
  </w:num>
  <w:num w:numId="17">
    <w:abstractNumId w:val="12"/>
  </w:num>
  <w:num w:numId="18">
    <w:abstractNumId w:val="32"/>
  </w:num>
  <w:num w:numId="19">
    <w:abstractNumId w:val="23"/>
  </w:num>
  <w:num w:numId="20">
    <w:abstractNumId w:val="21"/>
  </w:num>
  <w:num w:numId="21">
    <w:abstractNumId w:val="28"/>
  </w:num>
  <w:num w:numId="22">
    <w:abstractNumId w:val="25"/>
  </w:num>
  <w:num w:numId="23">
    <w:abstractNumId w:val="3"/>
  </w:num>
  <w:num w:numId="24">
    <w:abstractNumId w:val="29"/>
  </w:num>
  <w:num w:numId="25">
    <w:abstractNumId w:val="8"/>
  </w:num>
  <w:num w:numId="26">
    <w:abstractNumId w:val="18"/>
  </w:num>
  <w:num w:numId="27">
    <w:abstractNumId w:val="33"/>
  </w:num>
  <w:num w:numId="28">
    <w:abstractNumId w:val="6"/>
  </w:num>
  <w:num w:numId="29">
    <w:abstractNumId w:val="9"/>
  </w:num>
  <w:num w:numId="30">
    <w:abstractNumId w:val="27"/>
  </w:num>
  <w:num w:numId="31">
    <w:abstractNumId w:val="22"/>
  </w:num>
  <w:num w:numId="32">
    <w:abstractNumId w:val="7"/>
  </w:num>
  <w:num w:numId="33">
    <w:abstractNumId w:val="30"/>
  </w:num>
  <w:num w:numId="34">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moveDateAndTime/>
  <w:hideSpellingErrors/>
  <w:hideGrammaticalErrors/>
  <w:activeWritingStyle w:appName="MSWord" w:lang="nl-NL" w:vendorID="1" w:dllVersion="512"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781"/>
    <w:rsid w:val="000023E0"/>
    <w:rsid w:val="00004325"/>
    <w:rsid w:val="0000727A"/>
    <w:rsid w:val="00013A96"/>
    <w:rsid w:val="00013AB1"/>
    <w:rsid w:val="00021B0A"/>
    <w:rsid w:val="00024CF5"/>
    <w:rsid w:val="00025616"/>
    <w:rsid w:val="00025A71"/>
    <w:rsid w:val="00027F4D"/>
    <w:rsid w:val="00031B29"/>
    <w:rsid w:val="000324F3"/>
    <w:rsid w:val="00035B73"/>
    <w:rsid w:val="0003689F"/>
    <w:rsid w:val="00041392"/>
    <w:rsid w:val="00043CF8"/>
    <w:rsid w:val="00044929"/>
    <w:rsid w:val="0004559A"/>
    <w:rsid w:val="00051D8C"/>
    <w:rsid w:val="00053616"/>
    <w:rsid w:val="00061505"/>
    <w:rsid w:val="000643E5"/>
    <w:rsid w:val="00065430"/>
    <w:rsid w:val="00065D11"/>
    <w:rsid w:val="0006676B"/>
    <w:rsid w:val="00070924"/>
    <w:rsid w:val="0007251B"/>
    <w:rsid w:val="000732D4"/>
    <w:rsid w:val="0007626E"/>
    <w:rsid w:val="00076D79"/>
    <w:rsid w:val="00082446"/>
    <w:rsid w:val="000A02A6"/>
    <w:rsid w:val="000A2B56"/>
    <w:rsid w:val="000A3E62"/>
    <w:rsid w:val="000A46DD"/>
    <w:rsid w:val="000A493D"/>
    <w:rsid w:val="000A5082"/>
    <w:rsid w:val="000A79A1"/>
    <w:rsid w:val="000B3472"/>
    <w:rsid w:val="000B5744"/>
    <w:rsid w:val="000C0804"/>
    <w:rsid w:val="000C67E9"/>
    <w:rsid w:val="000D1530"/>
    <w:rsid w:val="000D5A91"/>
    <w:rsid w:val="000D68CA"/>
    <w:rsid w:val="000E077E"/>
    <w:rsid w:val="000E5ED1"/>
    <w:rsid w:val="000F6B7C"/>
    <w:rsid w:val="001034C4"/>
    <w:rsid w:val="001052F4"/>
    <w:rsid w:val="00106C26"/>
    <w:rsid w:val="00113E29"/>
    <w:rsid w:val="001164E9"/>
    <w:rsid w:val="001205A6"/>
    <w:rsid w:val="0012317E"/>
    <w:rsid w:val="00126AC2"/>
    <w:rsid w:val="001351B4"/>
    <w:rsid w:val="001431A8"/>
    <w:rsid w:val="00143538"/>
    <w:rsid w:val="00145283"/>
    <w:rsid w:val="00147DD8"/>
    <w:rsid w:val="0015448C"/>
    <w:rsid w:val="00155E5F"/>
    <w:rsid w:val="00161AAF"/>
    <w:rsid w:val="00162FA1"/>
    <w:rsid w:val="001630BC"/>
    <w:rsid w:val="00163DB5"/>
    <w:rsid w:val="00164C2F"/>
    <w:rsid w:val="00164F15"/>
    <w:rsid w:val="00167922"/>
    <w:rsid w:val="00167B6F"/>
    <w:rsid w:val="00182C95"/>
    <w:rsid w:val="00185CF5"/>
    <w:rsid w:val="00186D2E"/>
    <w:rsid w:val="00191712"/>
    <w:rsid w:val="00192D36"/>
    <w:rsid w:val="0019319D"/>
    <w:rsid w:val="0019793F"/>
    <w:rsid w:val="001A0A7D"/>
    <w:rsid w:val="001A529F"/>
    <w:rsid w:val="001A5337"/>
    <w:rsid w:val="001B236E"/>
    <w:rsid w:val="001B27CC"/>
    <w:rsid w:val="001B46A9"/>
    <w:rsid w:val="001C1FC4"/>
    <w:rsid w:val="001C2E6C"/>
    <w:rsid w:val="001C44E8"/>
    <w:rsid w:val="001D2695"/>
    <w:rsid w:val="001D7649"/>
    <w:rsid w:val="001E096E"/>
    <w:rsid w:val="001E2F3C"/>
    <w:rsid w:val="001F0B2C"/>
    <w:rsid w:val="001F3297"/>
    <w:rsid w:val="001F51BD"/>
    <w:rsid w:val="001F6047"/>
    <w:rsid w:val="001F7850"/>
    <w:rsid w:val="001F7E33"/>
    <w:rsid w:val="002007F1"/>
    <w:rsid w:val="002011C9"/>
    <w:rsid w:val="002053CC"/>
    <w:rsid w:val="00205F8E"/>
    <w:rsid w:val="002103E2"/>
    <w:rsid w:val="00214BFF"/>
    <w:rsid w:val="00221C2F"/>
    <w:rsid w:val="0022629F"/>
    <w:rsid w:val="002321A4"/>
    <w:rsid w:val="00235277"/>
    <w:rsid w:val="00240AC1"/>
    <w:rsid w:val="00243AB1"/>
    <w:rsid w:val="00252E87"/>
    <w:rsid w:val="00253DDC"/>
    <w:rsid w:val="00254DC7"/>
    <w:rsid w:val="002550E9"/>
    <w:rsid w:val="002563D8"/>
    <w:rsid w:val="0026056A"/>
    <w:rsid w:val="0027187D"/>
    <w:rsid w:val="00272023"/>
    <w:rsid w:val="0027342F"/>
    <w:rsid w:val="00273994"/>
    <w:rsid w:val="002764A5"/>
    <w:rsid w:val="00277487"/>
    <w:rsid w:val="00277626"/>
    <w:rsid w:val="0028011E"/>
    <w:rsid w:val="002853B9"/>
    <w:rsid w:val="002866A0"/>
    <w:rsid w:val="00287903"/>
    <w:rsid w:val="002909F1"/>
    <w:rsid w:val="00290A14"/>
    <w:rsid w:val="002A2F3D"/>
    <w:rsid w:val="002A5B2B"/>
    <w:rsid w:val="002B0B94"/>
    <w:rsid w:val="002B2625"/>
    <w:rsid w:val="002B3E67"/>
    <w:rsid w:val="002B637F"/>
    <w:rsid w:val="002B69FF"/>
    <w:rsid w:val="002C1965"/>
    <w:rsid w:val="002C2076"/>
    <w:rsid w:val="002C3AC0"/>
    <w:rsid w:val="002C78F3"/>
    <w:rsid w:val="002D30F5"/>
    <w:rsid w:val="002D6121"/>
    <w:rsid w:val="002E1A4D"/>
    <w:rsid w:val="002E2B42"/>
    <w:rsid w:val="002E4139"/>
    <w:rsid w:val="002E5ABA"/>
    <w:rsid w:val="002E6E13"/>
    <w:rsid w:val="002F210D"/>
    <w:rsid w:val="00305F7A"/>
    <w:rsid w:val="00313CC4"/>
    <w:rsid w:val="00316E7E"/>
    <w:rsid w:val="00323B48"/>
    <w:rsid w:val="00326F11"/>
    <w:rsid w:val="00332AE0"/>
    <w:rsid w:val="003348B0"/>
    <w:rsid w:val="00336498"/>
    <w:rsid w:val="003441ED"/>
    <w:rsid w:val="00347BF3"/>
    <w:rsid w:val="0035005D"/>
    <w:rsid w:val="003538A3"/>
    <w:rsid w:val="0035468F"/>
    <w:rsid w:val="00354B2D"/>
    <w:rsid w:val="00354F15"/>
    <w:rsid w:val="00355B13"/>
    <w:rsid w:val="0035722B"/>
    <w:rsid w:val="0036008B"/>
    <w:rsid w:val="003606C0"/>
    <w:rsid w:val="0036205F"/>
    <w:rsid w:val="003633C1"/>
    <w:rsid w:val="00364E33"/>
    <w:rsid w:val="00365128"/>
    <w:rsid w:val="00371DBA"/>
    <w:rsid w:val="003723F8"/>
    <w:rsid w:val="00374D99"/>
    <w:rsid w:val="00380210"/>
    <w:rsid w:val="00385E43"/>
    <w:rsid w:val="0038639C"/>
    <w:rsid w:val="003940ED"/>
    <w:rsid w:val="00396382"/>
    <w:rsid w:val="003A3D04"/>
    <w:rsid w:val="003A7E54"/>
    <w:rsid w:val="003B130D"/>
    <w:rsid w:val="003B50A7"/>
    <w:rsid w:val="003B58F2"/>
    <w:rsid w:val="003B6C59"/>
    <w:rsid w:val="003D0AC9"/>
    <w:rsid w:val="003D0DCE"/>
    <w:rsid w:val="003D4290"/>
    <w:rsid w:val="003D5C5A"/>
    <w:rsid w:val="003D62E9"/>
    <w:rsid w:val="003E04F5"/>
    <w:rsid w:val="003E62BC"/>
    <w:rsid w:val="003E6F72"/>
    <w:rsid w:val="003F01D5"/>
    <w:rsid w:val="003F30AF"/>
    <w:rsid w:val="003F31E4"/>
    <w:rsid w:val="003F3653"/>
    <w:rsid w:val="003F3F23"/>
    <w:rsid w:val="003F5DE2"/>
    <w:rsid w:val="004059F1"/>
    <w:rsid w:val="00411109"/>
    <w:rsid w:val="0041302A"/>
    <w:rsid w:val="00413DB4"/>
    <w:rsid w:val="00416BCA"/>
    <w:rsid w:val="0041771B"/>
    <w:rsid w:val="00420BFC"/>
    <w:rsid w:val="004227CF"/>
    <w:rsid w:val="00425502"/>
    <w:rsid w:val="00425CF2"/>
    <w:rsid w:val="004270CE"/>
    <w:rsid w:val="00445F56"/>
    <w:rsid w:val="00453EF4"/>
    <w:rsid w:val="00455E50"/>
    <w:rsid w:val="00461672"/>
    <w:rsid w:val="00461805"/>
    <w:rsid w:val="00467AAD"/>
    <w:rsid w:val="00470633"/>
    <w:rsid w:val="00473663"/>
    <w:rsid w:val="00473BA1"/>
    <w:rsid w:val="0048216E"/>
    <w:rsid w:val="00482B0F"/>
    <w:rsid w:val="00482BE6"/>
    <w:rsid w:val="004859D4"/>
    <w:rsid w:val="0048738F"/>
    <w:rsid w:val="004909CA"/>
    <w:rsid w:val="004912BD"/>
    <w:rsid w:val="00491312"/>
    <w:rsid w:val="0049143B"/>
    <w:rsid w:val="00491CF8"/>
    <w:rsid w:val="00492280"/>
    <w:rsid w:val="00492EEA"/>
    <w:rsid w:val="004964AD"/>
    <w:rsid w:val="004A253F"/>
    <w:rsid w:val="004A486F"/>
    <w:rsid w:val="004B04C2"/>
    <w:rsid w:val="004B3409"/>
    <w:rsid w:val="004B5D5D"/>
    <w:rsid w:val="004B7DBF"/>
    <w:rsid w:val="004C1AF9"/>
    <w:rsid w:val="004C3E53"/>
    <w:rsid w:val="004C4383"/>
    <w:rsid w:val="004C44E6"/>
    <w:rsid w:val="004C526C"/>
    <w:rsid w:val="004C73D9"/>
    <w:rsid w:val="004D111A"/>
    <w:rsid w:val="004D17E7"/>
    <w:rsid w:val="004D6622"/>
    <w:rsid w:val="004D66FB"/>
    <w:rsid w:val="004E00C6"/>
    <w:rsid w:val="004E03D0"/>
    <w:rsid w:val="004E3319"/>
    <w:rsid w:val="004E3CBA"/>
    <w:rsid w:val="004E7B8C"/>
    <w:rsid w:val="004E7E17"/>
    <w:rsid w:val="004F12B9"/>
    <w:rsid w:val="004F5D87"/>
    <w:rsid w:val="004F6B91"/>
    <w:rsid w:val="0050292D"/>
    <w:rsid w:val="00506574"/>
    <w:rsid w:val="00507515"/>
    <w:rsid w:val="0051352F"/>
    <w:rsid w:val="0051695D"/>
    <w:rsid w:val="00517619"/>
    <w:rsid w:val="0052031A"/>
    <w:rsid w:val="00521DF2"/>
    <w:rsid w:val="00522DA6"/>
    <w:rsid w:val="00524106"/>
    <w:rsid w:val="00526253"/>
    <w:rsid w:val="0053100B"/>
    <w:rsid w:val="00531C70"/>
    <w:rsid w:val="00535B9C"/>
    <w:rsid w:val="00540046"/>
    <w:rsid w:val="00547D63"/>
    <w:rsid w:val="005516A2"/>
    <w:rsid w:val="005517FE"/>
    <w:rsid w:val="00552853"/>
    <w:rsid w:val="00553FA7"/>
    <w:rsid w:val="00554FE4"/>
    <w:rsid w:val="00555B82"/>
    <w:rsid w:val="00557172"/>
    <w:rsid w:val="005635B5"/>
    <w:rsid w:val="00565B53"/>
    <w:rsid w:val="00566992"/>
    <w:rsid w:val="00570875"/>
    <w:rsid w:val="00571328"/>
    <w:rsid w:val="00580E9E"/>
    <w:rsid w:val="00581997"/>
    <w:rsid w:val="00594400"/>
    <w:rsid w:val="005946AC"/>
    <w:rsid w:val="005A283F"/>
    <w:rsid w:val="005A2B81"/>
    <w:rsid w:val="005A75E5"/>
    <w:rsid w:val="005B13E3"/>
    <w:rsid w:val="005B4A0D"/>
    <w:rsid w:val="005B4ACE"/>
    <w:rsid w:val="005B767D"/>
    <w:rsid w:val="005C3A65"/>
    <w:rsid w:val="005C5CBB"/>
    <w:rsid w:val="005C6AAF"/>
    <w:rsid w:val="005C74F5"/>
    <w:rsid w:val="005D070F"/>
    <w:rsid w:val="005D1196"/>
    <w:rsid w:val="005D15BC"/>
    <w:rsid w:val="005D21AE"/>
    <w:rsid w:val="005D2F43"/>
    <w:rsid w:val="005D40BC"/>
    <w:rsid w:val="005D6330"/>
    <w:rsid w:val="005D7B12"/>
    <w:rsid w:val="005E0DFF"/>
    <w:rsid w:val="005E1554"/>
    <w:rsid w:val="005E25AB"/>
    <w:rsid w:val="005E6159"/>
    <w:rsid w:val="005F1666"/>
    <w:rsid w:val="005F67BE"/>
    <w:rsid w:val="006067F1"/>
    <w:rsid w:val="00613C2C"/>
    <w:rsid w:val="00614DF0"/>
    <w:rsid w:val="006151B7"/>
    <w:rsid w:val="0061554D"/>
    <w:rsid w:val="00615B3C"/>
    <w:rsid w:val="00621FAC"/>
    <w:rsid w:val="00623423"/>
    <w:rsid w:val="00624099"/>
    <w:rsid w:val="00625850"/>
    <w:rsid w:val="00632104"/>
    <w:rsid w:val="0063408B"/>
    <w:rsid w:val="00634BBC"/>
    <w:rsid w:val="00640C36"/>
    <w:rsid w:val="00641DAA"/>
    <w:rsid w:val="00642726"/>
    <w:rsid w:val="00644F3D"/>
    <w:rsid w:val="00647483"/>
    <w:rsid w:val="006529C2"/>
    <w:rsid w:val="00654572"/>
    <w:rsid w:val="00654923"/>
    <w:rsid w:val="00656390"/>
    <w:rsid w:val="00660F05"/>
    <w:rsid w:val="006628EE"/>
    <w:rsid w:val="00665973"/>
    <w:rsid w:val="00665F69"/>
    <w:rsid w:val="00667FAC"/>
    <w:rsid w:val="00673398"/>
    <w:rsid w:val="006752A0"/>
    <w:rsid w:val="00684A4B"/>
    <w:rsid w:val="00684E7D"/>
    <w:rsid w:val="006A0FB0"/>
    <w:rsid w:val="006A15CB"/>
    <w:rsid w:val="006A1650"/>
    <w:rsid w:val="006A5D54"/>
    <w:rsid w:val="006A6115"/>
    <w:rsid w:val="006B0333"/>
    <w:rsid w:val="006B0560"/>
    <w:rsid w:val="006B0A3F"/>
    <w:rsid w:val="006B2136"/>
    <w:rsid w:val="006B2EE9"/>
    <w:rsid w:val="006B334B"/>
    <w:rsid w:val="006B3D9A"/>
    <w:rsid w:val="006B5ABA"/>
    <w:rsid w:val="006B6854"/>
    <w:rsid w:val="006C706B"/>
    <w:rsid w:val="006C76EA"/>
    <w:rsid w:val="006D1838"/>
    <w:rsid w:val="006D21E9"/>
    <w:rsid w:val="006D4A06"/>
    <w:rsid w:val="006E3255"/>
    <w:rsid w:val="006E778B"/>
    <w:rsid w:val="006F4E55"/>
    <w:rsid w:val="006F7D08"/>
    <w:rsid w:val="00701D47"/>
    <w:rsid w:val="0071266A"/>
    <w:rsid w:val="007166EB"/>
    <w:rsid w:val="007220E3"/>
    <w:rsid w:val="0072294E"/>
    <w:rsid w:val="00730304"/>
    <w:rsid w:val="00732CA6"/>
    <w:rsid w:val="00733441"/>
    <w:rsid w:val="00733496"/>
    <w:rsid w:val="00734156"/>
    <w:rsid w:val="00736AB0"/>
    <w:rsid w:val="00740C65"/>
    <w:rsid w:val="00742CCA"/>
    <w:rsid w:val="00744E6A"/>
    <w:rsid w:val="007508D7"/>
    <w:rsid w:val="007522BB"/>
    <w:rsid w:val="007619B3"/>
    <w:rsid w:val="00761B1A"/>
    <w:rsid w:val="00764784"/>
    <w:rsid w:val="00767748"/>
    <w:rsid w:val="00767F3D"/>
    <w:rsid w:val="00771E8C"/>
    <w:rsid w:val="007742B8"/>
    <w:rsid w:val="00775258"/>
    <w:rsid w:val="00783C7B"/>
    <w:rsid w:val="00783CCA"/>
    <w:rsid w:val="007911C0"/>
    <w:rsid w:val="00791D38"/>
    <w:rsid w:val="00793574"/>
    <w:rsid w:val="00796A9F"/>
    <w:rsid w:val="00796DCD"/>
    <w:rsid w:val="007A2889"/>
    <w:rsid w:val="007A2A67"/>
    <w:rsid w:val="007A2FDF"/>
    <w:rsid w:val="007A3FFE"/>
    <w:rsid w:val="007A5522"/>
    <w:rsid w:val="007A7D73"/>
    <w:rsid w:val="007B161B"/>
    <w:rsid w:val="007B1734"/>
    <w:rsid w:val="007B29E9"/>
    <w:rsid w:val="007B334F"/>
    <w:rsid w:val="007C4378"/>
    <w:rsid w:val="007C6299"/>
    <w:rsid w:val="007C6B10"/>
    <w:rsid w:val="007D2A50"/>
    <w:rsid w:val="007D340B"/>
    <w:rsid w:val="007D3E65"/>
    <w:rsid w:val="007D4909"/>
    <w:rsid w:val="007D4E21"/>
    <w:rsid w:val="007D58E7"/>
    <w:rsid w:val="007D7939"/>
    <w:rsid w:val="007E247F"/>
    <w:rsid w:val="007E512B"/>
    <w:rsid w:val="007F20CF"/>
    <w:rsid w:val="007F3C7F"/>
    <w:rsid w:val="007F44A1"/>
    <w:rsid w:val="007F4518"/>
    <w:rsid w:val="007F4DD6"/>
    <w:rsid w:val="007F4EE7"/>
    <w:rsid w:val="007F6A59"/>
    <w:rsid w:val="007F7821"/>
    <w:rsid w:val="0080012C"/>
    <w:rsid w:val="008040C7"/>
    <w:rsid w:val="008043B8"/>
    <w:rsid w:val="0080769B"/>
    <w:rsid w:val="00811305"/>
    <w:rsid w:val="00813AF4"/>
    <w:rsid w:val="00814D99"/>
    <w:rsid w:val="00814EA9"/>
    <w:rsid w:val="0081552D"/>
    <w:rsid w:val="008165F1"/>
    <w:rsid w:val="008170B3"/>
    <w:rsid w:val="00820AA2"/>
    <w:rsid w:val="00820FA2"/>
    <w:rsid w:val="008226EA"/>
    <w:rsid w:val="00822CC9"/>
    <w:rsid w:val="00823418"/>
    <w:rsid w:val="00825D5F"/>
    <w:rsid w:val="00827AE6"/>
    <w:rsid w:val="00831FDB"/>
    <w:rsid w:val="00832716"/>
    <w:rsid w:val="00832721"/>
    <w:rsid w:val="00834061"/>
    <w:rsid w:val="0083523F"/>
    <w:rsid w:val="0083533D"/>
    <w:rsid w:val="008367AD"/>
    <w:rsid w:val="00847118"/>
    <w:rsid w:val="0084757E"/>
    <w:rsid w:val="00851957"/>
    <w:rsid w:val="00851B43"/>
    <w:rsid w:val="008550AC"/>
    <w:rsid w:val="00856E39"/>
    <w:rsid w:val="00857297"/>
    <w:rsid w:val="00857997"/>
    <w:rsid w:val="00860836"/>
    <w:rsid w:val="0086385C"/>
    <w:rsid w:val="00865247"/>
    <w:rsid w:val="00870D0D"/>
    <w:rsid w:val="0088009C"/>
    <w:rsid w:val="008964E7"/>
    <w:rsid w:val="008A0ABE"/>
    <w:rsid w:val="008A1C77"/>
    <w:rsid w:val="008A2AB0"/>
    <w:rsid w:val="008A40E0"/>
    <w:rsid w:val="008A6B10"/>
    <w:rsid w:val="008A6F05"/>
    <w:rsid w:val="008A7160"/>
    <w:rsid w:val="008B11D8"/>
    <w:rsid w:val="008B43BE"/>
    <w:rsid w:val="008B472E"/>
    <w:rsid w:val="008B4A6A"/>
    <w:rsid w:val="008B5A12"/>
    <w:rsid w:val="008B614B"/>
    <w:rsid w:val="008C1B2D"/>
    <w:rsid w:val="008C29C1"/>
    <w:rsid w:val="008C3848"/>
    <w:rsid w:val="008C5834"/>
    <w:rsid w:val="008C58FE"/>
    <w:rsid w:val="008C5B6D"/>
    <w:rsid w:val="008D1B4A"/>
    <w:rsid w:val="008D4352"/>
    <w:rsid w:val="008D6648"/>
    <w:rsid w:val="008D664D"/>
    <w:rsid w:val="008E3633"/>
    <w:rsid w:val="008E7955"/>
    <w:rsid w:val="008F10BE"/>
    <w:rsid w:val="008F1849"/>
    <w:rsid w:val="008F1D71"/>
    <w:rsid w:val="008F2EBD"/>
    <w:rsid w:val="008F44E3"/>
    <w:rsid w:val="008F5C90"/>
    <w:rsid w:val="008F7158"/>
    <w:rsid w:val="008F717A"/>
    <w:rsid w:val="0090113A"/>
    <w:rsid w:val="00902700"/>
    <w:rsid w:val="00903E9B"/>
    <w:rsid w:val="009041C0"/>
    <w:rsid w:val="00904344"/>
    <w:rsid w:val="00905DAF"/>
    <w:rsid w:val="00906174"/>
    <w:rsid w:val="00910A02"/>
    <w:rsid w:val="0091288E"/>
    <w:rsid w:val="00916F6E"/>
    <w:rsid w:val="00923864"/>
    <w:rsid w:val="0092701C"/>
    <w:rsid w:val="00930EBF"/>
    <w:rsid w:val="00932A2A"/>
    <w:rsid w:val="00936F31"/>
    <w:rsid w:val="00940B9E"/>
    <w:rsid w:val="00947D8F"/>
    <w:rsid w:val="009547B1"/>
    <w:rsid w:val="00957879"/>
    <w:rsid w:val="00960402"/>
    <w:rsid w:val="00960A5C"/>
    <w:rsid w:val="00961AD2"/>
    <w:rsid w:val="00963806"/>
    <w:rsid w:val="00964667"/>
    <w:rsid w:val="00964775"/>
    <w:rsid w:val="00971AC2"/>
    <w:rsid w:val="009741DA"/>
    <w:rsid w:val="00974D35"/>
    <w:rsid w:val="00975728"/>
    <w:rsid w:val="009762F9"/>
    <w:rsid w:val="009801CB"/>
    <w:rsid w:val="0098603C"/>
    <w:rsid w:val="00986899"/>
    <w:rsid w:val="00994449"/>
    <w:rsid w:val="00994DDD"/>
    <w:rsid w:val="009A20FF"/>
    <w:rsid w:val="009A2BCA"/>
    <w:rsid w:val="009A5F74"/>
    <w:rsid w:val="009A6D14"/>
    <w:rsid w:val="009A71EA"/>
    <w:rsid w:val="009B20C9"/>
    <w:rsid w:val="009B2F8B"/>
    <w:rsid w:val="009B40B8"/>
    <w:rsid w:val="009B480A"/>
    <w:rsid w:val="009B5AFE"/>
    <w:rsid w:val="009B629C"/>
    <w:rsid w:val="009B7446"/>
    <w:rsid w:val="009C305A"/>
    <w:rsid w:val="009C4854"/>
    <w:rsid w:val="009C5772"/>
    <w:rsid w:val="009C5B92"/>
    <w:rsid w:val="009D321A"/>
    <w:rsid w:val="009D38F8"/>
    <w:rsid w:val="009D4F05"/>
    <w:rsid w:val="009D567D"/>
    <w:rsid w:val="009D7F8E"/>
    <w:rsid w:val="009E39E9"/>
    <w:rsid w:val="009E4C51"/>
    <w:rsid w:val="009E5142"/>
    <w:rsid w:val="009E69CC"/>
    <w:rsid w:val="009F0FB3"/>
    <w:rsid w:val="009F115E"/>
    <w:rsid w:val="009F4DB7"/>
    <w:rsid w:val="009F50B2"/>
    <w:rsid w:val="00A02C31"/>
    <w:rsid w:val="00A03FA5"/>
    <w:rsid w:val="00A10649"/>
    <w:rsid w:val="00A11CF0"/>
    <w:rsid w:val="00A121B5"/>
    <w:rsid w:val="00A12835"/>
    <w:rsid w:val="00A16CBF"/>
    <w:rsid w:val="00A17E6A"/>
    <w:rsid w:val="00A203B1"/>
    <w:rsid w:val="00A20CCD"/>
    <w:rsid w:val="00A2272C"/>
    <w:rsid w:val="00A25A5F"/>
    <w:rsid w:val="00A260A7"/>
    <w:rsid w:val="00A27DDE"/>
    <w:rsid w:val="00A32F6C"/>
    <w:rsid w:val="00A36C06"/>
    <w:rsid w:val="00A401E0"/>
    <w:rsid w:val="00A45617"/>
    <w:rsid w:val="00A458AF"/>
    <w:rsid w:val="00A47E65"/>
    <w:rsid w:val="00A52326"/>
    <w:rsid w:val="00A52FE7"/>
    <w:rsid w:val="00A5337C"/>
    <w:rsid w:val="00A54254"/>
    <w:rsid w:val="00A547EE"/>
    <w:rsid w:val="00A54C1E"/>
    <w:rsid w:val="00A656F6"/>
    <w:rsid w:val="00A65D9F"/>
    <w:rsid w:val="00A674D9"/>
    <w:rsid w:val="00A725A6"/>
    <w:rsid w:val="00A72C11"/>
    <w:rsid w:val="00A802A1"/>
    <w:rsid w:val="00A80C99"/>
    <w:rsid w:val="00A8541E"/>
    <w:rsid w:val="00A86F4D"/>
    <w:rsid w:val="00A95B72"/>
    <w:rsid w:val="00AA12BE"/>
    <w:rsid w:val="00AA1C32"/>
    <w:rsid w:val="00AB0F4B"/>
    <w:rsid w:val="00AB2C10"/>
    <w:rsid w:val="00AB2DA3"/>
    <w:rsid w:val="00AB796C"/>
    <w:rsid w:val="00AC6C45"/>
    <w:rsid w:val="00AD2763"/>
    <w:rsid w:val="00AD575C"/>
    <w:rsid w:val="00AE0579"/>
    <w:rsid w:val="00AF0378"/>
    <w:rsid w:val="00AF0940"/>
    <w:rsid w:val="00AF133D"/>
    <w:rsid w:val="00AF17C8"/>
    <w:rsid w:val="00AF56DD"/>
    <w:rsid w:val="00AF6AAB"/>
    <w:rsid w:val="00B05BFE"/>
    <w:rsid w:val="00B10D57"/>
    <w:rsid w:val="00B16EA7"/>
    <w:rsid w:val="00B170E4"/>
    <w:rsid w:val="00B1769D"/>
    <w:rsid w:val="00B32A12"/>
    <w:rsid w:val="00B3506A"/>
    <w:rsid w:val="00B3792E"/>
    <w:rsid w:val="00B423D5"/>
    <w:rsid w:val="00B44E6C"/>
    <w:rsid w:val="00B45255"/>
    <w:rsid w:val="00B45718"/>
    <w:rsid w:val="00B46150"/>
    <w:rsid w:val="00B463C3"/>
    <w:rsid w:val="00B46E72"/>
    <w:rsid w:val="00B517DA"/>
    <w:rsid w:val="00B530C9"/>
    <w:rsid w:val="00B533A4"/>
    <w:rsid w:val="00B535F0"/>
    <w:rsid w:val="00B53BD2"/>
    <w:rsid w:val="00B555C5"/>
    <w:rsid w:val="00B635F3"/>
    <w:rsid w:val="00B64C37"/>
    <w:rsid w:val="00B679A4"/>
    <w:rsid w:val="00B72A29"/>
    <w:rsid w:val="00B72D8B"/>
    <w:rsid w:val="00B76013"/>
    <w:rsid w:val="00B777AF"/>
    <w:rsid w:val="00B83567"/>
    <w:rsid w:val="00B8683D"/>
    <w:rsid w:val="00B86C00"/>
    <w:rsid w:val="00B93877"/>
    <w:rsid w:val="00B941E5"/>
    <w:rsid w:val="00B945A8"/>
    <w:rsid w:val="00B94820"/>
    <w:rsid w:val="00B948D2"/>
    <w:rsid w:val="00B971C3"/>
    <w:rsid w:val="00BA496A"/>
    <w:rsid w:val="00BA4E68"/>
    <w:rsid w:val="00BA56BF"/>
    <w:rsid w:val="00BA771C"/>
    <w:rsid w:val="00BB2ADA"/>
    <w:rsid w:val="00BB2ECA"/>
    <w:rsid w:val="00BB6159"/>
    <w:rsid w:val="00BC2156"/>
    <w:rsid w:val="00BC2A62"/>
    <w:rsid w:val="00BC7212"/>
    <w:rsid w:val="00BD0A1F"/>
    <w:rsid w:val="00BD41EF"/>
    <w:rsid w:val="00BD5828"/>
    <w:rsid w:val="00BD5CB8"/>
    <w:rsid w:val="00BD5CC6"/>
    <w:rsid w:val="00BD6102"/>
    <w:rsid w:val="00BD67E3"/>
    <w:rsid w:val="00BD7D11"/>
    <w:rsid w:val="00BE3C02"/>
    <w:rsid w:val="00BE5240"/>
    <w:rsid w:val="00BE6B0F"/>
    <w:rsid w:val="00BE70DA"/>
    <w:rsid w:val="00BF07A6"/>
    <w:rsid w:val="00BF4EB2"/>
    <w:rsid w:val="00BF62D1"/>
    <w:rsid w:val="00BF75F3"/>
    <w:rsid w:val="00BF7EFC"/>
    <w:rsid w:val="00C00CC2"/>
    <w:rsid w:val="00C0729C"/>
    <w:rsid w:val="00C112E2"/>
    <w:rsid w:val="00C17E30"/>
    <w:rsid w:val="00C21817"/>
    <w:rsid w:val="00C22C43"/>
    <w:rsid w:val="00C23D8A"/>
    <w:rsid w:val="00C25EEF"/>
    <w:rsid w:val="00C26A79"/>
    <w:rsid w:val="00C32CFF"/>
    <w:rsid w:val="00C41507"/>
    <w:rsid w:val="00C43D52"/>
    <w:rsid w:val="00C441C7"/>
    <w:rsid w:val="00C50A33"/>
    <w:rsid w:val="00C51843"/>
    <w:rsid w:val="00C51C15"/>
    <w:rsid w:val="00C565A8"/>
    <w:rsid w:val="00C62781"/>
    <w:rsid w:val="00C66B55"/>
    <w:rsid w:val="00C729E0"/>
    <w:rsid w:val="00C764FB"/>
    <w:rsid w:val="00C83542"/>
    <w:rsid w:val="00C83905"/>
    <w:rsid w:val="00C86A18"/>
    <w:rsid w:val="00C90C47"/>
    <w:rsid w:val="00C91018"/>
    <w:rsid w:val="00C917A3"/>
    <w:rsid w:val="00C91877"/>
    <w:rsid w:val="00C91D49"/>
    <w:rsid w:val="00C95909"/>
    <w:rsid w:val="00C97F3B"/>
    <w:rsid w:val="00CA0B5C"/>
    <w:rsid w:val="00CA2586"/>
    <w:rsid w:val="00CA2F0A"/>
    <w:rsid w:val="00CA7B00"/>
    <w:rsid w:val="00CB1A9F"/>
    <w:rsid w:val="00CC396A"/>
    <w:rsid w:val="00CC6695"/>
    <w:rsid w:val="00CD06B0"/>
    <w:rsid w:val="00CD530A"/>
    <w:rsid w:val="00CF4405"/>
    <w:rsid w:val="00CF5F15"/>
    <w:rsid w:val="00CF70C1"/>
    <w:rsid w:val="00D12550"/>
    <w:rsid w:val="00D15B82"/>
    <w:rsid w:val="00D17C2A"/>
    <w:rsid w:val="00D20454"/>
    <w:rsid w:val="00D2159A"/>
    <w:rsid w:val="00D236CC"/>
    <w:rsid w:val="00D32E10"/>
    <w:rsid w:val="00D3452C"/>
    <w:rsid w:val="00D35D7A"/>
    <w:rsid w:val="00D37BEE"/>
    <w:rsid w:val="00D418B7"/>
    <w:rsid w:val="00D418D7"/>
    <w:rsid w:val="00D448AF"/>
    <w:rsid w:val="00D45CBC"/>
    <w:rsid w:val="00D476F6"/>
    <w:rsid w:val="00D47EF2"/>
    <w:rsid w:val="00D50D25"/>
    <w:rsid w:val="00D52535"/>
    <w:rsid w:val="00D54987"/>
    <w:rsid w:val="00D5636C"/>
    <w:rsid w:val="00D56BF0"/>
    <w:rsid w:val="00D617AE"/>
    <w:rsid w:val="00D61E9B"/>
    <w:rsid w:val="00D625CC"/>
    <w:rsid w:val="00D63386"/>
    <w:rsid w:val="00D67B53"/>
    <w:rsid w:val="00D70932"/>
    <w:rsid w:val="00D7202E"/>
    <w:rsid w:val="00D730AE"/>
    <w:rsid w:val="00D75AEE"/>
    <w:rsid w:val="00D773C1"/>
    <w:rsid w:val="00D80092"/>
    <w:rsid w:val="00D802B0"/>
    <w:rsid w:val="00D904AE"/>
    <w:rsid w:val="00D927DA"/>
    <w:rsid w:val="00DA0442"/>
    <w:rsid w:val="00DA252C"/>
    <w:rsid w:val="00DA2FF3"/>
    <w:rsid w:val="00DA6583"/>
    <w:rsid w:val="00DB0DFE"/>
    <w:rsid w:val="00DB1709"/>
    <w:rsid w:val="00DB4EDE"/>
    <w:rsid w:val="00DC4F5B"/>
    <w:rsid w:val="00DD0202"/>
    <w:rsid w:val="00DD26BA"/>
    <w:rsid w:val="00DD2EDA"/>
    <w:rsid w:val="00DD473F"/>
    <w:rsid w:val="00DD571B"/>
    <w:rsid w:val="00DD5984"/>
    <w:rsid w:val="00DE0362"/>
    <w:rsid w:val="00DE36FB"/>
    <w:rsid w:val="00DF29B5"/>
    <w:rsid w:val="00DF5D37"/>
    <w:rsid w:val="00DF7958"/>
    <w:rsid w:val="00DF7ECD"/>
    <w:rsid w:val="00E00D2A"/>
    <w:rsid w:val="00E02A82"/>
    <w:rsid w:val="00E04E8B"/>
    <w:rsid w:val="00E05775"/>
    <w:rsid w:val="00E107F8"/>
    <w:rsid w:val="00E11614"/>
    <w:rsid w:val="00E13E02"/>
    <w:rsid w:val="00E140FA"/>
    <w:rsid w:val="00E141D0"/>
    <w:rsid w:val="00E14A0E"/>
    <w:rsid w:val="00E178D6"/>
    <w:rsid w:val="00E17FE8"/>
    <w:rsid w:val="00E200E9"/>
    <w:rsid w:val="00E22920"/>
    <w:rsid w:val="00E25274"/>
    <w:rsid w:val="00E25D59"/>
    <w:rsid w:val="00E260BF"/>
    <w:rsid w:val="00E300F3"/>
    <w:rsid w:val="00E3209E"/>
    <w:rsid w:val="00E33F77"/>
    <w:rsid w:val="00E36145"/>
    <w:rsid w:val="00E41388"/>
    <w:rsid w:val="00E46EDF"/>
    <w:rsid w:val="00E50CB9"/>
    <w:rsid w:val="00E510C3"/>
    <w:rsid w:val="00E562E8"/>
    <w:rsid w:val="00E57876"/>
    <w:rsid w:val="00E62E48"/>
    <w:rsid w:val="00E64994"/>
    <w:rsid w:val="00E67109"/>
    <w:rsid w:val="00E673B7"/>
    <w:rsid w:val="00E67D66"/>
    <w:rsid w:val="00E709D3"/>
    <w:rsid w:val="00E733D0"/>
    <w:rsid w:val="00E74898"/>
    <w:rsid w:val="00E750A7"/>
    <w:rsid w:val="00E82E58"/>
    <w:rsid w:val="00E84948"/>
    <w:rsid w:val="00E850F3"/>
    <w:rsid w:val="00E93500"/>
    <w:rsid w:val="00EA27B6"/>
    <w:rsid w:val="00EA3306"/>
    <w:rsid w:val="00EA38B4"/>
    <w:rsid w:val="00EA55B3"/>
    <w:rsid w:val="00EA5FCA"/>
    <w:rsid w:val="00EB4669"/>
    <w:rsid w:val="00EB471D"/>
    <w:rsid w:val="00EC1275"/>
    <w:rsid w:val="00EC1B2C"/>
    <w:rsid w:val="00EC30E3"/>
    <w:rsid w:val="00EC34A8"/>
    <w:rsid w:val="00EC468C"/>
    <w:rsid w:val="00EC4A39"/>
    <w:rsid w:val="00EC4CEC"/>
    <w:rsid w:val="00EC51A3"/>
    <w:rsid w:val="00EC5B24"/>
    <w:rsid w:val="00EC61BF"/>
    <w:rsid w:val="00EC7964"/>
    <w:rsid w:val="00ED2712"/>
    <w:rsid w:val="00ED50FA"/>
    <w:rsid w:val="00ED75DE"/>
    <w:rsid w:val="00EF16C5"/>
    <w:rsid w:val="00EF2460"/>
    <w:rsid w:val="00EF5E9A"/>
    <w:rsid w:val="00EF70B1"/>
    <w:rsid w:val="00EF7E46"/>
    <w:rsid w:val="00F00D71"/>
    <w:rsid w:val="00F03087"/>
    <w:rsid w:val="00F031BC"/>
    <w:rsid w:val="00F05D9D"/>
    <w:rsid w:val="00F10212"/>
    <w:rsid w:val="00F151B3"/>
    <w:rsid w:val="00F2281E"/>
    <w:rsid w:val="00F24D78"/>
    <w:rsid w:val="00F25768"/>
    <w:rsid w:val="00F25FB2"/>
    <w:rsid w:val="00F30784"/>
    <w:rsid w:val="00F357E3"/>
    <w:rsid w:val="00F37614"/>
    <w:rsid w:val="00F37973"/>
    <w:rsid w:val="00F37F0A"/>
    <w:rsid w:val="00F45192"/>
    <w:rsid w:val="00F4691A"/>
    <w:rsid w:val="00F47499"/>
    <w:rsid w:val="00F505DE"/>
    <w:rsid w:val="00F54F63"/>
    <w:rsid w:val="00F57061"/>
    <w:rsid w:val="00F600DF"/>
    <w:rsid w:val="00F63538"/>
    <w:rsid w:val="00F63C0A"/>
    <w:rsid w:val="00F710C2"/>
    <w:rsid w:val="00F72EF9"/>
    <w:rsid w:val="00F75DF3"/>
    <w:rsid w:val="00F76117"/>
    <w:rsid w:val="00F76146"/>
    <w:rsid w:val="00F802C9"/>
    <w:rsid w:val="00F80393"/>
    <w:rsid w:val="00F8086F"/>
    <w:rsid w:val="00F87C03"/>
    <w:rsid w:val="00F9347A"/>
    <w:rsid w:val="00F97FA4"/>
    <w:rsid w:val="00FA2F85"/>
    <w:rsid w:val="00FA3A6A"/>
    <w:rsid w:val="00FA4FE0"/>
    <w:rsid w:val="00FA727B"/>
    <w:rsid w:val="00FB0865"/>
    <w:rsid w:val="00FB3C99"/>
    <w:rsid w:val="00FB3F01"/>
    <w:rsid w:val="00FB5A60"/>
    <w:rsid w:val="00FC4A51"/>
    <w:rsid w:val="00FC7CF3"/>
    <w:rsid w:val="00FD1BB2"/>
    <w:rsid w:val="00FD3FA5"/>
    <w:rsid w:val="00FD5254"/>
    <w:rsid w:val="00FD5950"/>
    <w:rsid w:val="00FD5BDD"/>
    <w:rsid w:val="00FE1A93"/>
    <w:rsid w:val="00FE553A"/>
    <w:rsid w:val="00FE6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2CB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Normal Indent"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7619B3"/>
    <w:pPr>
      <w:spacing w:after="120"/>
    </w:pPr>
    <w:rPr>
      <w:rFonts w:ascii="Arial" w:eastAsiaTheme="minorHAnsi" w:hAnsi="Arial"/>
    </w:rPr>
  </w:style>
  <w:style w:type="paragraph" w:styleId="Heading1">
    <w:name w:val="heading 1"/>
    <w:basedOn w:val="Normal"/>
    <w:next w:val="Normal"/>
    <w:link w:val="Heading1Char"/>
    <w:qFormat/>
    <w:rsid w:val="00336498"/>
    <w:pPr>
      <w:keepNext/>
      <w:numPr>
        <w:numId w:val="1"/>
      </w:numPr>
      <w:spacing w:before="240" w:after="60"/>
      <w:outlineLvl w:val="0"/>
    </w:pPr>
    <w:rPr>
      <w:b/>
      <w:color w:val="0B5ED7"/>
      <w:kern w:val="28"/>
      <w:sz w:val="28"/>
      <w:lang w:val="en-GB"/>
    </w:rPr>
  </w:style>
  <w:style w:type="paragraph" w:styleId="Heading2">
    <w:name w:val="heading 2"/>
    <w:basedOn w:val="Normal"/>
    <w:next w:val="Normal"/>
    <w:link w:val="Heading2Char"/>
    <w:qFormat/>
    <w:rsid w:val="0080769B"/>
    <w:pPr>
      <w:keepNext/>
      <w:numPr>
        <w:ilvl w:val="1"/>
        <w:numId w:val="1"/>
      </w:numPr>
      <w:tabs>
        <w:tab w:val="clear" w:pos="2561"/>
        <w:tab w:val="num" w:pos="576"/>
      </w:tabs>
      <w:spacing w:before="240" w:after="60"/>
      <w:ind w:left="576"/>
      <w:outlineLvl w:val="1"/>
    </w:pPr>
    <w:rPr>
      <w:b/>
      <w:color w:val="0B5ED7"/>
      <w:sz w:val="24"/>
    </w:rPr>
  </w:style>
  <w:style w:type="paragraph" w:styleId="Heading3">
    <w:name w:val="heading 3"/>
    <w:basedOn w:val="Normal"/>
    <w:next w:val="Normal"/>
    <w:link w:val="Heading3Char"/>
    <w:qFormat/>
    <w:rsid w:val="00336498"/>
    <w:pPr>
      <w:keepNext/>
      <w:numPr>
        <w:ilvl w:val="2"/>
        <w:numId w:val="1"/>
      </w:numPr>
      <w:spacing w:before="240" w:after="60"/>
      <w:outlineLvl w:val="2"/>
    </w:pPr>
    <w:rPr>
      <w:b/>
      <w:sz w:val="24"/>
    </w:rPr>
  </w:style>
  <w:style w:type="paragraph" w:styleId="Heading4">
    <w:name w:val="heading 4"/>
    <w:basedOn w:val="Normal"/>
    <w:next w:val="Normal"/>
    <w:link w:val="Heading4Char"/>
    <w:qFormat/>
    <w:rsid w:val="00336498"/>
    <w:pPr>
      <w:keepNext/>
      <w:numPr>
        <w:ilvl w:val="3"/>
        <w:numId w:val="1"/>
      </w:numPr>
      <w:spacing w:before="240" w:after="60"/>
      <w:outlineLvl w:val="3"/>
    </w:pPr>
    <w:rPr>
      <w:b/>
      <w:sz w:val="22"/>
    </w:rPr>
  </w:style>
  <w:style w:type="paragraph" w:styleId="Heading5">
    <w:name w:val="heading 5"/>
    <w:basedOn w:val="Normal"/>
    <w:next w:val="Normal"/>
    <w:qFormat/>
    <w:rsid w:val="00336498"/>
    <w:pPr>
      <w:numPr>
        <w:ilvl w:val="4"/>
        <w:numId w:val="1"/>
      </w:numPr>
      <w:spacing w:before="240" w:after="60"/>
      <w:outlineLvl w:val="4"/>
    </w:pPr>
    <w:rPr>
      <w:b/>
      <w:i/>
      <w:sz w:val="22"/>
    </w:rPr>
  </w:style>
  <w:style w:type="paragraph" w:styleId="Heading6">
    <w:name w:val="heading 6"/>
    <w:basedOn w:val="Normal"/>
    <w:next w:val="Normal"/>
    <w:qFormat/>
    <w:rsid w:val="00336498"/>
    <w:pPr>
      <w:numPr>
        <w:ilvl w:val="5"/>
        <w:numId w:val="1"/>
      </w:numPr>
      <w:spacing w:before="240" w:after="60"/>
      <w:outlineLvl w:val="5"/>
    </w:pPr>
    <w:rPr>
      <w:sz w:val="22"/>
    </w:rPr>
  </w:style>
  <w:style w:type="paragraph" w:styleId="Heading7">
    <w:name w:val="heading 7"/>
    <w:basedOn w:val="Normal"/>
    <w:next w:val="Normal"/>
    <w:qFormat/>
    <w:rsid w:val="00336498"/>
    <w:pPr>
      <w:numPr>
        <w:ilvl w:val="6"/>
        <w:numId w:val="1"/>
      </w:numPr>
      <w:spacing w:before="240" w:after="60"/>
      <w:outlineLvl w:val="6"/>
    </w:pPr>
    <w:rPr>
      <w:i/>
      <w:sz w:val="22"/>
    </w:rPr>
  </w:style>
  <w:style w:type="paragraph" w:styleId="Heading8">
    <w:name w:val="heading 8"/>
    <w:basedOn w:val="Normal"/>
    <w:next w:val="Normal"/>
    <w:qFormat/>
    <w:rsid w:val="00336498"/>
    <w:pPr>
      <w:numPr>
        <w:ilvl w:val="7"/>
        <w:numId w:val="1"/>
      </w:numPr>
      <w:spacing w:before="240" w:after="60"/>
      <w:outlineLvl w:val="7"/>
    </w:pPr>
  </w:style>
  <w:style w:type="paragraph" w:styleId="Heading9">
    <w:name w:val="heading 9"/>
    <w:basedOn w:val="Normal"/>
    <w:next w:val="Normal"/>
    <w:qFormat/>
    <w:rsid w:val="00336498"/>
    <w:pPr>
      <w:numPr>
        <w:ilvl w:val="8"/>
        <w:numId w:val="1"/>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2B69FF"/>
    <w:rPr>
      <w:rFonts w:ascii="Tahoma" w:hAnsi="Tahoma" w:cs="Tahoma"/>
      <w:sz w:val="16"/>
      <w:szCs w:val="16"/>
    </w:rPr>
  </w:style>
  <w:style w:type="paragraph" w:styleId="Header">
    <w:name w:val="header"/>
    <w:basedOn w:val="Normal"/>
    <w:rsid w:val="002550E9"/>
    <w:pPr>
      <w:spacing w:after="0"/>
    </w:pPr>
    <w:rPr>
      <w:b/>
      <w:sz w:val="24"/>
    </w:rPr>
  </w:style>
  <w:style w:type="paragraph" w:styleId="Footer">
    <w:name w:val="footer"/>
    <w:basedOn w:val="Normal"/>
    <w:link w:val="FooterChar"/>
    <w:rsid w:val="002C78F3"/>
    <w:pPr>
      <w:spacing w:after="0"/>
    </w:pPr>
    <w:rPr>
      <w:sz w:val="16"/>
    </w:rPr>
  </w:style>
  <w:style w:type="paragraph" w:styleId="NoSpacing">
    <w:name w:val="No Spacing"/>
    <w:basedOn w:val="Normal"/>
    <w:uiPriority w:val="1"/>
    <w:qFormat/>
    <w:rsid w:val="002C78F3"/>
    <w:pPr>
      <w:spacing w:after="0"/>
    </w:pPr>
  </w:style>
  <w:style w:type="paragraph" w:styleId="Title">
    <w:name w:val="Title"/>
    <w:basedOn w:val="Normal"/>
    <w:next w:val="Normal"/>
    <w:link w:val="TitleChar"/>
    <w:qFormat/>
    <w:rsid w:val="00E50CB9"/>
    <w:pPr>
      <w:spacing w:after="300"/>
      <w:contextualSpacing/>
    </w:pPr>
    <w:rPr>
      <w:rFonts w:eastAsiaTheme="majorEastAsia" w:cstheme="majorBidi"/>
      <w:spacing w:val="5"/>
      <w:kern w:val="28"/>
      <w:sz w:val="52"/>
      <w:szCs w:val="52"/>
    </w:rPr>
  </w:style>
  <w:style w:type="paragraph" w:styleId="FootnoteText">
    <w:name w:val="footnote text"/>
    <w:basedOn w:val="Normal"/>
    <w:semiHidden/>
    <w:rsid w:val="00524106"/>
  </w:style>
  <w:style w:type="character" w:customStyle="1" w:styleId="TitleChar">
    <w:name w:val="Title Char"/>
    <w:basedOn w:val="DefaultParagraphFont"/>
    <w:link w:val="Title"/>
    <w:rsid w:val="00E50CB9"/>
    <w:rPr>
      <w:rFonts w:ascii="Arial" w:eastAsiaTheme="majorEastAsia" w:hAnsi="Arial" w:cstheme="majorBidi"/>
      <w:spacing w:val="5"/>
      <w:kern w:val="28"/>
      <w:sz w:val="52"/>
      <w:szCs w:val="52"/>
    </w:rPr>
  </w:style>
  <w:style w:type="paragraph" w:styleId="Subtitle">
    <w:name w:val="Subtitle"/>
    <w:basedOn w:val="Normal"/>
    <w:next w:val="Normal"/>
    <w:link w:val="SubtitleChar"/>
    <w:qFormat/>
    <w:rsid w:val="00E50CB9"/>
    <w:pPr>
      <w:numPr>
        <w:ilvl w:val="1"/>
      </w:numPr>
    </w:pPr>
    <w:rPr>
      <w:rFonts w:eastAsiaTheme="majorEastAsia" w:cstheme="majorBidi"/>
      <w:i/>
      <w:iCs/>
      <w:color w:val="0B5ED7"/>
      <w:spacing w:val="15"/>
      <w:sz w:val="24"/>
      <w:szCs w:val="24"/>
    </w:rPr>
  </w:style>
  <w:style w:type="character" w:customStyle="1" w:styleId="SubtitleChar">
    <w:name w:val="Subtitle Char"/>
    <w:basedOn w:val="DefaultParagraphFont"/>
    <w:link w:val="Subtitle"/>
    <w:rsid w:val="00E50CB9"/>
    <w:rPr>
      <w:rFonts w:ascii="Arial" w:eastAsiaTheme="majorEastAsia" w:hAnsi="Arial" w:cstheme="majorBidi"/>
      <w:i/>
      <w:iCs/>
      <w:color w:val="0B5ED7"/>
      <w:spacing w:val="15"/>
      <w:sz w:val="24"/>
      <w:szCs w:val="24"/>
    </w:rPr>
  </w:style>
  <w:style w:type="table" w:styleId="TableGrid">
    <w:name w:val="Table Grid"/>
    <w:basedOn w:val="TableNormal"/>
    <w:uiPriority w:val="39"/>
    <w:rsid w:val="001E2F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C78F3"/>
    <w:rPr>
      <w:rFonts w:ascii="Arial" w:eastAsiaTheme="minorHAnsi" w:hAnsi="Arial"/>
      <w:sz w:val="16"/>
    </w:rPr>
  </w:style>
  <w:style w:type="character" w:customStyle="1" w:styleId="Heading1Char">
    <w:name w:val="Heading 1 Char"/>
    <w:basedOn w:val="DefaultParagraphFont"/>
    <w:link w:val="Heading1"/>
    <w:uiPriority w:val="9"/>
    <w:rsid w:val="00336498"/>
    <w:rPr>
      <w:rFonts w:ascii="Arial" w:eastAsiaTheme="minorHAnsi" w:hAnsi="Arial"/>
      <w:b/>
      <w:color w:val="0B5ED7"/>
      <w:kern w:val="28"/>
      <w:sz w:val="28"/>
      <w:lang w:val="en-GB"/>
    </w:rPr>
  </w:style>
  <w:style w:type="paragraph" w:styleId="TOC1">
    <w:name w:val="toc 1"/>
    <w:basedOn w:val="Normal"/>
    <w:next w:val="Normal"/>
    <w:autoRedefine/>
    <w:uiPriority w:val="39"/>
    <w:rsid w:val="00AF17C8"/>
    <w:pPr>
      <w:tabs>
        <w:tab w:val="left" w:pos="403"/>
        <w:tab w:val="right" w:leader="dot" w:pos="9631"/>
      </w:tabs>
      <w:spacing w:after="60"/>
    </w:pPr>
    <w:rPr>
      <w:b/>
    </w:rPr>
  </w:style>
  <w:style w:type="paragraph" w:styleId="TOC2">
    <w:name w:val="toc 2"/>
    <w:basedOn w:val="Normal"/>
    <w:next w:val="Normal"/>
    <w:autoRedefine/>
    <w:uiPriority w:val="39"/>
    <w:rsid w:val="00336498"/>
    <w:pPr>
      <w:spacing w:after="60"/>
      <w:ind w:left="198"/>
    </w:pPr>
  </w:style>
  <w:style w:type="paragraph" w:styleId="TOC3">
    <w:name w:val="toc 3"/>
    <w:basedOn w:val="Normal"/>
    <w:next w:val="Normal"/>
    <w:autoRedefine/>
    <w:uiPriority w:val="39"/>
    <w:rsid w:val="00336498"/>
    <w:pPr>
      <w:spacing w:after="60"/>
      <w:ind w:left="403"/>
    </w:pPr>
  </w:style>
  <w:style w:type="character" w:styleId="Hyperlink">
    <w:name w:val="Hyperlink"/>
    <w:basedOn w:val="DefaultParagraphFont"/>
    <w:uiPriority w:val="99"/>
    <w:unhideWhenUsed/>
    <w:rsid w:val="00623423"/>
    <w:rPr>
      <w:color w:val="0000FF" w:themeColor="hyperlink"/>
      <w:u w:val="single"/>
    </w:rPr>
  </w:style>
  <w:style w:type="paragraph" w:styleId="TOCHeading">
    <w:name w:val="TOC Heading"/>
    <w:basedOn w:val="Heading1"/>
    <w:next w:val="Normal"/>
    <w:uiPriority w:val="39"/>
    <w:unhideWhenUsed/>
    <w:rsid w:val="00336498"/>
    <w:pPr>
      <w:keepLines/>
      <w:numPr>
        <w:numId w:val="0"/>
      </w:numPr>
      <w:outlineLvl w:val="9"/>
    </w:pPr>
    <w:rPr>
      <w:rFonts w:eastAsiaTheme="majorEastAsia" w:cstheme="majorBidi"/>
      <w:bCs/>
      <w:kern w:val="0"/>
      <w:szCs w:val="28"/>
      <w:lang w:val="en-US"/>
    </w:rPr>
  </w:style>
  <w:style w:type="paragraph" w:styleId="ListParagraph">
    <w:name w:val="List Paragraph"/>
    <w:basedOn w:val="Normal"/>
    <w:link w:val="ListParagraphChar"/>
    <w:uiPriority w:val="34"/>
    <w:qFormat/>
    <w:rsid w:val="009B629C"/>
    <w:pPr>
      <w:ind w:left="720"/>
      <w:contextualSpacing/>
    </w:pPr>
  </w:style>
  <w:style w:type="character" w:styleId="LineNumber">
    <w:name w:val="line number"/>
    <w:basedOn w:val="DefaultParagraphFont"/>
    <w:semiHidden/>
    <w:unhideWhenUsed/>
    <w:rsid w:val="00940B9E"/>
  </w:style>
  <w:style w:type="character" w:styleId="CommentReference">
    <w:name w:val="annotation reference"/>
    <w:basedOn w:val="DefaultParagraphFont"/>
    <w:semiHidden/>
    <w:unhideWhenUsed/>
    <w:rsid w:val="00C91877"/>
    <w:rPr>
      <w:sz w:val="16"/>
      <w:szCs w:val="16"/>
    </w:rPr>
  </w:style>
  <w:style w:type="paragraph" w:styleId="CommentText">
    <w:name w:val="annotation text"/>
    <w:basedOn w:val="Normal"/>
    <w:link w:val="CommentTextChar"/>
    <w:semiHidden/>
    <w:unhideWhenUsed/>
    <w:rsid w:val="00C91877"/>
  </w:style>
  <w:style w:type="character" w:customStyle="1" w:styleId="CommentTextChar">
    <w:name w:val="Comment Text Char"/>
    <w:basedOn w:val="DefaultParagraphFont"/>
    <w:link w:val="CommentText"/>
    <w:semiHidden/>
    <w:rsid w:val="00C91877"/>
    <w:rPr>
      <w:rFonts w:ascii="Arial" w:eastAsiaTheme="minorHAnsi" w:hAnsi="Arial"/>
    </w:rPr>
  </w:style>
  <w:style w:type="paragraph" w:styleId="CommentSubject">
    <w:name w:val="annotation subject"/>
    <w:basedOn w:val="CommentText"/>
    <w:next w:val="CommentText"/>
    <w:link w:val="CommentSubjectChar"/>
    <w:semiHidden/>
    <w:unhideWhenUsed/>
    <w:rsid w:val="00C91877"/>
    <w:rPr>
      <w:b/>
      <w:bCs/>
    </w:rPr>
  </w:style>
  <w:style w:type="character" w:customStyle="1" w:styleId="CommentSubjectChar">
    <w:name w:val="Comment Subject Char"/>
    <w:basedOn w:val="CommentTextChar"/>
    <w:link w:val="CommentSubject"/>
    <w:semiHidden/>
    <w:rsid w:val="00C91877"/>
    <w:rPr>
      <w:rFonts w:ascii="Arial" w:eastAsiaTheme="minorHAnsi" w:hAnsi="Arial"/>
      <w:b/>
      <w:bCs/>
    </w:rPr>
  </w:style>
  <w:style w:type="paragraph" w:styleId="Revision">
    <w:name w:val="Revision"/>
    <w:hidden/>
    <w:uiPriority w:val="99"/>
    <w:semiHidden/>
    <w:rsid w:val="00E562E8"/>
    <w:rPr>
      <w:rFonts w:ascii="Arial" w:eastAsiaTheme="minorHAnsi" w:hAnsi="Arial"/>
    </w:rPr>
  </w:style>
  <w:style w:type="character" w:customStyle="1" w:styleId="Heading2Char">
    <w:name w:val="Heading 2 Char"/>
    <w:basedOn w:val="DefaultParagraphFont"/>
    <w:link w:val="Heading2"/>
    <w:uiPriority w:val="9"/>
    <w:rsid w:val="0080769B"/>
    <w:rPr>
      <w:rFonts w:ascii="Arial" w:eastAsiaTheme="minorHAnsi" w:hAnsi="Arial"/>
      <w:b/>
      <w:color w:val="0B5ED7"/>
      <w:sz w:val="24"/>
    </w:rPr>
  </w:style>
  <w:style w:type="character" w:customStyle="1" w:styleId="Heading3Char">
    <w:name w:val="Heading 3 Char"/>
    <w:basedOn w:val="DefaultParagraphFont"/>
    <w:link w:val="Heading3"/>
    <w:uiPriority w:val="9"/>
    <w:rsid w:val="00CA0B5C"/>
    <w:rPr>
      <w:rFonts w:ascii="Arial" w:eastAsiaTheme="minorHAnsi" w:hAnsi="Arial"/>
      <w:b/>
      <w:sz w:val="24"/>
    </w:rPr>
  </w:style>
  <w:style w:type="paragraph" w:styleId="NormalWeb">
    <w:name w:val="Normal (Web)"/>
    <w:basedOn w:val="Normal"/>
    <w:uiPriority w:val="99"/>
    <w:semiHidden/>
    <w:unhideWhenUsed/>
    <w:rsid w:val="0080769B"/>
    <w:pPr>
      <w:spacing w:before="100" w:beforeAutospacing="1" w:after="100" w:afterAutospacing="1"/>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7619B3"/>
    <w:rPr>
      <w:rFonts w:ascii="Arial" w:eastAsiaTheme="minorHAnsi" w:hAnsi="Arial"/>
      <w:b/>
      <w:sz w:val="22"/>
    </w:rPr>
  </w:style>
  <w:style w:type="character" w:customStyle="1" w:styleId="ListParagraphChar">
    <w:name w:val="List Paragraph Char"/>
    <w:link w:val="ListParagraph"/>
    <w:uiPriority w:val="34"/>
    <w:rsid w:val="00E93500"/>
    <w:rPr>
      <w:rFonts w:ascii="Arial" w:eastAsiaTheme="minorHAnsi" w:hAnsi="Arial"/>
    </w:rPr>
  </w:style>
  <w:style w:type="table" w:customStyle="1" w:styleId="GridTable1Light">
    <w:name w:val="Grid Table 1 Light"/>
    <w:basedOn w:val="TableNormal"/>
    <w:uiPriority w:val="46"/>
    <w:rsid w:val="007522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9A71EA"/>
    <w:pPr>
      <w:spacing w:after="0"/>
      <w:ind w:left="200" w:hanging="200"/>
    </w:pPr>
  </w:style>
  <w:style w:type="table" w:customStyle="1" w:styleId="GridTable4-Accent11">
    <w:name w:val="Grid Table 4 - Accent 11"/>
    <w:basedOn w:val="TableNormal"/>
    <w:uiPriority w:val="49"/>
    <w:rsid w:val="00E107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hilips">
    <w:name w:val="philips"/>
    <w:basedOn w:val="Normal"/>
    <w:rsid w:val="004F6B91"/>
    <w:pPr>
      <w:spacing w:after="0"/>
    </w:pPr>
    <w:rPr>
      <w:rFonts w:eastAsia="Arial Unicode MS"/>
      <w:b/>
      <w:sz w:val="23"/>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Normal Indent"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7619B3"/>
    <w:pPr>
      <w:spacing w:after="120"/>
    </w:pPr>
    <w:rPr>
      <w:rFonts w:ascii="Arial" w:eastAsiaTheme="minorHAnsi" w:hAnsi="Arial"/>
    </w:rPr>
  </w:style>
  <w:style w:type="paragraph" w:styleId="Heading1">
    <w:name w:val="heading 1"/>
    <w:basedOn w:val="Normal"/>
    <w:next w:val="Normal"/>
    <w:link w:val="Heading1Char"/>
    <w:qFormat/>
    <w:rsid w:val="00336498"/>
    <w:pPr>
      <w:keepNext/>
      <w:numPr>
        <w:numId w:val="1"/>
      </w:numPr>
      <w:spacing w:before="240" w:after="60"/>
      <w:outlineLvl w:val="0"/>
    </w:pPr>
    <w:rPr>
      <w:b/>
      <w:color w:val="0B5ED7"/>
      <w:kern w:val="28"/>
      <w:sz w:val="28"/>
      <w:lang w:val="en-GB"/>
    </w:rPr>
  </w:style>
  <w:style w:type="paragraph" w:styleId="Heading2">
    <w:name w:val="heading 2"/>
    <w:basedOn w:val="Normal"/>
    <w:next w:val="Normal"/>
    <w:link w:val="Heading2Char"/>
    <w:qFormat/>
    <w:rsid w:val="0080769B"/>
    <w:pPr>
      <w:keepNext/>
      <w:numPr>
        <w:ilvl w:val="1"/>
        <w:numId w:val="1"/>
      </w:numPr>
      <w:tabs>
        <w:tab w:val="clear" w:pos="2561"/>
        <w:tab w:val="num" w:pos="576"/>
      </w:tabs>
      <w:spacing w:before="240" w:after="60"/>
      <w:ind w:left="576"/>
      <w:outlineLvl w:val="1"/>
    </w:pPr>
    <w:rPr>
      <w:b/>
      <w:color w:val="0B5ED7"/>
      <w:sz w:val="24"/>
    </w:rPr>
  </w:style>
  <w:style w:type="paragraph" w:styleId="Heading3">
    <w:name w:val="heading 3"/>
    <w:basedOn w:val="Normal"/>
    <w:next w:val="Normal"/>
    <w:link w:val="Heading3Char"/>
    <w:qFormat/>
    <w:rsid w:val="00336498"/>
    <w:pPr>
      <w:keepNext/>
      <w:numPr>
        <w:ilvl w:val="2"/>
        <w:numId w:val="1"/>
      </w:numPr>
      <w:spacing w:before="240" w:after="60"/>
      <w:outlineLvl w:val="2"/>
    </w:pPr>
    <w:rPr>
      <w:b/>
      <w:sz w:val="24"/>
    </w:rPr>
  </w:style>
  <w:style w:type="paragraph" w:styleId="Heading4">
    <w:name w:val="heading 4"/>
    <w:basedOn w:val="Normal"/>
    <w:next w:val="Normal"/>
    <w:link w:val="Heading4Char"/>
    <w:qFormat/>
    <w:rsid w:val="00336498"/>
    <w:pPr>
      <w:keepNext/>
      <w:numPr>
        <w:ilvl w:val="3"/>
        <w:numId w:val="1"/>
      </w:numPr>
      <w:spacing w:before="240" w:after="60"/>
      <w:outlineLvl w:val="3"/>
    </w:pPr>
    <w:rPr>
      <w:b/>
      <w:sz w:val="22"/>
    </w:rPr>
  </w:style>
  <w:style w:type="paragraph" w:styleId="Heading5">
    <w:name w:val="heading 5"/>
    <w:basedOn w:val="Normal"/>
    <w:next w:val="Normal"/>
    <w:qFormat/>
    <w:rsid w:val="00336498"/>
    <w:pPr>
      <w:numPr>
        <w:ilvl w:val="4"/>
        <w:numId w:val="1"/>
      </w:numPr>
      <w:spacing w:before="240" w:after="60"/>
      <w:outlineLvl w:val="4"/>
    </w:pPr>
    <w:rPr>
      <w:b/>
      <w:i/>
      <w:sz w:val="22"/>
    </w:rPr>
  </w:style>
  <w:style w:type="paragraph" w:styleId="Heading6">
    <w:name w:val="heading 6"/>
    <w:basedOn w:val="Normal"/>
    <w:next w:val="Normal"/>
    <w:qFormat/>
    <w:rsid w:val="00336498"/>
    <w:pPr>
      <w:numPr>
        <w:ilvl w:val="5"/>
        <w:numId w:val="1"/>
      </w:numPr>
      <w:spacing w:before="240" w:after="60"/>
      <w:outlineLvl w:val="5"/>
    </w:pPr>
    <w:rPr>
      <w:sz w:val="22"/>
    </w:rPr>
  </w:style>
  <w:style w:type="paragraph" w:styleId="Heading7">
    <w:name w:val="heading 7"/>
    <w:basedOn w:val="Normal"/>
    <w:next w:val="Normal"/>
    <w:qFormat/>
    <w:rsid w:val="00336498"/>
    <w:pPr>
      <w:numPr>
        <w:ilvl w:val="6"/>
        <w:numId w:val="1"/>
      </w:numPr>
      <w:spacing w:before="240" w:after="60"/>
      <w:outlineLvl w:val="6"/>
    </w:pPr>
    <w:rPr>
      <w:i/>
      <w:sz w:val="22"/>
    </w:rPr>
  </w:style>
  <w:style w:type="paragraph" w:styleId="Heading8">
    <w:name w:val="heading 8"/>
    <w:basedOn w:val="Normal"/>
    <w:next w:val="Normal"/>
    <w:qFormat/>
    <w:rsid w:val="00336498"/>
    <w:pPr>
      <w:numPr>
        <w:ilvl w:val="7"/>
        <w:numId w:val="1"/>
      </w:numPr>
      <w:spacing w:before="240" w:after="60"/>
      <w:outlineLvl w:val="7"/>
    </w:pPr>
  </w:style>
  <w:style w:type="paragraph" w:styleId="Heading9">
    <w:name w:val="heading 9"/>
    <w:basedOn w:val="Normal"/>
    <w:next w:val="Normal"/>
    <w:qFormat/>
    <w:rsid w:val="00336498"/>
    <w:pPr>
      <w:numPr>
        <w:ilvl w:val="8"/>
        <w:numId w:val="1"/>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2B69FF"/>
    <w:rPr>
      <w:rFonts w:ascii="Tahoma" w:hAnsi="Tahoma" w:cs="Tahoma"/>
      <w:sz w:val="16"/>
      <w:szCs w:val="16"/>
    </w:rPr>
  </w:style>
  <w:style w:type="paragraph" w:styleId="Header">
    <w:name w:val="header"/>
    <w:basedOn w:val="Normal"/>
    <w:rsid w:val="002550E9"/>
    <w:pPr>
      <w:spacing w:after="0"/>
    </w:pPr>
    <w:rPr>
      <w:b/>
      <w:sz w:val="24"/>
    </w:rPr>
  </w:style>
  <w:style w:type="paragraph" w:styleId="Footer">
    <w:name w:val="footer"/>
    <w:basedOn w:val="Normal"/>
    <w:link w:val="FooterChar"/>
    <w:rsid w:val="002C78F3"/>
    <w:pPr>
      <w:spacing w:after="0"/>
    </w:pPr>
    <w:rPr>
      <w:sz w:val="16"/>
    </w:rPr>
  </w:style>
  <w:style w:type="paragraph" w:styleId="NoSpacing">
    <w:name w:val="No Spacing"/>
    <w:basedOn w:val="Normal"/>
    <w:uiPriority w:val="1"/>
    <w:qFormat/>
    <w:rsid w:val="002C78F3"/>
    <w:pPr>
      <w:spacing w:after="0"/>
    </w:pPr>
  </w:style>
  <w:style w:type="paragraph" w:styleId="Title">
    <w:name w:val="Title"/>
    <w:basedOn w:val="Normal"/>
    <w:next w:val="Normal"/>
    <w:link w:val="TitleChar"/>
    <w:qFormat/>
    <w:rsid w:val="00E50CB9"/>
    <w:pPr>
      <w:spacing w:after="300"/>
      <w:contextualSpacing/>
    </w:pPr>
    <w:rPr>
      <w:rFonts w:eastAsiaTheme="majorEastAsia" w:cstheme="majorBidi"/>
      <w:spacing w:val="5"/>
      <w:kern w:val="28"/>
      <w:sz w:val="52"/>
      <w:szCs w:val="52"/>
    </w:rPr>
  </w:style>
  <w:style w:type="paragraph" w:styleId="FootnoteText">
    <w:name w:val="footnote text"/>
    <w:basedOn w:val="Normal"/>
    <w:semiHidden/>
    <w:rsid w:val="00524106"/>
  </w:style>
  <w:style w:type="character" w:customStyle="1" w:styleId="TitleChar">
    <w:name w:val="Title Char"/>
    <w:basedOn w:val="DefaultParagraphFont"/>
    <w:link w:val="Title"/>
    <w:rsid w:val="00E50CB9"/>
    <w:rPr>
      <w:rFonts w:ascii="Arial" w:eastAsiaTheme="majorEastAsia" w:hAnsi="Arial" w:cstheme="majorBidi"/>
      <w:spacing w:val="5"/>
      <w:kern w:val="28"/>
      <w:sz w:val="52"/>
      <w:szCs w:val="52"/>
    </w:rPr>
  </w:style>
  <w:style w:type="paragraph" w:styleId="Subtitle">
    <w:name w:val="Subtitle"/>
    <w:basedOn w:val="Normal"/>
    <w:next w:val="Normal"/>
    <w:link w:val="SubtitleChar"/>
    <w:qFormat/>
    <w:rsid w:val="00E50CB9"/>
    <w:pPr>
      <w:numPr>
        <w:ilvl w:val="1"/>
      </w:numPr>
    </w:pPr>
    <w:rPr>
      <w:rFonts w:eastAsiaTheme="majorEastAsia" w:cstheme="majorBidi"/>
      <w:i/>
      <w:iCs/>
      <w:color w:val="0B5ED7"/>
      <w:spacing w:val="15"/>
      <w:sz w:val="24"/>
      <w:szCs w:val="24"/>
    </w:rPr>
  </w:style>
  <w:style w:type="character" w:customStyle="1" w:styleId="SubtitleChar">
    <w:name w:val="Subtitle Char"/>
    <w:basedOn w:val="DefaultParagraphFont"/>
    <w:link w:val="Subtitle"/>
    <w:rsid w:val="00E50CB9"/>
    <w:rPr>
      <w:rFonts w:ascii="Arial" w:eastAsiaTheme="majorEastAsia" w:hAnsi="Arial" w:cstheme="majorBidi"/>
      <w:i/>
      <w:iCs/>
      <w:color w:val="0B5ED7"/>
      <w:spacing w:val="15"/>
      <w:sz w:val="24"/>
      <w:szCs w:val="24"/>
    </w:rPr>
  </w:style>
  <w:style w:type="table" w:styleId="TableGrid">
    <w:name w:val="Table Grid"/>
    <w:basedOn w:val="TableNormal"/>
    <w:uiPriority w:val="39"/>
    <w:rsid w:val="001E2F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C78F3"/>
    <w:rPr>
      <w:rFonts w:ascii="Arial" w:eastAsiaTheme="minorHAnsi" w:hAnsi="Arial"/>
      <w:sz w:val="16"/>
    </w:rPr>
  </w:style>
  <w:style w:type="character" w:customStyle="1" w:styleId="Heading1Char">
    <w:name w:val="Heading 1 Char"/>
    <w:basedOn w:val="DefaultParagraphFont"/>
    <w:link w:val="Heading1"/>
    <w:uiPriority w:val="9"/>
    <w:rsid w:val="00336498"/>
    <w:rPr>
      <w:rFonts w:ascii="Arial" w:eastAsiaTheme="minorHAnsi" w:hAnsi="Arial"/>
      <w:b/>
      <w:color w:val="0B5ED7"/>
      <w:kern w:val="28"/>
      <w:sz w:val="28"/>
      <w:lang w:val="en-GB"/>
    </w:rPr>
  </w:style>
  <w:style w:type="paragraph" w:styleId="TOC1">
    <w:name w:val="toc 1"/>
    <w:basedOn w:val="Normal"/>
    <w:next w:val="Normal"/>
    <w:autoRedefine/>
    <w:uiPriority w:val="39"/>
    <w:rsid w:val="00AF17C8"/>
    <w:pPr>
      <w:tabs>
        <w:tab w:val="left" w:pos="403"/>
        <w:tab w:val="right" w:leader="dot" w:pos="9631"/>
      </w:tabs>
      <w:spacing w:after="60"/>
    </w:pPr>
    <w:rPr>
      <w:b/>
    </w:rPr>
  </w:style>
  <w:style w:type="paragraph" w:styleId="TOC2">
    <w:name w:val="toc 2"/>
    <w:basedOn w:val="Normal"/>
    <w:next w:val="Normal"/>
    <w:autoRedefine/>
    <w:uiPriority w:val="39"/>
    <w:rsid w:val="00336498"/>
    <w:pPr>
      <w:spacing w:after="60"/>
      <w:ind w:left="198"/>
    </w:pPr>
  </w:style>
  <w:style w:type="paragraph" w:styleId="TOC3">
    <w:name w:val="toc 3"/>
    <w:basedOn w:val="Normal"/>
    <w:next w:val="Normal"/>
    <w:autoRedefine/>
    <w:uiPriority w:val="39"/>
    <w:rsid w:val="00336498"/>
    <w:pPr>
      <w:spacing w:after="60"/>
      <w:ind w:left="403"/>
    </w:pPr>
  </w:style>
  <w:style w:type="character" w:styleId="Hyperlink">
    <w:name w:val="Hyperlink"/>
    <w:basedOn w:val="DefaultParagraphFont"/>
    <w:uiPriority w:val="99"/>
    <w:unhideWhenUsed/>
    <w:rsid w:val="00623423"/>
    <w:rPr>
      <w:color w:val="0000FF" w:themeColor="hyperlink"/>
      <w:u w:val="single"/>
    </w:rPr>
  </w:style>
  <w:style w:type="paragraph" w:styleId="TOCHeading">
    <w:name w:val="TOC Heading"/>
    <w:basedOn w:val="Heading1"/>
    <w:next w:val="Normal"/>
    <w:uiPriority w:val="39"/>
    <w:unhideWhenUsed/>
    <w:rsid w:val="00336498"/>
    <w:pPr>
      <w:keepLines/>
      <w:numPr>
        <w:numId w:val="0"/>
      </w:numPr>
      <w:outlineLvl w:val="9"/>
    </w:pPr>
    <w:rPr>
      <w:rFonts w:eastAsiaTheme="majorEastAsia" w:cstheme="majorBidi"/>
      <w:bCs/>
      <w:kern w:val="0"/>
      <w:szCs w:val="28"/>
      <w:lang w:val="en-US"/>
    </w:rPr>
  </w:style>
  <w:style w:type="paragraph" w:styleId="ListParagraph">
    <w:name w:val="List Paragraph"/>
    <w:basedOn w:val="Normal"/>
    <w:link w:val="ListParagraphChar"/>
    <w:uiPriority w:val="34"/>
    <w:qFormat/>
    <w:rsid w:val="009B629C"/>
    <w:pPr>
      <w:ind w:left="720"/>
      <w:contextualSpacing/>
    </w:pPr>
  </w:style>
  <w:style w:type="character" w:styleId="LineNumber">
    <w:name w:val="line number"/>
    <w:basedOn w:val="DefaultParagraphFont"/>
    <w:semiHidden/>
    <w:unhideWhenUsed/>
    <w:rsid w:val="00940B9E"/>
  </w:style>
  <w:style w:type="character" w:styleId="CommentReference">
    <w:name w:val="annotation reference"/>
    <w:basedOn w:val="DefaultParagraphFont"/>
    <w:semiHidden/>
    <w:unhideWhenUsed/>
    <w:rsid w:val="00C91877"/>
    <w:rPr>
      <w:sz w:val="16"/>
      <w:szCs w:val="16"/>
    </w:rPr>
  </w:style>
  <w:style w:type="paragraph" w:styleId="CommentText">
    <w:name w:val="annotation text"/>
    <w:basedOn w:val="Normal"/>
    <w:link w:val="CommentTextChar"/>
    <w:semiHidden/>
    <w:unhideWhenUsed/>
    <w:rsid w:val="00C91877"/>
  </w:style>
  <w:style w:type="character" w:customStyle="1" w:styleId="CommentTextChar">
    <w:name w:val="Comment Text Char"/>
    <w:basedOn w:val="DefaultParagraphFont"/>
    <w:link w:val="CommentText"/>
    <w:semiHidden/>
    <w:rsid w:val="00C91877"/>
    <w:rPr>
      <w:rFonts w:ascii="Arial" w:eastAsiaTheme="minorHAnsi" w:hAnsi="Arial"/>
    </w:rPr>
  </w:style>
  <w:style w:type="paragraph" w:styleId="CommentSubject">
    <w:name w:val="annotation subject"/>
    <w:basedOn w:val="CommentText"/>
    <w:next w:val="CommentText"/>
    <w:link w:val="CommentSubjectChar"/>
    <w:semiHidden/>
    <w:unhideWhenUsed/>
    <w:rsid w:val="00C91877"/>
    <w:rPr>
      <w:b/>
      <w:bCs/>
    </w:rPr>
  </w:style>
  <w:style w:type="character" w:customStyle="1" w:styleId="CommentSubjectChar">
    <w:name w:val="Comment Subject Char"/>
    <w:basedOn w:val="CommentTextChar"/>
    <w:link w:val="CommentSubject"/>
    <w:semiHidden/>
    <w:rsid w:val="00C91877"/>
    <w:rPr>
      <w:rFonts w:ascii="Arial" w:eastAsiaTheme="minorHAnsi" w:hAnsi="Arial"/>
      <w:b/>
      <w:bCs/>
    </w:rPr>
  </w:style>
  <w:style w:type="paragraph" w:styleId="Revision">
    <w:name w:val="Revision"/>
    <w:hidden/>
    <w:uiPriority w:val="99"/>
    <w:semiHidden/>
    <w:rsid w:val="00E562E8"/>
    <w:rPr>
      <w:rFonts w:ascii="Arial" w:eastAsiaTheme="minorHAnsi" w:hAnsi="Arial"/>
    </w:rPr>
  </w:style>
  <w:style w:type="character" w:customStyle="1" w:styleId="Heading2Char">
    <w:name w:val="Heading 2 Char"/>
    <w:basedOn w:val="DefaultParagraphFont"/>
    <w:link w:val="Heading2"/>
    <w:uiPriority w:val="9"/>
    <w:rsid w:val="0080769B"/>
    <w:rPr>
      <w:rFonts w:ascii="Arial" w:eastAsiaTheme="minorHAnsi" w:hAnsi="Arial"/>
      <w:b/>
      <w:color w:val="0B5ED7"/>
      <w:sz w:val="24"/>
    </w:rPr>
  </w:style>
  <w:style w:type="character" w:customStyle="1" w:styleId="Heading3Char">
    <w:name w:val="Heading 3 Char"/>
    <w:basedOn w:val="DefaultParagraphFont"/>
    <w:link w:val="Heading3"/>
    <w:uiPriority w:val="9"/>
    <w:rsid w:val="00CA0B5C"/>
    <w:rPr>
      <w:rFonts w:ascii="Arial" w:eastAsiaTheme="minorHAnsi" w:hAnsi="Arial"/>
      <w:b/>
      <w:sz w:val="24"/>
    </w:rPr>
  </w:style>
  <w:style w:type="paragraph" w:styleId="NormalWeb">
    <w:name w:val="Normal (Web)"/>
    <w:basedOn w:val="Normal"/>
    <w:uiPriority w:val="99"/>
    <w:semiHidden/>
    <w:unhideWhenUsed/>
    <w:rsid w:val="0080769B"/>
    <w:pPr>
      <w:spacing w:before="100" w:beforeAutospacing="1" w:after="100" w:afterAutospacing="1"/>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7619B3"/>
    <w:rPr>
      <w:rFonts w:ascii="Arial" w:eastAsiaTheme="minorHAnsi" w:hAnsi="Arial"/>
      <w:b/>
      <w:sz w:val="22"/>
    </w:rPr>
  </w:style>
  <w:style w:type="character" w:customStyle="1" w:styleId="ListParagraphChar">
    <w:name w:val="List Paragraph Char"/>
    <w:link w:val="ListParagraph"/>
    <w:uiPriority w:val="34"/>
    <w:rsid w:val="00E93500"/>
    <w:rPr>
      <w:rFonts w:ascii="Arial" w:eastAsiaTheme="minorHAnsi" w:hAnsi="Arial"/>
    </w:rPr>
  </w:style>
  <w:style w:type="table" w:customStyle="1" w:styleId="GridTable1Light">
    <w:name w:val="Grid Table 1 Light"/>
    <w:basedOn w:val="TableNormal"/>
    <w:uiPriority w:val="46"/>
    <w:rsid w:val="007522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9A71EA"/>
    <w:pPr>
      <w:spacing w:after="0"/>
      <w:ind w:left="200" w:hanging="200"/>
    </w:pPr>
  </w:style>
  <w:style w:type="table" w:customStyle="1" w:styleId="GridTable4-Accent11">
    <w:name w:val="Grid Table 4 - Accent 11"/>
    <w:basedOn w:val="TableNormal"/>
    <w:uiPriority w:val="49"/>
    <w:rsid w:val="00E107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hilips">
    <w:name w:val="philips"/>
    <w:basedOn w:val="Normal"/>
    <w:rsid w:val="004F6B91"/>
    <w:pPr>
      <w:spacing w:after="0"/>
    </w:pPr>
    <w:rPr>
      <w:rFonts w:eastAsia="Arial Unicode MS"/>
      <w:b/>
      <w:sz w:val="2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2655">
      <w:bodyDiv w:val="1"/>
      <w:marLeft w:val="0"/>
      <w:marRight w:val="0"/>
      <w:marTop w:val="0"/>
      <w:marBottom w:val="0"/>
      <w:divBdr>
        <w:top w:val="none" w:sz="0" w:space="0" w:color="auto"/>
        <w:left w:val="none" w:sz="0" w:space="0" w:color="auto"/>
        <w:bottom w:val="none" w:sz="0" w:space="0" w:color="auto"/>
        <w:right w:val="none" w:sz="0" w:space="0" w:color="auto"/>
      </w:divBdr>
    </w:div>
    <w:div w:id="112789682">
      <w:bodyDiv w:val="1"/>
      <w:marLeft w:val="0"/>
      <w:marRight w:val="0"/>
      <w:marTop w:val="0"/>
      <w:marBottom w:val="0"/>
      <w:divBdr>
        <w:top w:val="none" w:sz="0" w:space="0" w:color="auto"/>
        <w:left w:val="none" w:sz="0" w:space="0" w:color="auto"/>
        <w:bottom w:val="none" w:sz="0" w:space="0" w:color="auto"/>
        <w:right w:val="none" w:sz="0" w:space="0" w:color="auto"/>
      </w:divBdr>
    </w:div>
    <w:div w:id="127237628">
      <w:bodyDiv w:val="1"/>
      <w:marLeft w:val="0"/>
      <w:marRight w:val="0"/>
      <w:marTop w:val="0"/>
      <w:marBottom w:val="0"/>
      <w:divBdr>
        <w:top w:val="none" w:sz="0" w:space="0" w:color="auto"/>
        <w:left w:val="none" w:sz="0" w:space="0" w:color="auto"/>
        <w:bottom w:val="none" w:sz="0" w:space="0" w:color="auto"/>
        <w:right w:val="none" w:sz="0" w:space="0" w:color="auto"/>
      </w:divBdr>
    </w:div>
    <w:div w:id="187836185">
      <w:bodyDiv w:val="1"/>
      <w:marLeft w:val="0"/>
      <w:marRight w:val="0"/>
      <w:marTop w:val="0"/>
      <w:marBottom w:val="0"/>
      <w:divBdr>
        <w:top w:val="none" w:sz="0" w:space="0" w:color="auto"/>
        <w:left w:val="none" w:sz="0" w:space="0" w:color="auto"/>
        <w:bottom w:val="none" w:sz="0" w:space="0" w:color="auto"/>
        <w:right w:val="none" w:sz="0" w:space="0" w:color="auto"/>
      </w:divBdr>
    </w:div>
    <w:div w:id="241572258">
      <w:bodyDiv w:val="1"/>
      <w:marLeft w:val="0"/>
      <w:marRight w:val="0"/>
      <w:marTop w:val="0"/>
      <w:marBottom w:val="0"/>
      <w:divBdr>
        <w:top w:val="none" w:sz="0" w:space="0" w:color="auto"/>
        <w:left w:val="none" w:sz="0" w:space="0" w:color="auto"/>
        <w:bottom w:val="none" w:sz="0" w:space="0" w:color="auto"/>
        <w:right w:val="none" w:sz="0" w:space="0" w:color="auto"/>
      </w:divBdr>
      <w:divsChild>
        <w:div w:id="1390034928">
          <w:marLeft w:val="346"/>
          <w:marRight w:val="0"/>
          <w:marTop w:val="0"/>
          <w:marBottom w:val="0"/>
          <w:divBdr>
            <w:top w:val="none" w:sz="0" w:space="0" w:color="auto"/>
            <w:left w:val="none" w:sz="0" w:space="0" w:color="auto"/>
            <w:bottom w:val="none" w:sz="0" w:space="0" w:color="auto"/>
            <w:right w:val="none" w:sz="0" w:space="0" w:color="auto"/>
          </w:divBdr>
        </w:div>
        <w:div w:id="2025134546">
          <w:marLeft w:val="677"/>
          <w:marRight w:val="0"/>
          <w:marTop w:val="0"/>
          <w:marBottom w:val="0"/>
          <w:divBdr>
            <w:top w:val="none" w:sz="0" w:space="0" w:color="auto"/>
            <w:left w:val="none" w:sz="0" w:space="0" w:color="auto"/>
            <w:bottom w:val="none" w:sz="0" w:space="0" w:color="auto"/>
            <w:right w:val="none" w:sz="0" w:space="0" w:color="auto"/>
          </w:divBdr>
        </w:div>
        <w:div w:id="1949963710">
          <w:marLeft w:val="677"/>
          <w:marRight w:val="0"/>
          <w:marTop w:val="0"/>
          <w:marBottom w:val="0"/>
          <w:divBdr>
            <w:top w:val="none" w:sz="0" w:space="0" w:color="auto"/>
            <w:left w:val="none" w:sz="0" w:space="0" w:color="auto"/>
            <w:bottom w:val="none" w:sz="0" w:space="0" w:color="auto"/>
            <w:right w:val="none" w:sz="0" w:space="0" w:color="auto"/>
          </w:divBdr>
        </w:div>
        <w:div w:id="1506549921">
          <w:marLeft w:val="677"/>
          <w:marRight w:val="0"/>
          <w:marTop w:val="0"/>
          <w:marBottom w:val="0"/>
          <w:divBdr>
            <w:top w:val="none" w:sz="0" w:space="0" w:color="auto"/>
            <w:left w:val="none" w:sz="0" w:space="0" w:color="auto"/>
            <w:bottom w:val="none" w:sz="0" w:space="0" w:color="auto"/>
            <w:right w:val="none" w:sz="0" w:space="0" w:color="auto"/>
          </w:divBdr>
        </w:div>
        <w:div w:id="1569069151">
          <w:marLeft w:val="677"/>
          <w:marRight w:val="0"/>
          <w:marTop w:val="0"/>
          <w:marBottom w:val="0"/>
          <w:divBdr>
            <w:top w:val="none" w:sz="0" w:space="0" w:color="auto"/>
            <w:left w:val="none" w:sz="0" w:space="0" w:color="auto"/>
            <w:bottom w:val="none" w:sz="0" w:space="0" w:color="auto"/>
            <w:right w:val="none" w:sz="0" w:space="0" w:color="auto"/>
          </w:divBdr>
        </w:div>
        <w:div w:id="1806504530">
          <w:marLeft w:val="346"/>
          <w:marRight w:val="0"/>
          <w:marTop w:val="0"/>
          <w:marBottom w:val="0"/>
          <w:divBdr>
            <w:top w:val="none" w:sz="0" w:space="0" w:color="auto"/>
            <w:left w:val="none" w:sz="0" w:space="0" w:color="auto"/>
            <w:bottom w:val="none" w:sz="0" w:space="0" w:color="auto"/>
            <w:right w:val="none" w:sz="0" w:space="0" w:color="auto"/>
          </w:divBdr>
        </w:div>
        <w:div w:id="684677709">
          <w:marLeft w:val="677"/>
          <w:marRight w:val="0"/>
          <w:marTop w:val="0"/>
          <w:marBottom w:val="0"/>
          <w:divBdr>
            <w:top w:val="none" w:sz="0" w:space="0" w:color="auto"/>
            <w:left w:val="none" w:sz="0" w:space="0" w:color="auto"/>
            <w:bottom w:val="none" w:sz="0" w:space="0" w:color="auto"/>
            <w:right w:val="none" w:sz="0" w:space="0" w:color="auto"/>
          </w:divBdr>
        </w:div>
        <w:div w:id="990254317">
          <w:marLeft w:val="677"/>
          <w:marRight w:val="0"/>
          <w:marTop w:val="0"/>
          <w:marBottom w:val="0"/>
          <w:divBdr>
            <w:top w:val="none" w:sz="0" w:space="0" w:color="auto"/>
            <w:left w:val="none" w:sz="0" w:space="0" w:color="auto"/>
            <w:bottom w:val="none" w:sz="0" w:space="0" w:color="auto"/>
            <w:right w:val="none" w:sz="0" w:space="0" w:color="auto"/>
          </w:divBdr>
        </w:div>
        <w:div w:id="177357443">
          <w:marLeft w:val="677"/>
          <w:marRight w:val="0"/>
          <w:marTop w:val="0"/>
          <w:marBottom w:val="0"/>
          <w:divBdr>
            <w:top w:val="none" w:sz="0" w:space="0" w:color="auto"/>
            <w:left w:val="none" w:sz="0" w:space="0" w:color="auto"/>
            <w:bottom w:val="none" w:sz="0" w:space="0" w:color="auto"/>
            <w:right w:val="none" w:sz="0" w:space="0" w:color="auto"/>
          </w:divBdr>
        </w:div>
        <w:div w:id="1595169082">
          <w:marLeft w:val="677"/>
          <w:marRight w:val="0"/>
          <w:marTop w:val="0"/>
          <w:marBottom w:val="0"/>
          <w:divBdr>
            <w:top w:val="none" w:sz="0" w:space="0" w:color="auto"/>
            <w:left w:val="none" w:sz="0" w:space="0" w:color="auto"/>
            <w:bottom w:val="none" w:sz="0" w:space="0" w:color="auto"/>
            <w:right w:val="none" w:sz="0" w:space="0" w:color="auto"/>
          </w:divBdr>
        </w:div>
        <w:div w:id="545802635">
          <w:marLeft w:val="677"/>
          <w:marRight w:val="0"/>
          <w:marTop w:val="0"/>
          <w:marBottom w:val="0"/>
          <w:divBdr>
            <w:top w:val="none" w:sz="0" w:space="0" w:color="auto"/>
            <w:left w:val="none" w:sz="0" w:space="0" w:color="auto"/>
            <w:bottom w:val="none" w:sz="0" w:space="0" w:color="auto"/>
            <w:right w:val="none" w:sz="0" w:space="0" w:color="auto"/>
          </w:divBdr>
        </w:div>
        <w:div w:id="1330793955">
          <w:marLeft w:val="677"/>
          <w:marRight w:val="0"/>
          <w:marTop w:val="0"/>
          <w:marBottom w:val="0"/>
          <w:divBdr>
            <w:top w:val="none" w:sz="0" w:space="0" w:color="auto"/>
            <w:left w:val="none" w:sz="0" w:space="0" w:color="auto"/>
            <w:bottom w:val="none" w:sz="0" w:space="0" w:color="auto"/>
            <w:right w:val="none" w:sz="0" w:space="0" w:color="auto"/>
          </w:divBdr>
        </w:div>
      </w:divsChild>
    </w:div>
    <w:div w:id="258293866">
      <w:bodyDiv w:val="1"/>
      <w:marLeft w:val="0"/>
      <w:marRight w:val="0"/>
      <w:marTop w:val="0"/>
      <w:marBottom w:val="0"/>
      <w:divBdr>
        <w:top w:val="none" w:sz="0" w:space="0" w:color="auto"/>
        <w:left w:val="none" w:sz="0" w:space="0" w:color="auto"/>
        <w:bottom w:val="none" w:sz="0" w:space="0" w:color="auto"/>
        <w:right w:val="none" w:sz="0" w:space="0" w:color="auto"/>
      </w:divBdr>
    </w:div>
    <w:div w:id="279997677">
      <w:bodyDiv w:val="1"/>
      <w:marLeft w:val="0"/>
      <w:marRight w:val="0"/>
      <w:marTop w:val="0"/>
      <w:marBottom w:val="0"/>
      <w:divBdr>
        <w:top w:val="none" w:sz="0" w:space="0" w:color="auto"/>
        <w:left w:val="none" w:sz="0" w:space="0" w:color="auto"/>
        <w:bottom w:val="none" w:sz="0" w:space="0" w:color="auto"/>
        <w:right w:val="none" w:sz="0" w:space="0" w:color="auto"/>
      </w:divBdr>
      <w:divsChild>
        <w:div w:id="28339636">
          <w:marLeft w:val="274"/>
          <w:marRight w:val="0"/>
          <w:marTop w:val="0"/>
          <w:marBottom w:val="0"/>
          <w:divBdr>
            <w:top w:val="none" w:sz="0" w:space="0" w:color="auto"/>
            <w:left w:val="none" w:sz="0" w:space="0" w:color="auto"/>
            <w:bottom w:val="none" w:sz="0" w:space="0" w:color="auto"/>
            <w:right w:val="none" w:sz="0" w:space="0" w:color="auto"/>
          </w:divBdr>
        </w:div>
        <w:div w:id="529682413">
          <w:marLeft w:val="274"/>
          <w:marRight w:val="0"/>
          <w:marTop w:val="0"/>
          <w:marBottom w:val="0"/>
          <w:divBdr>
            <w:top w:val="none" w:sz="0" w:space="0" w:color="auto"/>
            <w:left w:val="none" w:sz="0" w:space="0" w:color="auto"/>
            <w:bottom w:val="none" w:sz="0" w:space="0" w:color="auto"/>
            <w:right w:val="none" w:sz="0" w:space="0" w:color="auto"/>
          </w:divBdr>
        </w:div>
        <w:div w:id="1127119014">
          <w:marLeft w:val="274"/>
          <w:marRight w:val="0"/>
          <w:marTop w:val="0"/>
          <w:marBottom w:val="0"/>
          <w:divBdr>
            <w:top w:val="none" w:sz="0" w:space="0" w:color="auto"/>
            <w:left w:val="none" w:sz="0" w:space="0" w:color="auto"/>
            <w:bottom w:val="none" w:sz="0" w:space="0" w:color="auto"/>
            <w:right w:val="none" w:sz="0" w:space="0" w:color="auto"/>
          </w:divBdr>
        </w:div>
        <w:div w:id="1811051959">
          <w:marLeft w:val="274"/>
          <w:marRight w:val="0"/>
          <w:marTop w:val="0"/>
          <w:marBottom w:val="0"/>
          <w:divBdr>
            <w:top w:val="none" w:sz="0" w:space="0" w:color="auto"/>
            <w:left w:val="none" w:sz="0" w:space="0" w:color="auto"/>
            <w:bottom w:val="none" w:sz="0" w:space="0" w:color="auto"/>
            <w:right w:val="none" w:sz="0" w:space="0" w:color="auto"/>
          </w:divBdr>
        </w:div>
        <w:div w:id="1173378655">
          <w:marLeft w:val="274"/>
          <w:marRight w:val="0"/>
          <w:marTop w:val="0"/>
          <w:marBottom w:val="0"/>
          <w:divBdr>
            <w:top w:val="none" w:sz="0" w:space="0" w:color="auto"/>
            <w:left w:val="none" w:sz="0" w:space="0" w:color="auto"/>
            <w:bottom w:val="none" w:sz="0" w:space="0" w:color="auto"/>
            <w:right w:val="none" w:sz="0" w:space="0" w:color="auto"/>
          </w:divBdr>
        </w:div>
        <w:div w:id="471485641">
          <w:marLeft w:val="274"/>
          <w:marRight w:val="0"/>
          <w:marTop w:val="0"/>
          <w:marBottom w:val="0"/>
          <w:divBdr>
            <w:top w:val="none" w:sz="0" w:space="0" w:color="auto"/>
            <w:left w:val="none" w:sz="0" w:space="0" w:color="auto"/>
            <w:bottom w:val="none" w:sz="0" w:space="0" w:color="auto"/>
            <w:right w:val="none" w:sz="0" w:space="0" w:color="auto"/>
          </w:divBdr>
        </w:div>
        <w:div w:id="112526677">
          <w:marLeft w:val="274"/>
          <w:marRight w:val="0"/>
          <w:marTop w:val="0"/>
          <w:marBottom w:val="0"/>
          <w:divBdr>
            <w:top w:val="none" w:sz="0" w:space="0" w:color="auto"/>
            <w:left w:val="none" w:sz="0" w:space="0" w:color="auto"/>
            <w:bottom w:val="none" w:sz="0" w:space="0" w:color="auto"/>
            <w:right w:val="none" w:sz="0" w:space="0" w:color="auto"/>
          </w:divBdr>
        </w:div>
      </w:divsChild>
    </w:div>
    <w:div w:id="379479360">
      <w:bodyDiv w:val="1"/>
      <w:marLeft w:val="0"/>
      <w:marRight w:val="0"/>
      <w:marTop w:val="0"/>
      <w:marBottom w:val="0"/>
      <w:divBdr>
        <w:top w:val="none" w:sz="0" w:space="0" w:color="auto"/>
        <w:left w:val="none" w:sz="0" w:space="0" w:color="auto"/>
        <w:bottom w:val="none" w:sz="0" w:space="0" w:color="auto"/>
        <w:right w:val="none" w:sz="0" w:space="0" w:color="auto"/>
      </w:divBdr>
    </w:div>
    <w:div w:id="386532236">
      <w:bodyDiv w:val="1"/>
      <w:marLeft w:val="0"/>
      <w:marRight w:val="0"/>
      <w:marTop w:val="0"/>
      <w:marBottom w:val="0"/>
      <w:divBdr>
        <w:top w:val="none" w:sz="0" w:space="0" w:color="auto"/>
        <w:left w:val="none" w:sz="0" w:space="0" w:color="auto"/>
        <w:bottom w:val="none" w:sz="0" w:space="0" w:color="auto"/>
        <w:right w:val="none" w:sz="0" w:space="0" w:color="auto"/>
      </w:divBdr>
    </w:div>
    <w:div w:id="518396540">
      <w:bodyDiv w:val="1"/>
      <w:marLeft w:val="0"/>
      <w:marRight w:val="0"/>
      <w:marTop w:val="0"/>
      <w:marBottom w:val="0"/>
      <w:divBdr>
        <w:top w:val="none" w:sz="0" w:space="0" w:color="auto"/>
        <w:left w:val="none" w:sz="0" w:space="0" w:color="auto"/>
        <w:bottom w:val="none" w:sz="0" w:space="0" w:color="auto"/>
        <w:right w:val="none" w:sz="0" w:space="0" w:color="auto"/>
      </w:divBdr>
    </w:div>
    <w:div w:id="545334762">
      <w:bodyDiv w:val="1"/>
      <w:marLeft w:val="0"/>
      <w:marRight w:val="0"/>
      <w:marTop w:val="0"/>
      <w:marBottom w:val="0"/>
      <w:divBdr>
        <w:top w:val="none" w:sz="0" w:space="0" w:color="auto"/>
        <w:left w:val="none" w:sz="0" w:space="0" w:color="auto"/>
        <w:bottom w:val="none" w:sz="0" w:space="0" w:color="auto"/>
        <w:right w:val="none" w:sz="0" w:space="0" w:color="auto"/>
      </w:divBdr>
      <w:divsChild>
        <w:div w:id="1685979518">
          <w:marLeft w:val="346"/>
          <w:marRight w:val="0"/>
          <w:marTop w:val="0"/>
          <w:marBottom w:val="0"/>
          <w:divBdr>
            <w:top w:val="none" w:sz="0" w:space="0" w:color="auto"/>
            <w:left w:val="none" w:sz="0" w:space="0" w:color="auto"/>
            <w:bottom w:val="none" w:sz="0" w:space="0" w:color="auto"/>
            <w:right w:val="none" w:sz="0" w:space="0" w:color="auto"/>
          </w:divBdr>
        </w:div>
        <w:div w:id="605314074">
          <w:marLeft w:val="677"/>
          <w:marRight w:val="0"/>
          <w:marTop w:val="0"/>
          <w:marBottom w:val="0"/>
          <w:divBdr>
            <w:top w:val="none" w:sz="0" w:space="0" w:color="auto"/>
            <w:left w:val="none" w:sz="0" w:space="0" w:color="auto"/>
            <w:bottom w:val="none" w:sz="0" w:space="0" w:color="auto"/>
            <w:right w:val="none" w:sz="0" w:space="0" w:color="auto"/>
          </w:divBdr>
        </w:div>
        <w:div w:id="1619993672">
          <w:marLeft w:val="346"/>
          <w:marRight w:val="0"/>
          <w:marTop w:val="0"/>
          <w:marBottom w:val="0"/>
          <w:divBdr>
            <w:top w:val="none" w:sz="0" w:space="0" w:color="auto"/>
            <w:left w:val="none" w:sz="0" w:space="0" w:color="auto"/>
            <w:bottom w:val="none" w:sz="0" w:space="0" w:color="auto"/>
            <w:right w:val="none" w:sz="0" w:space="0" w:color="auto"/>
          </w:divBdr>
        </w:div>
        <w:div w:id="2081519323">
          <w:marLeft w:val="346"/>
          <w:marRight w:val="0"/>
          <w:marTop w:val="0"/>
          <w:marBottom w:val="0"/>
          <w:divBdr>
            <w:top w:val="none" w:sz="0" w:space="0" w:color="auto"/>
            <w:left w:val="none" w:sz="0" w:space="0" w:color="auto"/>
            <w:bottom w:val="none" w:sz="0" w:space="0" w:color="auto"/>
            <w:right w:val="none" w:sz="0" w:space="0" w:color="auto"/>
          </w:divBdr>
        </w:div>
        <w:div w:id="1457673093">
          <w:marLeft w:val="677"/>
          <w:marRight w:val="0"/>
          <w:marTop w:val="0"/>
          <w:marBottom w:val="0"/>
          <w:divBdr>
            <w:top w:val="none" w:sz="0" w:space="0" w:color="auto"/>
            <w:left w:val="none" w:sz="0" w:space="0" w:color="auto"/>
            <w:bottom w:val="none" w:sz="0" w:space="0" w:color="auto"/>
            <w:right w:val="none" w:sz="0" w:space="0" w:color="auto"/>
          </w:divBdr>
        </w:div>
        <w:div w:id="1793863221">
          <w:marLeft w:val="677"/>
          <w:marRight w:val="0"/>
          <w:marTop w:val="0"/>
          <w:marBottom w:val="0"/>
          <w:divBdr>
            <w:top w:val="none" w:sz="0" w:space="0" w:color="auto"/>
            <w:left w:val="none" w:sz="0" w:space="0" w:color="auto"/>
            <w:bottom w:val="none" w:sz="0" w:space="0" w:color="auto"/>
            <w:right w:val="none" w:sz="0" w:space="0" w:color="auto"/>
          </w:divBdr>
        </w:div>
        <w:div w:id="1226406654">
          <w:marLeft w:val="677"/>
          <w:marRight w:val="0"/>
          <w:marTop w:val="0"/>
          <w:marBottom w:val="0"/>
          <w:divBdr>
            <w:top w:val="none" w:sz="0" w:space="0" w:color="auto"/>
            <w:left w:val="none" w:sz="0" w:space="0" w:color="auto"/>
            <w:bottom w:val="none" w:sz="0" w:space="0" w:color="auto"/>
            <w:right w:val="none" w:sz="0" w:space="0" w:color="auto"/>
          </w:divBdr>
        </w:div>
        <w:div w:id="1670713384">
          <w:marLeft w:val="677"/>
          <w:marRight w:val="0"/>
          <w:marTop w:val="0"/>
          <w:marBottom w:val="0"/>
          <w:divBdr>
            <w:top w:val="none" w:sz="0" w:space="0" w:color="auto"/>
            <w:left w:val="none" w:sz="0" w:space="0" w:color="auto"/>
            <w:bottom w:val="none" w:sz="0" w:space="0" w:color="auto"/>
            <w:right w:val="none" w:sz="0" w:space="0" w:color="auto"/>
          </w:divBdr>
        </w:div>
        <w:div w:id="555705101">
          <w:marLeft w:val="677"/>
          <w:marRight w:val="0"/>
          <w:marTop w:val="0"/>
          <w:marBottom w:val="0"/>
          <w:divBdr>
            <w:top w:val="none" w:sz="0" w:space="0" w:color="auto"/>
            <w:left w:val="none" w:sz="0" w:space="0" w:color="auto"/>
            <w:bottom w:val="none" w:sz="0" w:space="0" w:color="auto"/>
            <w:right w:val="none" w:sz="0" w:space="0" w:color="auto"/>
          </w:divBdr>
        </w:div>
        <w:div w:id="845830141">
          <w:marLeft w:val="346"/>
          <w:marRight w:val="0"/>
          <w:marTop w:val="0"/>
          <w:marBottom w:val="0"/>
          <w:divBdr>
            <w:top w:val="none" w:sz="0" w:space="0" w:color="auto"/>
            <w:left w:val="none" w:sz="0" w:space="0" w:color="auto"/>
            <w:bottom w:val="none" w:sz="0" w:space="0" w:color="auto"/>
            <w:right w:val="none" w:sz="0" w:space="0" w:color="auto"/>
          </w:divBdr>
        </w:div>
      </w:divsChild>
    </w:div>
    <w:div w:id="630212010">
      <w:bodyDiv w:val="1"/>
      <w:marLeft w:val="0"/>
      <w:marRight w:val="0"/>
      <w:marTop w:val="0"/>
      <w:marBottom w:val="0"/>
      <w:divBdr>
        <w:top w:val="none" w:sz="0" w:space="0" w:color="auto"/>
        <w:left w:val="none" w:sz="0" w:space="0" w:color="auto"/>
        <w:bottom w:val="none" w:sz="0" w:space="0" w:color="auto"/>
        <w:right w:val="none" w:sz="0" w:space="0" w:color="auto"/>
      </w:divBdr>
      <w:divsChild>
        <w:div w:id="287128245">
          <w:marLeft w:val="0"/>
          <w:marRight w:val="0"/>
          <w:marTop w:val="0"/>
          <w:marBottom w:val="0"/>
          <w:divBdr>
            <w:top w:val="none" w:sz="0" w:space="0" w:color="auto"/>
            <w:left w:val="none" w:sz="0" w:space="0" w:color="auto"/>
            <w:bottom w:val="none" w:sz="0" w:space="0" w:color="auto"/>
            <w:right w:val="none" w:sz="0" w:space="0" w:color="auto"/>
          </w:divBdr>
        </w:div>
        <w:div w:id="367485112">
          <w:marLeft w:val="0"/>
          <w:marRight w:val="0"/>
          <w:marTop w:val="0"/>
          <w:marBottom w:val="0"/>
          <w:divBdr>
            <w:top w:val="none" w:sz="0" w:space="0" w:color="auto"/>
            <w:left w:val="none" w:sz="0" w:space="0" w:color="auto"/>
            <w:bottom w:val="none" w:sz="0" w:space="0" w:color="auto"/>
            <w:right w:val="none" w:sz="0" w:space="0" w:color="auto"/>
          </w:divBdr>
        </w:div>
      </w:divsChild>
    </w:div>
    <w:div w:id="647824665">
      <w:bodyDiv w:val="1"/>
      <w:marLeft w:val="0"/>
      <w:marRight w:val="0"/>
      <w:marTop w:val="0"/>
      <w:marBottom w:val="0"/>
      <w:divBdr>
        <w:top w:val="none" w:sz="0" w:space="0" w:color="auto"/>
        <w:left w:val="none" w:sz="0" w:space="0" w:color="auto"/>
        <w:bottom w:val="none" w:sz="0" w:space="0" w:color="auto"/>
        <w:right w:val="none" w:sz="0" w:space="0" w:color="auto"/>
      </w:divBdr>
      <w:divsChild>
        <w:div w:id="1476026256">
          <w:marLeft w:val="346"/>
          <w:marRight w:val="0"/>
          <w:marTop w:val="0"/>
          <w:marBottom w:val="0"/>
          <w:divBdr>
            <w:top w:val="none" w:sz="0" w:space="0" w:color="auto"/>
            <w:left w:val="none" w:sz="0" w:space="0" w:color="auto"/>
            <w:bottom w:val="none" w:sz="0" w:space="0" w:color="auto"/>
            <w:right w:val="none" w:sz="0" w:space="0" w:color="auto"/>
          </w:divBdr>
        </w:div>
        <w:div w:id="753866424">
          <w:marLeft w:val="346"/>
          <w:marRight w:val="0"/>
          <w:marTop w:val="0"/>
          <w:marBottom w:val="0"/>
          <w:divBdr>
            <w:top w:val="none" w:sz="0" w:space="0" w:color="auto"/>
            <w:left w:val="none" w:sz="0" w:space="0" w:color="auto"/>
            <w:bottom w:val="none" w:sz="0" w:space="0" w:color="auto"/>
            <w:right w:val="none" w:sz="0" w:space="0" w:color="auto"/>
          </w:divBdr>
        </w:div>
        <w:div w:id="238565379">
          <w:marLeft w:val="677"/>
          <w:marRight w:val="0"/>
          <w:marTop w:val="0"/>
          <w:marBottom w:val="0"/>
          <w:divBdr>
            <w:top w:val="none" w:sz="0" w:space="0" w:color="auto"/>
            <w:left w:val="none" w:sz="0" w:space="0" w:color="auto"/>
            <w:bottom w:val="none" w:sz="0" w:space="0" w:color="auto"/>
            <w:right w:val="none" w:sz="0" w:space="0" w:color="auto"/>
          </w:divBdr>
        </w:div>
        <w:div w:id="19623695">
          <w:marLeft w:val="677"/>
          <w:marRight w:val="0"/>
          <w:marTop w:val="0"/>
          <w:marBottom w:val="0"/>
          <w:divBdr>
            <w:top w:val="none" w:sz="0" w:space="0" w:color="auto"/>
            <w:left w:val="none" w:sz="0" w:space="0" w:color="auto"/>
            <w:bottom w:val="none" w:sz="0" w:space="0" w:color="auto"/>
            <w:right w:val="none" w:sz="0" w:space="0" w:color="auto"/>
          </w:divBdr>
        </w:div>
        <w:div w:id="1548881695">
          <w:marLeft w:val="677"/>
          <w:marRight w:val="0"/>
          <w:marTop w:val="0"/>
          <w:marBottom w:val="0"/>
          <w:divBdr>
            <w:top w:val="none" w:sz="0" w:space="0" w:color="auto"/>
            <w:left w:val="none" w:sz="0" w:space="0" w:color="auto"/>
            <w:bottom w:val="none" w:sz="0" w:space="0" w:color="auto"/>
            <w:right w:val="none" w:sz="0" w:space="0" w:color="auto"/>
          </w:divBdr>
        </w:div>
        <w:div w:id="1353720873">
          <w:marLeft w:val="677"/>
          <w:marRight w:val="0"/>
          <w:marTop w:val="0"/>
          <w:marBottom w:val="0"/>
          <w:divBdr>
            <w:top w:val="none" w:sz="0" w:space="0" w:color="auto"/>
            <w:left w:val="none" w:sz="0" w:space="0" w:color="auto"/>
            <w:bottom w:val="none" w:sz="0" w:space="0" w:color="auto"/>
            <w:right w:val="none" w:sz="0" w:space="0" w:color="auto"/>
          </w:divBdr>
        </w:div>
        <w:div w:id="1454323920">
          <w:marLeft w:val="677"/>
          <w:marRight w:val="0"/>
          <w:marTop w:val="0"/>
          <w:marBottom w:val="0"/>
          <w:divBdr>
            <w:top w:val="none" w:sz="0" w:space="0" w:color="auto"/>
            <w:left w:val="none" w:sz="0" w:space="0" w:color="auto"/>
            <w:bottom w:val="none" w:sz="0" w:space="0" w:color="auto"/>
            <w:right w:val="none" w:sz="0" w:space="0" w:color="auto"/>
          </w:divBdr>
        </w:div>
      </w:divsChild>
    </w:div>
    <w:div w:id="672224943">
      <w:bodyDiv w:val="1"/>
      <w:marLeft w:val="0"/>
      <w:marRight w:val="0"/>
      <w:marTop w:val="0"/>
      <w:marBottom w:val="0"/>
      <w:divBdr>
        <w:top w:val="none" w:sz="0" w:space="0" w:color="auto"/>
        <w:left w:val="none" w:sz="0" w:space="0" w:color="auto"/>
        <w:bottom w:val="none" w:sz="0" w:space="0" w:color="auto"/>
        <w:right w:val="none" w:sz="0" w:space="0" w:color="auto"/>
      </w:divBdr>
      <w:divsChild>
        <w:div w:id="883716090">
          <w:marLeft w:val="677"/>
          <w:marRight w:val="0"/>
          <w:marTop w:val="0"/>
          <w:marBottom w:val="0"/>
          <w:divBdr>
            <w:top w:val="none" w:sz="0" w:space="0" w:color="auto"/>
            <w:left w:val="none" w:sz="0" w:space="0" w:color="auto"/>
            <w:bottom w:val="none" w:sz="0" w:space="0" w:color="auto"/>
            <w:right w:val="none" w:sz="0" w:space="0" w:color="auto"/>
          </w:divBdr>
        </w:div>
        <w:div w:id="1520968188">
          <w:marLeft w:val="1022"/>
          <w:marRight w:val="0"/>
          <w:marTop w:val="0"/>
          <w:marBottom w:val="0"/>
          <w:divBdr>
            <w:top w:val="none" w:sz="0" w:space="0" w:color="auto"/>
            <w:left w:val="none" w:sz="0" w:space="0" w:color="auto"/>
            <w:bottom w:val="none" w:sz="0" w:space="0" w:color="auto"/>
            <w:right w:val="none" w:sz="0" w:space="0" w:color="auto"/>
          </w:divBdr>
        </w:div>
        <w:div w:id="851841911">
          <w:marLeft w:val="1022"/>
          <w:marRight w:val="0"/>
          <w:marTop w:val="0"/>
          <w:marBottom w:val="0"/>
          <w:divBdr>
            <w:top w:val="none" w:sz="0" w:space="0" w:color="auto"/>
            <w:left w:val="none" w:sz="0" w:space="0" w:color="auto"/>
            <w:bottom w:val="none" w:sz="0" w:space="0" w:color="auto"/>
            <w:right w:val="none" w:sz="0" w:space="0" w:color="auto"/>
          </w:divBdr>
        </w:div>
        <w:div w:id="826212771">
          <w:marLeft w:val="1022"/>
          <w:marRight w:val="0"/>
          <w:marTop w:val="0"/>
          <w:marBottom w:val="0"/>
          <w:divBdr>
            <w:top w:val="none" w:sz="0" w:space="0" w:color="auto"/>
            <w:left w:val="none" w:sz="0" w:space="0" w:color="auto"/>
            <w:bottom w:val="none" w:sz="0" w:space="0" w:color="auto"/>
            <w:right w:val="none" w:sz="0" w:space="0" w:color="auto"/>
          </w:divBdr>
        </w:div>
        <w:div w:id="55058731">
          <w:marLeft w:val="1022"/>
          <w:marRight w:val="0"/>
          <w:marTop w:val="0"/>
          <w:marBottom w:val="0"/>
          <w:divBdr>
            <w:top w:val="none" w:sz="0" w:space="0" w:color="auto"/>
            <w:left w:val="none" w:sz="0" w:space="0" w:color="auto"/>
            <w:bottom w:val="none" w:sz="0" w:space="0" w:color="auto"/>
            <w:right w:val="none" w:sz="0" w:space="0" w:color="auto"/>
          </w:divBdr>
        </w:div>
        <w:div w:id="857041066">
          <w:marLeft w:val="1354"/>
          <w:marRight w:val="0"/>
          <w:marTop w:val="0"/>
          <w:marBottom w:val="0"/>
          <w:divBdr>
            <w:top w:val="none" w:sz="0" w:space="0" w:color="auto"/>
            <w:left w:val="none" w:sz="0" w:space="0" w:color="auto"/>
            <w:bottom w:val="none" w:sz="0" w:space="0" w:color="auto"/>
            <w:right w:val="none" w:sz="0" w:space="0" w:color="auto"/>
          </w:divBdr>
        </w:div>
        <w:div w:id="1657492477">
          <w:marLeft w:val="1354"/>
          <w:marRight w:val="0"/>
          <w:marTop w:val="0"/>
          <w:marBottom w:val="0"/>
          <w:divBdr>
            <w:top w:val="none" w:sz="0" w:space="0" w:color="auto"/>
            <w:left w:val="none" w:sz="0" w:space="0" w:color="auto"/>
            <w:bottom w:val="none" w:sz="0" w:space="0" w:color="auto"/>
            <w:right w:val="none" w:sz="0" w:space="0" w:color="auto"/>
          </w:divBdr>
        </w:div>
        <w:div w:id="76096276">
          <w:marLeft w:val="1354"/>
          <w:marRight w:val="0"/>
          <w:marTop w:val="0"/>
          <w:marBottom w:val="0"/>
          <w:divBdr>
            <w:top w:val="none" w:sz="0" w:space="0" w:color="auto"/>
            <w:left w:val="none" w:sz="0" w:space="0" w:color="auto"/>
            <w:bottom w:val="none" w:sz="0" w:space="0" w:color="auto"/>
            <w:right w:val="none" w:sz="0" w:space="0" w:color="auto"/>
          </w:divBdr>
        </w:div>
        <w:div w:id="892887434">
          <w:marLeft w:val="1022"/>
          <w:marRight w:val="0"/>
          <w:marTop w:val="0"/>
          <w:marBottom w:val="0"/>
          <w:divBdr>
            <w:top w:val="none" w:sz="0" w:space="0" w:color="auto"/>
            <w:left w:val="none" w:sz="0" w:space="0" w:color="auto"/>
            <w:bottom w:val="none" w:sz="0" w:space="0" w:color="auto"/>
            <w:right w:val="none" w:sz="0" w:space="0" w:color="auto"/>
          </w:divBdr>
        </w:div>
        <w:div w:id="1829712110">
          <w:marLeft w:val="1022"/>
          <w:marRight w:val="0"/>
          <w:marTop w:val="0"/>
          <w:marBottom w:val="0"/>
          <w:divBdr>
            <w:top w:val="none" w:sz="0" w:space="0" w:color="auto"/>
            <w:left w:val="none" w:sz="0" w:space="0" w:color="auto"/>
            <w:bottom w:val="none" w:sz="0" w:space="0" w:color="auto"/>
            <w:right w:val="none" w:sz="0" w:space="0" w:color="auto"/>
          </w:divBdr>
        </w:div>
        <w:div w:id="330986199">
          <w:marLeft w:val="1022"/>
          <w:marRight w:val="0"/>
          <w:marTop w:val="0"/>
          <w:marBottom w:val="0"/>
          <w:divBdr>
            <w:top w:val="none" w:sz="0" w:space="0" w:color="auto"/>
            <w:left w:val="none" w:sz="0" w:space="0" w:color="auto"/>
            <w:bottom w:val="none" w:sz="0" w:space="0" w:color="auto"/>
            <w:right w:val="none" w:sz="0" w:space="0" w:color="auto"/>
          </w:divBdr>
        </w:div>
        <w:div w:id="1716080580">
          <w:marLeft w:val="1022"/>
          <w:marRight w:val="0"/>
          <w:marTop w:val="0"/>
          <w:marBottom w:val="0"/>
          <w:divBdr>
            <w:top w:val="none" w:sz="0" w:space="0" w:color="auto"/>
            <w:left w:val="none" w:sz="0" w:space="0" w:color="auto"/>
            <w:bottom w:val="none" w:sz="0" w:space="0" w:color="auto"/>
            <w:right w:val="none" w:sz="0" w:space="0" w:color="auto"/>
          </w:divBdr>
        </w:div>
        <w:div w:id="84812257">
          <w:marLeft w:val="1022"/>
          <w:marRight w:val="0"/>
          <w:marTop w:val="0"/>
          <w:marBottom w:val="0"/>
          <w:divBdr>
            <w:top w:val="none" w:sz="0" w:space="0" w:color="auto"/>
            <w:left w:val="none" w:sz="0" w:space="0" w:color="auto"/>
            <w:bottom w:val="none" w:sz="0" w:space="0" w:color="auto"/>
            <w:right w:val="none" w:sz="0" w:space="0" w:color="auto"/>
          </w:divBdr>
        </w:div>
        <w:div w:id="303194230">
          <w:marLeft w:val="1022"/>
          <w:marRight w:val="0"/>
          <w:marTop w:val="0"/>
          <w:marBottom w:val="0"/>
          <w:divBdr>
            <w:top w:val="none" w:sz="0" w:space="0" w:color="auto"/>
            <w:left w:val="none" w:sz="0" w:space="0" w:color="auto"/>
            <w:bottom w:val="none" w:sz="0" w:space="0" w:color="auto"/>
            <w:right w:val="none" w:sz="0" w:space="0" w:color="auto"/>
          </w:divBdr>
        </w:div>
        <w:div w:id="1572618372">
          <w:marLeft w:val="1022"/>
          <w:marRight w:val="0"/>
          <w:marTop w:val="0"/>
          <w:marBottom w:val="0"/>
          <w:divBdr>
            <w:top w:val="none" w:sz="0" w:space="0" w:color="auto"/>
            <w:left w:val="none" w:sz="0" w:space="0" w:color="auto"/>
            <w:bottom w:val="none" w:sz="0" w:space="0" w:color="auto"/>
            <w:right w:val="none" w:sz="0" w:space="0" w:color="auto"/>
          </w:divBdr>
        </w:div>
        <w:div w:id="1221021536">
          <w:marLeft w:val="1022"/>
          <w:marRight w:val="0"/>
          <w:marTop w:val="0"/>
          <w:marBottom w:val="0"/>
          <w:divBdr>
            <w:top w:val="none" w:sz="0" w:space="0" w:color="auto"/>
            <w:left w:val="none" w:sz="0" w:space="0" w:color="auto"/>
            <w:bottom w:val="none" w:sz="0" w:space="0" w:color="auto"/>
            <w:right w:val="none" w:sz="0" w:space="0" w:color="auto"/>
          </w:divBdr>
        </w:div>
        <w:div w:id="1659454995">
          <w:marLeft w:val="1022"/>
          <w:marRight w:val="0"/>
          <w:marTop w:val="0"/>
          <w:marBottom w:val="0"/>
          <w:divBdr>
            <w:top w:val="none" w:sz="0" w:space="0" w:color="auto"/>
            <w:left w:val="none" w:sz="0" w:space="0" w:color="auto"/>
            <w:bottom w:val="none" w:sz="0" w:space="0" w:color="auto"/>
            <w:right w:val="none" w:sz="0" w:space="0" w:color="auto"/>
          </w:divBdr>
        </w:div>
        <w:div w:id="1604990287">
          <w:marLeft w:val="1022"/>
          <w:marRight w:val="0"/>
          <w:marTop w:val="0"/>
          <w:marBottom w:val="0"/>
          <w:divBdr>
            <w:top w:val="none" w:sz="0" w:space="0" w:color="auto"/>
            <w:left w:val="none" w:sz="0" w:space="0" w:color="auto"/>
            <w:bottom w:val="none" w:sz="0" w:space="0" w:color="auto"/>
            <w:right w:val="none" w:sz="0" w:space="0" w:color="auto"/>
          </w:divBdr>
        </w:div>
        <w:div w:id="1830169305">
          <w:marLeft w:val="1354"/>
          <w:marRight w:val="0"/>
          <w:marTop w:val="0"/>
          <w:marBottom w:val="0"/>
          <w:divBdr>
            <w:top w:val="none" w:sz="0" w:space="0" w:color="auto"/>
            <w:left w:val="none" w:sz="0" w:space="0" w:color="auto"/>
            <w:bottom w:val="none" w:sz="0" w:space="0" w:color="auto"/>
            <w:right w:val="none" w:sz="0" w:space="0" w:color="auto"/>
          </w:divBdr>
        </w:div>
        <w:div w:id="1169448231">
          <w:marLeft w:val="1354"/>
          <w:marRight w:val="0"/>
          <w:marTop w:val="0"/>
          <w:marBottom w:val="0"/>
          <w:divBdr>
            <w:top w:val="none" w:sz="0" w:space="0" w:color="auto"/>
            <w:left w:val="none" w:sz="0" w:space="0" w:color="auto"/>
            <w:bottom w:val="none" w:sz="0" w:space="0" w:color="auto"/>
            <w:right w:val="none" w:sz="0" w:space="0" w:color="auto"/>
          </w:divBdr>
        </w:div>
        <w:div w:id="793602874">
          <w:marLeft w:val="346"/>
          <w:marRight w:val="0"/>
          <w:marTop w:val="0"/>
          <w:marBottom w:val="0"/>
          <w:divBdr>
            <w:top w:val="none" w:sz="0" w:space="0" w:color="auto"/>
            <w:left w:val="none" w:sz="0" w:space="0" w:color="auto"/>
            <w:bottom w:val="none" w:sz="0" w:space="0" w:color="auto"/>
            <w:right w:val="none" w:sz="0" w:space="0" w:color="auto"/>
          </w:divBdr>
        </w:div>
      </w:divsChild>
    </w:div>
    <w:div w:id="826434116">
      <w:bodyDiv w:val="1"/>
      <w:marLeft w:val="0"/>
      <w:marRight w:val="0"/>
      <w:marTop w:val="0"/>
      <w:marBottom w:val="0"/>
      <w:divBdr>
        <w:top w:val="none" w:sz="0" w:space="0" w:color="auto"/>
        <w:left w:val="none" w:sz="0" w:space="0" w:color="auto"/>
        <w:bottom w:val="none" w:sz="0" w:space="0" w:color="auto"/>
        <w:right w:val="none" w:sz="0" w:space="0" w:color="auto"/>
      </w:divBdr>
      <w:divsChild>
        <w:div w:id="434986594">
          <w:marLeft w:val="677"/>
          <w:marRight w:val="0"/>
          <w:marTop w:val="0"/>
          <w:marBottom w:val="0"/>
          <w:divBdr>
            <w:top w:val="none" w:sz="0" w:space="0" w:color="auto"/>
            <w:left w:val="none" w:sz="0" w:space="0" w:color="auto"/>
            <w:bottom w:val="none" w:sz="0" w:space="0" w:color="auto"/>
            <w:right w:val="none" w:sz="0" w:space="0" w:color="auto"/>
          </w:divBdr>
        </w:div>
        <w:div w:id="1616055666">
          <w:marLeft w:val="1022"/>
          <w:marRight w:val="0"/>
          <w:marTop w:val="0"/>
          <w:marBottom w:val="0"/>
          <w:divBdr>
            <w:top w:val="none" w:sz="0" w:space="0" w:color="auto"/>
            <w:left w:val="none" w:sz="0" w:space="0" w:color="auto"/>
            <w:bottom w:val="none" w:sz="0" w:space="0" w:color="auto"/>
            <w:right w:val="none" w:sz="0" w:space="0" w:color="auto"/>
          </w:divBdr>
        </w:div>
        <w:div w:id="494224163">
          <w:marLeft w:val="1022"/>
          <w:marRight w:val="0"/>
          <w:marTop w:val="0"/>
          <w:marBottom w:val="0"/>
          <w:divBdr>
            <w:top w:val="none" w:sz="0" w:space="0" w:color="auto"/>
            <w:left w:val="none" w:sz="0" w:space="0" w:color="auto"/>
            <w:bottom w:val="none" w:sz="0" w:space="0" w:color="auto"/>
            <w:right w:val="none" w:sz="0" w:space="0" w:color="auto"/>
          </w:divBdr>
        </w:div>
        <w:div w:id="1114254056">
          <w:marLeft w:val="1022"/>
          <w:marRight w:val="0"/>
          <w:marTop w:val="0"/>
          <w:marBottom w:val="0"/>
          <w:divBdr>
            <w:top w:val="none" w:sz="0" w:space="0" w:color="auto"/>
            <w:left w:val="none" w:sz="0" w:space="0" w:color="auto"/>
            <w:bottom w:val="none" w:sz="0" w:space="0" w:color="auto"/>
            <w:right w:val="none" w:sz="0" w:space="0" w:color="auto"/>
          </w:divBdr>
        </w:div>
        <w:div w:id="954100312">
          <w:marLeft w:val="1022"/>
          <w:marRight w:val="0"/>
          <w:marTop w:val="0"/>
          <w:marBottom w:val="0"/>
          <w:divBdr>
            <w:top w:val="none" w:sz="0" w:space="0" w:color="auto"/>
            <w:left w:val="none" w:sz="0" w:space="0" w:color="auto"/>
            <w:bottom w:val="none" w:sz="0" w:space="0" w:color="auto"/>
            <w:right w:val="none" w:sz="0" w:space="0" w:color="auto"/>
          </w:divBdr>
        </w:div>
        <w:div w:id="2081898260">
          <w:marLeft w:val="1354"/>
          <w:marRight w:val="0"/>
          <w:marTop w:val="0"/>
          <w:marBottom w:val="0"/>
          <w:divBdr>
            <w:top w:val="none" w:sz="0" w:space="0" w:color="auto"/>
            <w:left w:val="none" w:sz="0" w:space="0" w:color="auto"/>
            <w:bottom w:val="none" w:sz="0" w:space="0" w:color="auto"/>
            <w:right w:val="none" w:sz="0" w:space="0" w:color="auto"/>
          </w:divBdr>
        </w:div>
        <w:div w:id="1193422663">
          <w:marLeft w:val="1354"/>
          <w:marRight w:val="0"/>
          <w:marTop w:val="0"/>
          <w:marBottom w:val="0"/>
          <w:divBdr>
            <w:top w:val="none" w:sz="0" w:space="0" w:color="auto"/>
            <w:left w:val="none" w:sz="0" w:space="0" w:color="auto"/>
            <w:bottom w:val="none" w:sz="0" w:space="0" w:color="auto"/>
            <w:right w:val="none" w:sz="0" w:space="0" w:color="auto"/>
          </w:divBdr>
        </w:div>
        <w:div w:id="958994804">
          <w:marLeft w:val="1354"/>
          <w:marRight w:val="0"/>
          <w:marTop w:val="0"/>
          <w:marBottom w:val="0"/>
          <w:divBdr>
            <w:top w:val="none" w:sz="0" w:space="0" w:color="auto"/>
            <w:left w:val="none" w:sz="0" w:space="0" w:color="auto"/>
            <w:bottom w:val="none" w:sz="0" w:space="0" w:color="auto"/>
            <w:right w:val="none" w:sz="0" w:space="0" w:color="auto"/>
          </w:divBdr>
        </w:div>
        <w:div w:id="2050521506">
          <w:marLeft w:val="1022"/>
          <w:marRight w:val="0"/>
          <w:marTop w:val="0"/>
          <w:marBottom w:val="0"/>
          <w:divBdr>
            <w:top w:val="none" w:sz="0" w:space="0" w:color="auto"/>
            <w:left w:val="none" w:sz="0" w:space="0" w:color="auto"/>
            <w:bottom w:val="none" w:sz="0" w:space="0" w:color="auto"/>
            <w:right w:val="none" w:sz="0" w:space="0" w:color="auto"/>
          </w:divBdr>
        </w:div>
        <w:div w:id="178810620">
          <w:marLeft w:val="1022"/>
          <w:marRight w:val="0"/>
          <w:marTop w:val="0"/>
          <w:marBottom w:val="0"/>
          <w:divBdr>
            <w:top w:val="none" w:sz="0" w:space="0" w:color="auto"/>
            <w:left w:val="none" w:sz="0" w:space="0" w:color="auto"/>
            <w:bottom w:val="none" w:sz="0" w:space="0" w:color="auto"/>
            <w:right w:val="none" w:sz="0" w:space="0" w:color="auto"/>
          </w:divBdr>
        </w:div>
        <w:div w:id="1623344366">
          <w:marLeft w:val="1022"/>
          <w:marRight w:val="0"/>
          <w:marTop w:val="0"/>
          <w:marBottom w:val="0"/>
          <w:divBdr>
            <w:top w:val="none" w:sz="0" w:space="0" w:color="auto"/>
            <w:left w:val="none" w:sz="0" w:space="0" w:color="auto"/>
            <w:bottom w:val="none" w:sz="0" w:space="0" w:color="auto"/>
            <w:right w:val="none" w:sz="0" w:space="0" w:color="auto"/>
          </w:divBdr>
        </w:div>
        <w:div w:id="449058667">
          <w:marLeft w:val="1022"/>
          <w:marRight w:val="0"/>
          <w:marTop w:val="0"/>
          <w:marBottom w:val="0"/>
          <w:divBdr>
            <w:top w:val="none" w:sz="0" w:space="0" w:color="auto"/>
            <w:left w:val="none" w:sz="0" w:space="0" w:color="auto"/>
            <w:bottom w:val="none" w:sz="0" w:space="0" w:color="auto"/>
            <w:right w:val="none" w:sz="0" w:space="0" w:color="auto"/>
          </w:divBdr>
        </w:div>
        <w:div w:id="1686175972">
          <w:marLeft w:val="1022"/>
          <w:marRight w:val="0"/>
          <w:marTop w:val="0"/>
          <w:marBottom w:val="0"/>
          <w:divBdr>
            <w:top w:val="none" w:sz="0" w:space="0" w:color="auto"/>
            <w:left w:val="none" w:sz="0" w:space="0" w:color="auto"/>
            <w:bottom w:val="none" w:sz="0" w:space="0" w:color="auto"/>
            <w:right w:val="none" w:sz="0" w:space="0" w:color="auto"/>
          </w:divBdr>
        </w:div>
        <w:div w:id="1155074178">
          <w:marLeft w:val="1022"/>
          <w:marRight w:val="0"/>
          <w:marTop w:val="0"/>
          <w:marBottom w:val="0"/>
          <w:divBdr>
            <w:top w:val="none" w:sz="0" w:space="0" w:color="auto"/>
            <w:left w:val="none" w:sz="0" w:space="0" w:color="auto"/>
            <w:bottom w:val="none" w:sz="0" w:space="0" w:color="auto"/>
            <w:right w:val="none" w:sz="0" w:space="0" w:color="auto"/>
          </w:divBdr>
        </w:div>
        <w:div w:id="666401550">
          <w:marLeft w:val="1022"/>
          <w:marRight w:val="0"/>
          <w:marTop w:val="0"/>
          <w:marBottom w:val="0"/>
          <w:divBdr>
            <w:top w:val="none" w:sz="0" w:space="0" w:color="auto"/>
            <w:left w:val="none" w:sz="0" w:space="0" w:color="auto"/>
            <w:bottom w:val="none" w:sz="0" w:space="0" w:color="auto"/>
            <w:right w:val="none" w:sz="0" w:space="0" w:color="auto"/>
          </w:divBdr>
        </w:div>
        <w:div w:id="400905294">
          <w:marLeft w:val="1022"/>
          <w:marRight w:val="0"/>
          <w:marTop w:val="0"/>
          <w:marBottom w:val="0"/>
          <w:divBdr>
            <w:top w:val="none" w:sz="0" w:space="0" w:color="auto"/>
            <w:left w:val="none" w:sz="0" w:space="0" w:color="auto"/>
            <w:bottom w:val="none" w:sz="0" w:space="0" w:color="auto"/>
            <w:right w:val="none" w:sz="0" w:space="0" w:color="auto"/>
          </w:divBdr>
        </w:div>
        <w:div w:id="213582888">
          <w:marLeft w:val="1022"/>
          <w:marRight w:val="0"/>
          <w:marTop w:val="0"/>
          <w:marBottom w:val="0"/>
          <w:divBdr>
            <w:top w:val="none" w:sz="0" w:space="0" w:color="auto"/>
            <w:left w:val="none" w:sz="0" w:space="0" w:color="auto"/>
            <w:bottom w:val="none" w:sz="0" w:space="0" w:color="auto"/>
            <w:right w:val="none" w:sz="0" w:space="0" w:color="auto"/>
          </w:divBdr>
        </w:div>
        <w:div w:id="1441340411">
          <w:marLeft w:val="1022"/>
          <w:marRight w:val="0"/>
          <w:marTop w:val="0"/>
          <w:marBottom w:val="0"/>
          <w:divBdr>
            <w:top w:val="none" w:sz="0" w:space="0" w:color="auto"/>
            <w:left w:val="none" w:sz="0" w:space="0" w:color="auto"/>
            <w:bottom w:val="none" w:sz="0" w:space="0" w:color="auto"/>
            <w:right w:val="none" w:sz="0" w:space="0" w:color="auto"/>
          </w:divBdr>
        </w:div>
        <w:div w:id="461769421">
          <w:marLeft w:val="1354"/>
          <w:marRight w:val="0"/>
          <w:marTop w:val="0"/>
          <w:marBottom w:val="0"/>
          <w:divBdr>
            <w:top w:val="none" w:sz="0" w:space="0" w:color="auto"/>
            <w:left w:val="none" w:sz="0" w:space="0" w:color="auto"/>
            <w:bottom w:val="none" w:sz="0" w:space="0" w:color="auto"/>
            <w:right w:val="none" w:sz="0" w:space="0" w:color="auto"/>
          </w:divBdr>
        </w:div>
        <w:div w:id="2054040818">
          <w:marLeft w:val="1354"/>
          <w:marRight w:val="0"/>
          <w:marTop w:val="0"/>
          <w:marBottom w:val="0"/>
          <w:divBdr>
            <w:top w:val="none" w:sz="0" w:space="0" w:color="auto"/>
            <w:left w:val="none" w:sz="0" w:space="0" w:color="auto"/>
            <w:bottom w:val="none" w:sz="0" w:space="0" w:color="auto"/>
            <w:right w:val="none" w:sz="0" w:space="0" w:color="auto"/>
          </w:divBdr>
        </w:div>
        <w:div w:id="979455056">
          <w:marLeft w:val="346"/>
          <w:marRight w:val="0"/>
          <w:marTop w:val="0"/>
          <w:marBottom w:val="0"/>
          <w:divBdr>
            <w:top w:val="none" w:sz="0" w:space="0" w:color="auto"/>
            <w:left w:val="none" w:sz="0" w:space="0" w:color="auto"/>
            <w:bottom w:val="none" w:sz="0" w:space="0" w:color="auto"/>
            <w:right w:val="none" w:sz="0" w:space="0" w:color="auto"/>
          </w:divBdr>
        </w:div>
      </w:divsChild>
    </w:div>
    <w:div w:id="846214895">
      <w:bodyDiv w:val="1"/>
      <w:marLeft w:val="0"/>
      <w:marRight w:val="0"/>
      <w:marTop w:val="0"/>
      <w:marBottom w:val="0"/>
      <w:divBdr>
        <w:top w:val="none" w:sz="0" w:space="0" w:color="auto"/>
        <w:left w:val="none" w:sz="0" w:space="0" w:color="auto"/>
        <w:bottom w:val="none" w:sz="0" w:space="0" w:color="auto"/>
        <w:right w:val="none" w:sz="0" w:space="0" w:color="auto"/>
      </w:divBdr>
      <w:divsChild>
        <w:div w:id="1184785021">
          <w:marLeft w:val="346"/>
          <w:marRight w:val="0"/>
          <w:marTop w:val="0"/>
          <w:marBottom w:val="0"/>
          <w:divBdr>
            <w:top w:val="none" w:sz="0" w:space="0" w:color="auto"/>
            <w:left w:val="none" w:sz="0" w:space="0" w:color="auto"/>
            <w:bottom w:val="none" w:sz="0" w:space="0" w:color="auto"/>
            <w:right w:val="none" w:sz="0" w:space="0" w:color="auto"/>
          </w:divBdr>
        </w:div>
        <w:div w:id="895552414">
          <w:marLeft w:val="677"/>
          <w:marRight w:val="0"/>
          <w:marTop w:val="0"/>
          <w:marBottom w:val="0"/>
          <w:divBdr>
            <w:top w:val="none" w:sz="0" w:space="0" w:color="auto"/>
            <w:left w:val="none" w:sz="0" w:space="0" w:color="auto"/>
            <w:bottom w:val="none" w:sz="0" w:space="0" w:color="auto"/>
            <w:right w:val="none" w:sz="0" w:space="0" w:color="auto"/>
          </w:divBdr>
        </w:div>
        <w:div w:id="451439244">
          <w:marLeft w:val="1022"/>
          <w:marRight w:val="0"/>
          <w:marTop w:val="0"/>
          <w:marBottom w:val="0"/>
          <w:divBdr>
            <w:top w:val="none" w:sz="0" w:space="0" w:color="auto"/>
            <w:left w:val="none" w:sz="0" w:space="0" w:color="auto"/>
            <w:bottom w:val="none" w:sz="0" w:space="0" w:color="auto"/>
            <w:right w:val="none" w:sz="0" w:space="0" w:color="auto"/>
          </w:divBdr>
        </w:div>
        <w:div w:id="1863398546">
          <w:marLeft w:val="1022"/>
          <w:marRight w:val="0"/>
          <w:marTop w:val="0"/>
          <w:marBottom w:val="0"/>
          <w:divBdr>
            <w:top w:val="none" w:sz="0" w:space="0" w:color="auto"/>
            <w:left w:val="none" w:sz="0" w:space="0" w:color="auto"/>
            <w:bottom w:val="none" w:sz="0" w:space="0" w:color="auto"/>
            <w:right w:val="none" w:sz="0" w:space="0" w:color="auto"/>
          </w:divBdr>
        </w:div>
        <w:div w:id="735516097">
          <w:marLeft w:val="677"/>
          <w:marRight w:val="0"/>
          <w:marTop w:val="0"/>
          <w:marBottom w:val="0"/>
          <w:divBdr>
            <w:top w:val="none" w:sz="0" w:space="0" w:color="auto"/>
            <w:left w:val="none" w:sz="0" w:space="0" w:color="auto"/>
            <w:bottom w:val="none" w:sz="0" w:space="0" w:color="auto"/>
            <w:right w:val="none" w:sz="0" w:space="0" w:color="auto"/>
          </w:divBdr>
        </w:div>
        <w:div w:id="1155537279">
          <w:marLeft w:val="1022"/>
          <w:marRight w:val="0"/>
          <w:marTop w:val="0"/>
          <w:marBottom w:val="0"/>
          <w:divBdr>
            <w:top w:val="none" w:sz="0" w:space="0" w:color="auto"/>
            <w:left w:val="none" w:sz="0" w:space="0" w:color="auto"/>
            <w:bottom w:val="none" w:sz="0" w:space="0" w:color="auto"/>
            <w:right w:val="none" w:sz="0" w:space="0" w:color="auto"/>
          </w:divBdr>
        </w:div>
        <w:div w:id="498349035">
          <w:marLeft w:val="1022"/>
          <w:marRight w:val="0"/>
          <w:marTop w:val="0"/>
          <w:marBottom w:val="0"/>
          <w:divBdr>
            <w:top w:val="none" w:sz="0" w:space="0" w:color="auto"/>
            <w:left w:val="none" w:sz="0" w:space="0" w:color="auto"/>
            <w:bottom w:val="none" w:sz="0" w:space="0" w:color="auto"/>
            <w:right w:val="none" w:sz="0" w:space="0" w:color="auto"/>
          </w:divBdr>
        </w:div>
        <w:div w:id="1028988678">
          <w:marLeft w:val="1022"/>
          <w:marRight w:val="0"/>
          <w:marTop w:val="0"/>
          <w:marBottom w:val="0"/>
          <w:divBdr>
            <w:top w:val="none" w:sz="0" w:space="0" w:color="auto"/>
            <w:left w:val="none" w:sz="0" w:space="0" w:color="auto"/>
            <w:bottom w:val="none" w:sz="0" w:space="0" w:color="auto"/>
            <w:right w:val="none" w:sz="0" w:space="0" w:color="auto"/>
          </w:divBdr>
        </w:div>
        <w:div w:id="1938127783">
          <w:marLeft w:val="677"/>
          <w:marRight w:val="0"/>
          <w:marTop w:val="0"/>
          <w:marBottom w:val="0"/>
          <w:divBdr>
            <w:top w:val="none" w:sz="0" w:space="0" w:color="auto"/>
            <w:left w:val="none" w:sz="0" w:space="0" w:color="auto"/>
            <w:bottom w:val="none" w:sz="0" w:space="0" w:color="auto"/>
            <w:right w:val="none" w:sz="0" w:space="0" w:color="auto"/>
          </w:divBdr>
        </w:div>
        <w:div w:id="1779832714">
          <w:marLeft w:val="1022"/>
          <w:marRight w:val="0"/>
          <w:marTop w:val="0"/>
          <w:marBottom w:val="0"/>
          <w:divBdr>
            <w:top w:val="none" w:sz="0" w:space="0" w:color="auto"/>
            <w:left w:val="none" w:sz="0" w:space="0" w:color="auto"/>
            <w:bottom w:val="none" w:sz="0" w:space="0" w:color="auto"/>
            <w:right w:val="none" w:sz="0" w:space="0" w:color="auto"/>
          </w:divBdr>
        </w:div>
        <w:div w:id="455375066">
          <w:marLeft w:val="1022"/>
          <w:marRight w:val="0"/>
          <w:marTop w:val="0"/>
          <w:marBottom w:val="0"/>
          <w:divBdr>
            <w:top w:val="none" w:sz="0" w:space="0" w:color="auto"/>
            <w:left w:val="none" w:sz="0" w:space="0" w:color="auto"/>
            <w:bottom w:val="none" w:sz="0" w:space="0" w:color="auto"/>
            <w:right w:val="none" w:sz="0" w:space="0" w:color="auto"/>
          </w:divBdr>
        </w:div>
        <w:div w:id="377432914">
          <w:marLeft w:val="1022"/>
          <w:marRight w:val="0"/>
          <w:marTop w:val="0"/>
          <w:marBottom w:val="0"/>
          <w:divBdr>
            <w:top w:val="none" w:sz="0" w:space="0" w:color="auto"/>
            <w:left w:val="none" w:sz="0" w:space="0" w:color="auto"/>
            <w:bottom w:val="none" w:sz="0" w:space="0" w:color="auto"/>
            <w:right w:val="none" w:sz="0" w:space="0" w:color="auto"/>
          </w:divBdr>
        </w:div>
        <w:div w:id="1319843125">
          <w:marLeft w:val="677"/>
          <w:marRight w:val="0"/>
          <w:marTop w:val="0"/>
          <w:marBottom w:val="0"/>
          <w:divBdr>
            <w:top w:val="none" w:sz="0" w:space="0" w:color="auto"/>
            <w:left w:val="none" w:sz="0" w:space="0" w:color="auto"/>
            <w:bottom w:val="none" w:sz="0" w:space="0" w:color="auto"/>
            <w:right w:val="none" w:sz="0" w:space="0" w:color="auto"/>
          </w:divBdr>
        </w:div>
        <w:div w:id="144666378">
          <w:marLeft w:val="1022"/>
          <w:marRight w:val="0"/>
          <w:marTop w:val="0"/>
          <w:marBottom w:val="0"/>
          <w:divBdr>
            <w:top w:val="none" w:sz="0" w:space="0" w:color="auto"/>
            <w:left w:val="none" w:sz="0" w:space="0" w:color="auto"/>
            <w:bottom w:val="none" w:sz="0" w:space="0" w:color="auto"/>
            <w:right w:val="none" w:sz="0" w:space="0" w:color="auto"/>
          </w:divBdr>
        </w:div>
        <w:div w:id="680592727">
          <w:marLeft w:val="1022"/>
          <w:marRight w:val="0"/>
          <w:marTop w:val="0"/>
          <w:marBottom w:val="0"/>
          <w:divBdr>
            <w:top w:val="none" w:sz="0" w:space="0" w:color="auto"/>
            <w:left w:val="none" w:sz="0" w:space="0" w:color="auto"/>
            <w:bottom w:val="none" w:sz="0" w:space="0" w:color="auto"/>
            <w:right w:val="none" w:sz="0" w:space="0" w:color="auto"/>
          </w:divBdr>
        </w:div>
        <w:div w:id="1858038760">
          <w:marLeft w:val="1022"/>
          <w:marRight w:val="0"/>
          <w:marTop w:val="0"/>
          <w:marBottom w:val="0"/>
          <w:divBdr>
            <w:top w:val="none" w:sz="0" w:space="0" w:color="auto"/>
            <w:left w:val="none" w:sz="0" w:space="0" w:color="auto"/>
            <w:bottom w:val="none" w:sz="0" w:space="0" w:color="auto"/>
            <w:right w:val="none" w:sz="0" w:space="0" w:color="auto"/>
          </w:divBdr>
        </w:div>
        <w:div w:id="278073450">
          <w:marLeft w:val="677"/>
          <w:marRight w:val="0"/>
          <w:marTop w:val="0"/>
          <w:marBottom w:val="0"/>
          <w:divBdr>
            <w:top w:val="none" w:sz="0" w:space="0" w:color="auto"/>
            <w:left w:val="none" w:sz="0" w:space="0" w:color="auto"/>
            <w:bottom w:val="none" w:sz="0" w:space="0" w:color="auto"/>
            <w:right w:val="none" w:sz="0" w:space="0" w:color="auto"/>
          </w:divBdr>
        </w:div>
      </w:divsChild>
    </w:div>
    <w:div w:id="877425677">
      <w:bodyDiv w:val="1"/>
      <w:marLeft w:val="0"/>
      <w:marRight w:val="0"/>
      <w:marTop w:val="0"/>
      <w:marBottom w:val="0"/>
      <w:divBdr>
        <w:top w:val="none" w:sz="0" w:space="0" w:color="auto"/>
        <w:left w:val="none" w:sz="0" w:space="0" w:color="auto"/>
        <w:bottom w:val="none" w:sz="0" w:space="0" w:color="auto"/>
        <w:right w:val="none" w:sz="0" w:space="0" w:color="auto"/>
      </w:divBdr>
    </w:div>
    <w:div w:id="879786039">
      <w:bodyDiv w:val="1"/>
      <w:marLeft w:val="0"/>
      <w:marRight w:val="0"/>
      <w:marTop w:val="0"/>
      <w:marBottom w:val="0"/>
      <w:divBdr>
        <w:top w:val="none" w:sz="0" w:space="0" w:color="auto"/>
        <w:left w:val="none" w:sz="0" w:space="0" w:color="auto"/>
        <w:bottom w:val="none" w:sz="0" w:space="0" w:color="auto"/>
        <w:right w:val="none" w:sz="0" w:space="0" w:color="auto"/>
      </w:divBdr>
      <w:divsChild>
        <w:div w:id="1359160631">
          <w:marLeft w:val="0"/>
          <w:marRight w:val="0"/>
          <w:marTop w:val="150"/>
          <w:marBottom w:val="0"/>
          <w:divBdr>
            <w:top w:val="none" w:sz="0" w:space="0" w:color="auto"/>
            <w:left w:val="none" w:sz="0" w:space="0" w:color="auto"/>
            <w:bottom w:val="none" w:sz="0" w:space="0" w:color="auto"/>
            <w:right w:val="none" w:sz="0" w:space="0" w:color="auto"/>
          </w:divBdr>
          <w:divsChild>
            <w:div w:id="125785339">
              <w:marLeft w:val="0"/>
              <w:marRight w:val="0"/>
              <w:marTop w:val="0"/>
              <w:marBottom w:val="0"/>
              <w:divBdr>
                <w:top w:val="none" w:sz="0" w:space="0" w:color="auto"/>
                <w:left w:val="none" w:sz="0" w:space="0" w:color="auto"/>
                <w:bottom w:val="none" w:sz="0" w:space="0" w:color="auto"/>
                <w:right w:val="none" w:sz="0" w:space="0" w:color="auto"/>
              </w:divBdr>
            </w:div>
            <w:div w:id="1097865588">
              <w:marLeft w:val="0"/>
              <w:marRight w:val="0"/>
              <w:marTop w:val="0"/>
              <w:marBottom w:val="0"/>
              <w:divBdr>
                <w:top w:val="none" w:sz="0" w:space="0" w:color="auto"/>
                <w:left w:val="none" w:sz="0" w:space="0" w:color="auto"/>
                <w:bottom w:val="none" w:sz="0" w:space="0" w:color="auto"/>
                <w:right w:val="none" w:sz="0" w:space="0" w:color="auto"/>
              </w:divBdr>
            </w:div>
            <w:div w:id="128326907">
              <w:marLeft w:val="0"/>
              <w:marRight w:val="0"/>
              <w:marTop w:val="0"/>
              <w:marBottom w:val="0"/>
              <w:divBdr>
                <w:top w:val="none" w:sz="0" w:space="0" w:color="auto"/>
                <w:left w:val="none" w:sz="0" w:space="0" w:color="auto"/>
                <w:bottom w:val="none" w:sz="0" w:space="0" w:color="auto"/>
                <w:right w:val="none" w:sz="0" w:space="0" w:color="auto"/>
              </w:divBdr>
            </w:div>
            <w:div w:id="17178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9506">
      <w:bodyDiv w:val="1"/>
      <w:marLeft w:val="0"/>
      <w:marRight w:val="0"/>
      <w:marTop w:val="0"/>
      <w:marBottom w:val="0"/>
      <w:divBdr>
        <w:top w:val="none" w:sz="0" w:space="0" w:color="auto"/>
        <w:left w:val="none" w:sz="0" w:space="0" w:color="auto"/>
        <w:bottom w:val="none" w:sz="0" w:space="0" w:color="auto"/>
        <w:right w:val="none" w:sz="0" w:space="0" w:color="auto"/>
      </w:divBdr>
    </w:div>
    <w:div w:id="950674334">
      <w:bodyDiv w:val="1"/>
      <w:marLeft w:val="0"/>
      <w:marRight w:val="0"/>
      <w:marTop w:val="0"/>
      <w:marBottom w:val="0"/>
      <w:divBdr>
        <w:top w:val="none" w:sz="0" w:space="0" w:color="auto"/>
        <w:left w:val="none" w:sz="0" w:space="0" w:color="auto"/>
        <w:bottom w:val="none" w:sz="0" w:space="0" w:color="auto"/>
        <w:right w:val="none" w:sz="0" w:space="0" w:color="auto"/>
      </w:divBdr>
    </w:div>
    <w:div w:id="957373245">
      <w:bodyDiv w:val="1"/>
      <w:marLeft w:val="0"/>
      <w:marRight w:val="0"/>
      <w:marTop w:val="0"/>
      <w:marBottom w:val="0"/>
      <w:divBdr>
        <w:top w:val="none" w:sz="0" w:space="0" w:color="auto"/>
        <w:left w:val="none" w:sz="0" w:space="0" w:color="auto"/>
        <w:bottom w:val="none" w:sz="0" w:space="0" w:color="auto"/>
        <w:right w:val="none" w:sz="0" w:space="0" w:color="auto"/>
      </w:divBdr>
    </w:div>
    <w:div w:id="983006261">
      <w:bodyDiv w:val="1"/>
      <w:marLeft w:val="0"/>
      <w:marRight w:val="0"/>
      <w:marTop w:val="0"/>
      <w:marBottom w:val="0"/>
      <w:divBdr>
        <w:top w:val="none" w:sz="0" w:space="0" w:color="auto"/>
        <w:left w:val="none" w:sz="0" w:space="0" w:color="auto"/>
        <w:bottom w:val="none" w:sz="0" w:space="0" w:color="auto"/>
        <w:right w:val="none" w:sz="0" w:space="0" w:color="auto"/>
      </w:divBdr>
    </w:div>
    <w:div w:id="985550283">
      <w:bodyDiv w:val="1"/>
      <w:marLeft w:val="0"/>
      <w:marRight w:val="0"/>
      <w:marTop w:val="0"/>
      <w:marBottom w:val="0"/>
      <w:divBdr>
        <w:top w:val="none" w:sz="0" w:space="0" w:color="auto"/>
        <w:left w:val="none" w:sz="0" w:space="0" w:color="auto"/>
        <w:bottom w:val="none" w:sz="0" w:space="0" w:color="auto"/>
        <w:right w:val="none" w:sz="0" w:space="0" w:color="auto"/>
      </w:divBdr>
    </w:div>
    <w:div w:id="1202547599">
      <w:bodyDiv w:val="1"/>
      <w:marLeft w:val="0"/>
      <w:marRight w:val="0"/>
      <w:marTop w:val="0"/>
      <w:marBottom w:val="0"/>
      <w:divBdr>
        <w:top w:val="none" w:sz="0" w:space="0" w:color="auto"/>
        <w:left w:val="none" w:sz="0" w:space="0" w:color="auto"/>
        <w:bottom w:val="none" w:sz="0" w:space="0" w:color="auto"/>
        <w:right w:val="none" w:sz="0" w:space="0" w:color="auto"/>
      </w:divBdr>
    </w:div>
    <w:div w:id="1285691719">
      <w:bodyDiv w:val="1"/>
      <w:marLeft w:val="0"/>
      <w:marRight w:val="0"/>
      <w:marTop w:val="0"/>
      <w:marBottom w:val="0"/>
      <w:divBdr>
        <w:top w:val="none" w:sz="0" w:space="0" w:color="auto"/>
        <w:left w:val="none" w:sz="0" w:space="0" w:color="auto"/>
        <w:bottom w:val="none" w:sz="0" w:space="0" w:color="auto"/>
        <w:right w:val="none" w:sz="0" w:space="0" w:color="auto"/>
      </w:divBdr>
      <w:divsChild>
        <w:div w:id="1962346258">
          <w:marLeft w:val="274"/>
          <w:marRight w:val="0"/>
          <w:marTop w:val="0"/>
          <w:marBottom w:val="0"/>
          <w:divBdr>
            <w:top w:val="none" w:sz="0" w:space="0" w:color="auto"/>
            <w:left w:val="none" w:sz="0" w:space="0" w:color="auto"/>
            <w:bottom w:val="none" w:sz="0" w:space="0" w:color="auto"/>
            <w:right w:val="none" w:sz="0" w:space="0" w:color="auto"/>
          </w:divBdr>
        </w:div>
        <w:div w:id="912156517">
          <w:marLeft w:val="274"/>
          <w:marRight w:val="0"/>
          <w:marTop w:val="0"/>
          <w:marBottom w:val="0"/>
          <w:divBdr>
            <w:top w:val="none" w:sz="0" w:space="0" w:color="auto"/>
            <w:left w:val="none" w:sz="0" w:space="0" w:color="auto"/>
            <w:bottom w:val="none" w:sz="0" w:space="0" w:color="auto"/>
            <w:right w:val="none" w:sz="0" w:space="0" w:color="auto"/>
          </w:divBdr>
        </w:div>
        <w:div w:id="1990163557">
          <w:marLeft w:val="274"/>
          <w:marRight w:val="0"/>
          <w:marTop w:val="0"/>
          <w:marBottom w:val="0"/>
          <w:divBdr>
            <w:top w:val="none" w:sz="0" w:space="0" w:color="auto"/>
            <w:left w:val="none" w:sz="0" w:space="0" w:color="auto"/>
            <w:bottom w:val="none" w:sz="0" w:space="0" w:color="auto"/>
            <w:right w:val="none" w:sz="0" w:space="0" w:color="auto"/>
          </w:divBdr>
        </w:div>
        <w:div w:id="765157496">
          <w:marLeft w:val="274"/>
          <w:marRight w:val="0"/>
          <w:marTop w:val="0"/>
          <w:marBottom w:val="0"/>
          <w:divBdr>
            <w:top w:val="none" w:sz="0" w:space="0" w:color="auto"/>
            <w:left w:val="none" w:sz="0" w:space="0" w:color="auto"/>
            <w:bottom w:val="none" w:sz="0" w:space="0" w:color="auto"/>
            <w:right w:val="none" w:sz="0" w:space="0" w:color="auto"/>
          </w:divBdr>
        </w:div>
        <w:div w:id="1483348771">
          <w:marLeft w:val="274"/>
          <w:marRight w:val="0"/>
          <w:marTop w:val="0"/>
          <w:marBottom w:val="0"/>
          <w:divBdr>
            <w:top w:val="none" w:sz="0" w:space="0" w:color="auto"/>
            <w:left w:val="none" w:sz="0" w:space="0" w:color="auto"/>
            <w:bottom w:val="none" w:sz="0" w:space="0" w:color="auto"/>
            <w:right w:val="none" w:sz="0" w:space="0" w:color="auto"/>
          </w:divBdr>
        </w:div>
        <w:div w:id="175927753">
          <w:marLeft w:val="274"/>
          <w:marRight w:val="0"/>
          <w:marTop w:val="0"/>
          <w:marBottom w:val="0"/>
          <w:divBdr>
            <w:top w:val="none" w:sz="0" w:space="0" w:color="auto"/>
            <w:left w:val="none" w:sz="0" w:space="0" w:color="auto"/>
            <w:bottom w:val="none" w:sz="0" w:space="0" w:color="auto"/>
            <w:right w:val="none" w:sz="0" w:space="0" w:color="auto"/>
          </w:divBdr>
        </w:div>
      </w:divsChild>
    </w:div>
    <w:div w:id="1338116914">
      <w:bodyDiv w:val="1"/>
      <w:marLeft w:val="0"/>
      <w:marRight w:val="0"/>
      <w:marTop w:val="0"/>
      <w:marBottom w:val="0"/>
      <w:divBdr>
        <w:top w:val="none" w:sz="0" w:space="0" w:color="auto"/>
        <w:left w:val="none" w:sz="0" w:space="0" w:color="auto"/>
        <w:bottom w:val="none" w:sz="0" w:space="0" w:color="auto"/>
        <w:right w:val="none" w:sz="0" w:space="0" w:color="auto"/>
      </w:divBdr>
    </w:div>
    <w:div w:id="1419062396">
      <w:bodyDiv w:val="1"/>
      <w:marLeft w:val="0"/>
      <w:marRight w:val="0"/>
      <w:marTop w:val="0"/>
      <w:marBottom w:val="0"/>
      <w:divBdr>
        <w:top w:val="none" w:sz="0" w:space="0" w:color="auto"/>
        <w:left w:val="none" w:sz="0" w:space="0" w:color="auto"/>
        <w:bottom w:val="none" w:sz="0" w:space="0" w:color="auto"/>
        <w:right w:val="none" w:sz="0" w:space="0" w:color="auto"/>
      </w:divBdr>
    </w:div>
    <w:div w:id="1420978099">
      <w:bodyDiv w:val="1"/>
      <w:marLeft w:val="0"/>
      <w:marRight w:val="0"/>
      <w:marTop w:val="0"/>
      <w:marBottom w:val="0"/>
      <w:divBdr>
        <w:top w:val="none" w:sz="0" w:space="0" w:color="auto"/>
        <w:left w:val="none" w:sz="0" w:space="0" w:color="auto"/>
        <w:bottom w:val="none" w:sz="0" w:space="0" w:color="auto"/>
        <w:right w:val="none" w:sz="0" w:space="0" w:color="auto"/>
      </w:divBdr>
      <w:divsChild>
        <w:div w:id="1156066009">
          <w:marLeft w:val="346"/>
          <w:marRight w:val="0"/>
          <w:marTop w:val="0"/>
          <w:marBottom w:val="0"/>
          <w:divBdr>
            <w:top w:val="none" w:sz="0" w:space="0" w:color="auto"/>
            <w:left w:val="none" w:sz="0" w:space="0" w:color="auto"/>
            <w:bottom w:val="none" w:sz="0" w:space="0" w:color="auto"/>
            <w:right w:val="none" w:sz="0" w:space="0" w:color="auto"/>
          </w:divBdr>
        </w:div>
        <w:div w:id="26761515">
          <w:marLeft w:val="346"/>
          <w:marRight w:val="0"/>
          <w:marTop w:val="0"/>
          <w:marBottom w:val="0"/>
          <w:divBdr>
            <w:top w:val="none" w:sz="0" w:space="0" w:color="auto"/>
            <w:left w:val="none" w:sz="0" w:space="0" w:color="auto"/>
            <w:bottom w:val="none" w:sz="0" w:space="0" w:color="auto"/>
            <w:right w:val="none" w:sz="0" w:space="0" w:color="auto"/>
          </w:divBdr>
        </w:div>
        <w:div w:id="939989054">
          <w:marLeft w:val="677"/>
          <w:marRight w:val="0"/>
          <w:marTop w:val="0"/>
          <w:marBottom w:val="0"/>
          <w:divBdr>
            <w:top w:val="none" w:sz="0" w:space="0" w:color="auto"/>
            <w:left w:val="none" w:sz="0" w:space="0" w:color="auto"/>
            <w:bottom w:val="none" w:sz="0" w:space="0" w:color="auto"/>
            <w:right w:val="none" w:sz="0" w:space="0" w:color="auto"/>
          </w:divBdr>
        </w:div>
        <w:div w:id="731149643">
          <w:marLeft w:val="677"/>
          <w:marRight w:val="0"/>
          <w:marTop w:val="0"/>
          <w:marBottom w:val="0"/>
          <w:divBdr>
            <w:top w:val="none" w:sz="0" w:space="0" w:color="auto"/>
            <w:left w:val="none" w:sz="0" w:space="0" w:color="auto"/>
            <w:bottom w:val="none" w:sz="0" w:space="0" w:color="auto"/>
            <w:right w:val="none" w:sz="0" w:space="0" w:color="auto"/>
          </w:divBdr>
        </w:div>
        <w:div w:id="283849446">
          <w:marLeft w:val="677"/>
          <w:marRight w:val="0"/>
          <w:marTop w:val="0"/>
          <w:marBottom w:val="0"/>
          <w:divBdr>
            <w:top w:val="none" w:sz="0" w:space="0" w:color="auto"/>
            <w:left w:val="none" w:sz="0" w:space="0" w:color="auto"/>
            <w:bottom w:val="none" w:sz="0" w:space="0" w:color="auto"/>
            <w:right w:val="none" w:sz="0" w:space="0" w:color="auto"/>
          </w:divBdr>
        </w:div>
        <w:div w:id="2089425784">
          <w:marLeft w:val="677"/>
          <w:marRight w:val="0"/>
          <w:marTop w:val="0"/>
          <w:marBottom w:val="0"/>
          <w:divBdr>
            <w:top w:val="none" w:sz="0" w:space="0" w:color="auto"/>
            <w:left w:val="none" w:sz="0" w:space="0" w:color="auto"/>
            <w:bottom w:val="none" w:sz="0" w:space="0" w:color="auto"/>
            <w:right w:val="none" w:sz="0" w:space="0" w:color="auto"/>
          </w:divBdr>
        </w:div>
        <w:div w:id="294066000">
          <w:marLeft w:val="677"/>
          <w:marRight w:val="0"/>
          <w:marTop w:val="0"/>
          <w:marBottom w:val="0"/>
          <w:divBdr>
            <w:top w:val="none" w:sz="0" w:space="0" w:color="auto"/>
            <w:left w:val="none" w:sz="0" w:space="0" w:color="auto"/>
            <w:bottom w:val="none" w:sz="0" w:space="0" w:color="auto"/>
            <w:right w:val="none" w:sz="0" w:space="0" w:color="auto"/>
          </w:divBdr>
        </w:div>
      </w:divsChild>
    </w:div>
    <w:div w:id="1444107350">
      <w:bodyDiv w:val="1"/>
      <w:marLeft w:val="0"/>
      <w:marRight w:val="0"/>
      <w:marTop w:val="0"/>
      <w:marBottom w:val="0"/>
      <w:divBdr>
        <w:top w:val="none" w:sz="0" w:space="0" w:color="auto"/>
        <w:left w:val="none" w:sz="0" w:space="0" w:color="auto"/>
        <w:bottom w:val="none" w:sz="0" w:space="0" w:color="auto"/>
        <w:right w:val="none" w:sz="0" w:space="0" w:color="auto"/>
      </w:divBdr>
      <w:divsChild>
        <w:div w:id="2042196848">
          <w:marLeft w:val="346"/>
          <w:marRight w:val="0"/>
          <w:marTop w:val="0"/>
          <w:marBottom w:val="0"/>
          <w:divBdr>
            <w:top w:val="none" w:sz="0" w:space="0" w:color="auto"/>
            <w:left w:val="none" w:sz="0" w:space="0" w:color="auto"/>
            <w:bottom w:val="none" w:sz="0" w:space="0" w:color="auto"/>
            <w:right w:val="none" w:sz="0" w:space="0" w:color="auto"/>
          </w:divBdr>
        </w:div>
        <w:div w:id="1438524463">
          <w:marLeft w:val="677"/>
          <w:marRight w:val="0"/>
          <w:marTop w:val="0"/>
          <w:marBottom w:val="0"/>
          <w:divBdr>
            <w:top w:val="none" w:sz="0" w:space="0" w:color="auto"/>
            <w:left w:val="none" w:sz="0" w:space="0" w:color="auto"/>
            <w:bottom w:val="none" w:sz="0" w:space="0" w:color="auto"/>
            <w:right w:val="none" w:sz="0" w:space="0" w:color="auto"/>
          </w:divBdr>
        </w:div>
        <w:div w:id="460193874">
          <w:marLeft w:val="1022"/>
          <w:marRight w:val="0"/>
          <w:marTop w:val="0"/>
          <w:marBottom w:val="0"/>
          <w:divBdr>
            <w:top w:val="none" w:sz="0" w:space="0" w:color="auto"/>
            <w:left w:val="none" w:sz="0" w:space="0" w:color="auto"/>
            <w:bottom w:val="none" w:sz="0" w:space="0" w:color="auto"/>
            <w:right w:val="none" w:sz="0" w:space="0" w:color="auto"/>
          </w:divBdr>
        </w:div>
        <w:div w:id="973363968">
          <w:marLeft w:val="1022"/>
          <w:marRight w:val="0"/>
          <w:marTop w:val="0"/>
          <w:marBottom w:val="0"/>
          <w:divBdr>
            <w:top w:val="none" w:sz="0" w:space="0" w:color="auto"/>
            <w:left w:val="none" w:sz="0" w:space="0" w:color="auto"/>
            <w:bottom w:val="none" w:sz="0" w:space="0" w:color="auto"/>
            <w:right w:val="none" w:sz="0" w:space="0" w:color="auto"/>
          </w:divBdr>
        </w:div>
        <w:div w:id="311298417">
          <w:marLeft w:val="677"/>
          <w:marRight w:val="0"/>
          <w:marTop w:val="0"/>
          <w:marBottom w:val="0"/>
          <w:divBdr>
            <w:top w:val="none" w:sz="0" w:space="0" w:color="auto"/>
            <w:left w:val="none" w:sz="0" w:space="0" w:color="auto"/>
            <w:bottom w:val="none" w:sz="0" w:space="0" w:color="auto"/>
            <w:right w:val="none" w:sz="0" w:space="0" w:color="auto"/>
          </w:divBdr>
        </w:div>
        <w:div w:id="1282305281">
          <w:marLeft w:val="1022"/>
          <w:marRight w:val="0"/>
          <w:marTop w:val="0"/>
          <w:marBottom w:val="0"/>
          <w:divBdr>
            <w:top w:val="none" w:sz="0" w:space="0" w:color="auto"/>
            <w:left w:val="none" w:sz="0" w:space="0" w:color="auto"/>
            <w:bottom w:val="none" w:sz="0" w:space="0" w:color="auto"/>
            <w:right w:val="none" w:sz="0" w:space="0" w:color="auto"/>
          </w:divBdr>
        </w:div>
        <w:div w:id="174653783">
          <w:marLeft w:val="1022"/>
          <w:marRight w:val="0"/>
          <w:marTop w:val="0"/>
          <w:marBottom w:val="0"/>
          <w:divBdr>
            <w:top w:val="none" w:sz="0" w:space="0" w:color="auto"/>
            <w:left w:val="none" w:sz="0" w:space="0" w:color="auto"/>
            <w:bottom w:val="none" w:sz="0" w:space="0" w:color="auto"/>
            <w:right w:val="none" w:sz="0" w:space="0" w:color="auto"/>
          </w:divBdr>
        </w:div>
        <w:div w:id="1649899156">
          <w:marLeft w:val="1022"/>
          <w:marRight w:val="0"/>
          <w:marTop w:val="0"/>
          <w:marBottom w:val="0"/>
          <w:divBdr>
            <w:top w:val="none" w:sz="0" w:space="0" w:color="auto"/>
            <w:left w:val="none" w:sz="0" w:space="0" w:color="auto"/>
            <w:bottom w:val="none" w:sz="0" w:space="0" w:color="auto"/>
            <w:right w:val="none" w:sz="0" w:space="0" w:color="auto"/>
          </w:divBdr>
        </w:div>
        <w:div w:id="864827646">
          <w:marLeft w:val="677"/>
          <w:marRight w:val="0"/>
          <w:marTop w:val="0"/>
          <w:marBottom w:val="0"/>
          <w:divBdr>
            <w:top w:val="none" w:sz="0" w:space="0" w:color="auto"/>
            <w:left w:val="none" w:sz="0" w:space="0" w:color="auto"/>
            <w:bottom w:val="none" w:sz="0" w:space="0" w:color="auto"/>
            <w:right w:val="none" w:sz="0" w:space="0" w:color="auto"/>
          </w:divBdr>
        </w:div>
        <w:div w:id="1057048493">
          <w:marLeft w:val="1022"/>
          <w:marRight w:val="0"/>
          <w:marTop w:val="0"/>
          <w:marBottom w:val="0"/>
          <w:divBdr>
            <w:top w:val="none" w:sz="0" w:space="0" w:color="auto"/>
            <w:left w:val="none" w:sz="0" w:space="0" w:color="auto"/>
            <w:bottom w:val="none" w:sz="0" w:space="0" w:color="auto"/>
            <w:right w:val="none" w:sz="0" w:space="0" w:color="auto"/>
          </w:divBdr>
        </w:div>
        <w:div w:id="1070075756">
          <w:marLeft w:val="1022"/>
          <w:marRight w:val="0"/>
          <w:marTop w:val="0"/>
          <w:marBottom w:val="0"/>
          <w:divBdr>
            <w:top w:val="none" w:sz="0" w:space="0" w:color="auto"/>
            <w:left w:val="none" w:sz="0" w:space="0" w:color="auto"/>
            <w:bottom w:val="none" w:sz="0" w:space="0" w:color="auto"/>
            <w:right w:val="none" w:sz="0" w:space="0" w:color="auto"/>
          </w:divBdr>
        </w:div>
        <w:div w:id="1740596033">
          <w:marLeft w:val="1022"/>
          <w:marRight w:val="0"/>
          <w:marTop w:val="0"/>
          <w:marBottom w:val="0"/>
          <w:divBdr>
            <w:top w:val="none" w:sz="0" w:space="0" w:color="auto"/>
            <w:left w:val="none" w:sz="0" w:space="0" w:color="auto"/>
            <w:bottom w:val="none" w:sz="0" w:space="0" w:color="auto"/>
            <w:right w:val="none" w:sz="0" w:space="0" w:color="auto"/>
          </w:divBdr>
        </w:div>
        <w:div w:id="1174304067">
          <w:marLeft w:val="677"/>
          <w:marRight w:val="0"/>
          <w:marTop w:val="0"/>
          <w:marBottom w:val="0"/>
          <w:divBdr>
            <w:top w:val="none" w:sz="0" w:space="0" w:color="auto"/>
            <w:left w:val="none" w:sz="0" w:space="0" w:color="auto"/>
            <w:bottom w:val="none" w:sz="0" w:space="0" w:color="auto"/>
            <w:right w:val="none" w:sz="0" w:space="0" w:color="auto"/>
          </w:divBdr>
        </w:div>
        <w:div w:id="2106025915">
          <w:marLeft w:val="1022"/>
          <w:marRight w:val="0"/>
          <w:marTop w:val="0"/>
          <w:marBottom w:val="0"/>
          <w:divBdr>
            <w:top w:val="none" w:sz="0" w:space="0" w:color="auto"/>
            <w:left w:val="none" w:sz="0" w:space="0" w:color="auto"/>
            <w:bottom w:val="none" w:sz="0" w:space="0" w:color="auto"/>
            <w:right w:val="none" w:sz="0" w:space="0" w:color="auto"/>
          </w:divBdr>
        </w:div>
        <w:div w:id="1535539951">
          <w:marLeft w:val="1022"/>
          <w:marRight w:val="0"/>
          <w:marTop w:val="0"/>
          <w:marBottom w:val="0"/>
          <w:divBdr>
            <w:top w:val="none" w:sz="0" w:space="0" w:color="auto"/>
            <w:left w:val="none" w:sz="0" w:space="0" w:color="auto"/>
            <w:bottom w:val="none" w:sz="0" w:space="0" w:color="auto"/>
            <w:right w:val="none" w:sz="0" w:space="0" w:color="auto"/>
          </w:divBdr>
        </w:div>
        <w:div w:id="935020982">
          <w:marLeft w:val="1022"/>
          <w:marRight w:val="0"/>
          <w:marTop w:val="0"/>
          <w:marBottom w:val="0"/>
          <w:divBdr>
            <w:top w:val="none" w:sz="0" w:space="0" w:color="auto"/>
            <w:left w:val="none" w:sz="0" w:space="0" w:color="auto"/>
            <w:bottom w:val="none" w:sz="0" w:space="0" w:color="auto"/>
            <w:right w:val="none" w:sz="0" w:space="0" w:color="auto"/>
          </w:divBdr>
        </w:div>
        <w:div w:id="315687108">
          <w:marLeft w:val="677"/>
          <w:marRight w:val="0"/>
          <w:marTop w:val="0"/>
          <w:marBottom w:val="0"/>
          <w:divBdr>
            <w:top w:val="none" w:sz="0" w:space="0" w:color="auto"/>
            <w:left w:val="none" w:sz="0" w:space="0" w:color="auto"/>
            <w:bottom w:val="none" w:sz="0" w:space="0" w:color="auto"/>
            <w:right w:val="none" w:sz="0" w:space="0" w:color="auto"/>
          </w:divBdr>
        </w:div>
      </w:divsChild>
    </w:div>
    <w:div w:id="1482311509">
      <w:bodyDiv w:val="1"/>
      <w:marLeft w:val="0"/>
      <w:marRight w:val="0"/>
      <w:marTop w:val="0"/>
      <w:marBottom w:val="0"/>
      <w:divBdr>
        <w:top w:val="none" w:sz="0" w:space="0" w:color="auto"/>
        <w:left w:val="none" w:sz="0" w:space="0" w:color="auto"/>
        <w:bottom w:val="none" w:sz="0" w:space="0" w:color="auto"/>
        <w:right w:val="none" w:sz="0" w:space="0" w:color="auto"/>
      </w:divBdr>
      <w:divsChild>
        <w:div w:id="931857093">
          <w:marLeft w:val="274"/>
          <w:marRight w:val="0"/>
          <w:marTop w:val="0"/>
          <w:marBottom w:val="0"/>
          <w:divBdr>
            <w:top w:val="none" w:sz="0" w:space="0" w:color="auto"/>
            <w:left w:val="none" w:sz="0" w:space="0" w:color="auto"/>
            <w:bottom w:val="none" w:sz="0" w:space="0" w:color="auto"/>
            <w:right w:val="none" w:sz="0" w:space="0" w:color="auto"/>
          </w:divBdr>
        </w:div>
        <w:div w:id="15694339">
          <w:marLeft w:val="274"/>
          <w:marRight w:val="0"/>
          <w:marTop w:val="0"/>
          <w:marBottom w:val="0"/>
          <w:divBdr>
            <w:top w:val="none" w:sz="0" w:space="0" w:color="auto"/>
            <w:left w:val="none" w:sz="0" w:space="0" w:color="auto"/>
            <w:bottom w:val="none" w:sz="0" w:space="0" w:color="auto"/>
            <w:right w:val="none" w:sz="0" w:space="0" w:color="auto"/>
          </w:divBdr>
        </w:div>
        <w:div w:id="650132787">
          <w:marLeft w:val="274"/>
          <w:marRight w:val="0"/>
          <w:marTop w:val="0"/>
          <w:marBottom w:val="0"/>
          <w:divBdr>
            <w:top w:val="none" w:sz="0" w:space="0" w:color="auto"/>
            <w:left w:val="none" w:sz="0" w:space="0" w:color="auto"/>
            <w:bottom w:val="none" w:sz="0" w:space="0" w:color="auto"/>
            <w:right w:val="none" w:sz="0" w:space="0" w:color="auto"/>
          </w:divBdr>
        </w:div>
        <w:div w:id="694044382">
          <w:marLeft w:val="274"/>
          <w:marRight w:val="0"/>
          <w:marTop w:val="0"/>
          <w:marBottom w:val="0"/>
          <w:divBdr>
            <w:top w:val="none" w:sz="0" w:space="0" w:color="auto"/>
            <w:left w:val="none" w:sz="0" w:space="0" w:color="auto"/>
            <w:bottom w:val="none" w:sz="0" w:space="0" w:color="auto"/>
            <w:right w:val="none" w:sz="0" w:space="0" w:color="auto"/>
          </w:divBdr>
        </w:div>
        <w:div w:id="164170983">
          <w:marLeft w:val="274"/>
          <w:marRight w:val="0"/>
          <w:marTop w:val="0"/>
          <w:marBottom w:val="0"/>
          <w:divBdr>
            <w:top w:val="none" w:sz="0" w:space="0" w:color="auto"/>
            <w:left w:val="none" w:sz="0" w:space="0" w:color="auto"/>
            <w:bottom w:val="none" w:sz="0" w:space="0" w:color="auto"/>
            <w:right w:val="none" w:sz="0" w:space="0" w:color="auto"/>
          </w:divBdr>
        </w:div>
        <w:div w:id="1826388448">
          <w:marLeft w:val="274"/>
          <w:marRight w:val="0"/>
          <w:marTop w:val="0"/>
          <w:marBottom w:val="0"/>
          <w:divBdr>
            <w:top w:val="none" w:sz="0" w:space="0" w:color="auto"/>
            <w:left w:val="none" w:sz="0" w:space="0" w:color="auto"/>
            <w:bottom w:val="none" w:sz="0" w:space="0" w:color="auto"/>
            <w:right w:val="none" w:sz="0" w:space="0" w:color="auto"/>
          </w:divBdr>
        </w:div>
        <w:div w:id="444927628">
          <w:marLeft w:val="274"/>
          <w:marRight w:val="0"/>
          <w:marTop w:val="0"/>
          <w:marBottom w:val="0"/>
          <w:divBdr>
            <w:top w:val="none" w:sz="0" w:space="0" w:color="auto"/>
            <w:left w:val="none" w:sz="0" w:space="0" w:color="auto"/>
            <w:bottom w:val="none" w:sz="0" w:space="0" w:color="auto"/>
            <w:right w:val="none" w:sz="0" w:space="0" w:color="auto"/>
          </w:divBdr>
        </w:div>
        <w:div w:id="1036152208">
          <w:marLeft w:val="274"/>
          <w:marRight w:val="0"/>
          <w:marTop w:val="0"/>
          <w:marBottom w:val="0"/>
          <w:divBdr>
            <w:top w:val="none" w:sz="0" w:space="0" w:color="auto"/>
            <w:left w:val="none" w:sz="0" w:space="0" w:color="auto"/>
            <w:bottom w:val="none" w:sz="0" w:space="0" w:color="auto"/>
            <w:right w:val="none" w:sz="0" w:space="0" w:color="auto"/>
          </w:divBdr>
        </w:div>
      </w:divsChild>
    </w:div>
    <w:div w:id="1608535255">
      <w:bodyDiv w:val="1"/>
      <w:marLeft w:val="0"/>
      <w:marRight w:val="0"/>
      <w:marTop w:val="0"/>
      <w:marBottom w:val="0"/>
      <w:divBdr>
        <w:top w:val="none" w:sz="0" w:space="0" w:color="auto"/>
        <w:left w:val="none" w:sz="0" w:space="0" w:color="auto"/>
        <w:bottom w:val="none" w:sz="0" w:space="0" w:color="auto"/>
        <w:right w:val="none" w:sz="0" w:space="0" w:color="auto"/>
      </w:divBdr>
    </w:div>
    <w:div w:id="1689794717">
      <w:bodyDiv w:val="1"/>
      <w:marLeft w:val="0"/>
      <w:marRight w:val="0"/>
      <w:marTop w:val="0"/>
      <w:marBottom w:val="0"/>
      <w:divBdr>
        <w:top w:val="none" w:sz="0" w:space="0" w:color="auto"/>
        <w:left w:val="none" w:sz="0" w:space="0" w:color="auto"/>
        <w:bottom w:val="none" w:sz="0" w:space="0" w:color="auto"/>
        <w:right w:val="none" w:sz="0" w:space="0" w:color="auto"/>
      </w:divBdr>
    </w:div>
    <w:div w:id="1744571560">
      <w:bodyDiv w:val="1"/>
      <w:marLeft w:val="0"/>
      <w:marRight w:val="0"/>
      <w:marTop w:val="0"/>
      <w:marBottom w:val="0"/>
      <w:divBdr>
        <w:top w:val="none" w:sz="0" w:space="0" w:color="auto"/>
        <w:left w:val="none" w:sz="0" w:space="0" w:color="auto"/>
        <w:bottom w:val="none" w:sz="0" w:space="0" w:color="auto"/>
        <w:right w:val="none" w:sz="0" w:space="0" w:color="auto"/>
      </w:divBdr>
    </w:div>
    <w:div w:id="1815902378">
      <w:bodyDiv w:val="1"/>
      <w:marLeft w:val="0"/>
      <w:marRight w:val="0"/>
      <w:marTop w:val="0"/>
      <w:marBottom w:val="0"/>
      <w:divBdr>
        <w:top w:val="none" w:sz="0" w:space="0" w:color="auto"/>
        <w:left w:val="none" w:sz="0" w:space="0" w:color="auto"/>
        <w:bottom w:val="none" w:sz="0" w:space="0" w:color="auto"/>
        <w:right w:val="none" w:sz="0" w:space="0" w:color="auto"/>
      </w:divBdr>
    </w:div>
    <w:div w:id="1824464973">
      <w:bodyDiv w:val="1"/>
      <w:marLeft w:val="0"/>
      <w:marRight w:val="0"/>
      <w:marTop w:val="0"/>
      <w:marBottom w:val="0"/>
      <w:divBdr>
        <w:top w:val="none" w:sz="0" w:space="0" w:color="auto"/>
        <w:left w:val="none" w:sz="0" w:space="0" w:color="auto"/>
        <w:bottom w:val="none" w:sz="0" w:space="0" w:color="auto"/>
        <w:right w:val="none" w:sz="0" w:space="0" w:color="auto"/>
      </w:divBdr>
    </w:div>
    <w:div w:id="1839228150">
      <w:bodyDiv w:val="1"/>
      <w:marLeft w:val="0"/>
      <w:marRight w:val="0"/>
      <w:marTop w:val="0"/>
      <w:marBottom w:val="0"/>
      <w:divBdr>
        <w:top w:val="none" w:sz="0" w:space="0" w:color="auto"/>
        <w:left w:val="none" w:sz="0" w:space="0" w:color="auto"/>
        <w:bottom w:val="none" w:sz="0" w:space="0" w:color="auto"/>
        <w:right w:val="none" w:sz="0" w:space="0" w:color="auto"/>
      </w:divBdr>
      <w:divsChild>
        <w:div w:id="383258756">
          <w:marLeft w:val="274"/>
          <w:marRight w:val="0"/>
          <w:marTop w:val="0"/>
          <w:marBottom w:val="0"/>
          <w:divBdr>
            <w:top w:val="none" w:sz="0" w:space="0" w:color="auto"/>
            <w:left w:val="none" w:sz="0" w:space="0" w:color="auto"/>
            <w:bottom w:val="none" w:sz="0" w:space="0" w:color="auto"/>
            <w:right w:val="none" w:sz="0" w:space="0" w:color="auto"/>
          </w:divBdr>
        </w:div>
        <w:div w:id="185219552">
          <w:marLeft w:val="274"/>
          <w:marRight w:val="0"/>
          <w:marTop w:val="0"/>
          <w:marBottom w:val="0"/>
          <w:divBdr>
            <w:top w:val="none" w:sz="0" w:space="0" w:color="auto"/>
            <w:left w:val="none" w:sz="0" w:space="0" w:color="auto"/>
            <w:bottom w:val="none" w:sz="0" w:space="0" w:color="auto"/>
            <w:right w:val="none" w:sz="0" w:space="0" w:color="auto"/>
          </w:divBdr>
        </w:div>
        <w:div w:id="120196997">
          <w:marLeft w:val="274"/>
          <w:marRight w:val="0"/>
          <w:marTop w:val="0"/>
          <w:marBottom w:val="0"/>
          <w:divBdr>
            <w:top w:val="none" w:sz="0" w:space="0" w:color="auto"/>
            <w:left w:val="none" w:sz="0" w:space="0" w:color="auto"/>
            <w:bottom w:val="none" w:sz="0" w:space="0" w:color="auto"/>
            <w:right w:val="none" w:sz="0" w:space="0" w:color="auto"/>
          </w:divBdr>
        </w:div>
      </w:divsChild>
    </w:div>
    <w:div w:id="1969779335">
      <w:bodyDiv w:val="1"/>
      <w:marLeft w:val="0"/>
      <w:marRight w:val="0"/>
      <w:marTop w:val="0"/>
      <w:marBottom w:val="0"/>
      <w:divBdr>
        <w:top w:val="none" w:sz="0" w:space="0" w:color="auto"/>
        <w:left w:val="none" w:sz="0" w:space="0" w:color="auto"/>
        <w:bottom w:val="none" w:sz="0" w:space="0" w:color="auto"/>
        <w:right w:val="none" w:sz="0" w:space="0" w:color="auto"/>
      </w:divBdr>
    </w:div>
    <w:div w:id="1987584314">
      <w:bodyDiv w:val="1"/>
      <w:marLeft w:val="0"/>
      <w:marRight w:val="0"/>
      <w:marTop w:val="0"/>
      <w:marBottom w:val="0"/>
      <w:divBdr>
        <w:top w:val="none" w:sz="0" w:space="0" w:color="auto"/>
        <w:left w:val="none" w:sz="0" w:space="0" w:color="auto"/>
        <w:bottom w:val="none" w:sz="0" w:space="0" w:color="auto"/>
        <w:right w:val="none" w:sz="0" w:space="0" w:color="auto"/>
      </w:divBdr>
    </w:div>
    <w:div w:id="2018578482">
      <w:bodyDiv w:val="1"/>
      <w:marLeft w:val="0"/>
      <w:marRight w:val="0"/>
      <w:marTop w:val="0"/>
      <w:marBottom w:val="0"/>
      <w:divBdr>
        <w:top w:val="none" w:sz="0" w:space="0" w:color="auto"/>
        <w:left w:val="none" w:sz="0" w:space="0" w:color="auto"/>
        <w:bottom w:val="none" w:sz="0" w:space="0" w:color="auto"/>
        <w:right w:val="none" w:sz="0" w:space="0" w:color="auto"/>
      </w:divBdr>
      <w:divsChild>
        <w:div w:id="270868550">
          <w:marLeft w:val="274"/>
          <w:marRight w:val="0"/>
          <w:marTop w:val="0"/>
          <w:marBottom w:val="0"/>
          <w:divBdr>
            <w:top w:val="none" w:sz="0" w:space="0" w:color="auto"/>
            <w:left w:val="none" w:sz="0" w:space="0" w:color="auto"/>
            <w:bottom w:val="none" w:sz="0" w:space="0" w:color="auto"/>
            <w:right w:val="none" w:sz="0" w:space="0" w:color="auto"/>
          </w:divBdr>
        </w:div>
        <w:div w:id="1769036890">
          <w:marLeft w:val="274"/>
          <w:marRight w:val="0"/>
          <w:marTop w:val="0"/>
          <w:marBottom w:val="0"/>
          <w:divBdr>
            <w:top w:val="none" w:sz="0" w:space="0" w:color="auto"/>
            <w:left w:val="none" w:sz="0" w:space="0" w:color="auto"/>
            <w:bottom w:val="none" w:sz="0" w:space="0" w:color="auto"/>
            <w:right w:val="none" w:sz="0" w:space="0" w:color="auto"/>
          </w:divBdr>
        </w:div>
        <w:div w:id="609242124">
          <w:marLeft w:val="274"/>
          <w:marRight w:val="0"/>
          <w:marTop w:val="0"/>
          <w:marBottom w:val="0"/>
          <w:divBdr>
            <w:top w:val="none" w:sz="0" w:space="0" w:color="auto"/>
            <w:left w:val="none" w:sz="0" w:space="0" w:color="auto"/>
            <w:bottom w:val="none" w:sz="0" w:space="0" w:color="auto"/>
            <w:right w:val="none" w:sz="0" w:space="0" w:color="auto"/>
          </w:divBdr>
        </w:div>
        <w:div w:id="1710296770">
          <w:marLeft w:val="274"/>
          <w:marRight w:val="0"/>
          <w:marTop w:val="0"/>
          <w:marBottom w:val="0"/>
          <w:divBdr>
            <w:top w:val="none" w:sz="0" w:space="0" w:color="auto"/>
            <w:left w:val="none" w:sz="0" w:space="0" w:color="auto"/>
            <w:bottom w:val="none" w:sz="0" w:space="0" w:color="auto"/>
            <w:right w:val="none" w:sz="0" w:space="0" w:color="auto"/>
          </w:divBdr>
        </w:div>
        <w:div w:id="967971653">
          <w:marLeft w:val="274"/>
          <w:marRight w:val="0"/>
          <w:marTop w:val="0"/>
          <w:marBottom w:val="0"/>
          <w:divBdr>
            <w:top w:val="none" w:sz="0" w:space="0" w:color="auto"/>
            <w:left w:val="none" w:sz="0" w:space="0" w:color="auto"/>
            <w:bottom w:val="none" w:sz="0" w:space="0" w:color="auto"/>
            <w:right w:val="none" w:sz="0" w:space="0" w:color="auto"/>
          </w:divBdr>
        </w:div>
        <w:div w:id="1960993155">
          <w:marLeft w:val="274"/>
          <w:marRight w:val="0"/>
          <w:marTop w:val="0"/>
          <w:marBottom w:val="0"/>
          <w:divBdr>
            <w:top w:val="none" w:sz="0" w:space="0" w:color="auto"/>
            <w:left w:val="none" w:sz="0" w:space="0" w:color="auto"/>
            <w:bottom w:val="none" w:sz="0" w:space="0" w:color="auto"/>
            <w:right w:val="none" w:sz="0" w:space="0" w:color="auto"/>
          </w:divBdr>
        </w:div>
      </w:divsChild>
    </w:div>
    <w:div w:id="204343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2.emf"/><Relationship Id="rId17" Type="http://schemas.openxmlformats.org/officeDocument/2006/relationships/diagramLayout" Target="diagrams/layout1.xml"/><Relationship Id="rId25" Type="http://schemas.openxmlformats.org/officeDocument/2006/relationships/hyperlink" Target="https://www.raywenderlich.com/31166/25-ios-app-performance-tips-tricks"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diagramColors" Target="diagrams/colors1.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4E94BA-5EB8-46EA-A72E-4A04E50EF3B5}" type="doc">
      <dgm:prSet loTypeId="urn:microsoft.com/office/officeart/2005/8/layout/radial5" loCatId="cycle" qsTypeId="urn:microsoft.com/office/officeart/2005/8/quickstyle/simple1" qsCatId="simple" csTypeId="urn:microsoft.com/office/officeart/2005/8/colors/accent0_3" csCatId="mainScheme" phldr="1"/>
      <dgm:spPr/>
      <dgm:t>
        <a:bodyPr/>
        <a:lstStyle/>
        <a:p>
          <a:endParaRPr lang="en-US"/>
        </a:p>
      </dgm:t>
    </dgm:pt>
    <dgm:pt modelId="{94086DCA-7F98-426B-AB5A-387B8479296B}">
      <dgm:prSet phldrT="[Text]"/>
      <dgm:spPr>
        <a:solidFill>
          <a:schemeClr val="tx1">
            <a:lumMod val="75000"/>
            <a:lumOff val="25000"/>
          </a:schemeClr>
        </a:solidFill>
      </dgm:spPr>
      <dgm:t>
        <a:bodyPr/>
        <a:lstStyle/>
        <a:p>
          <a:r>
            <a:rPr lang="en-US" dirty="0" smtClean="0"/>
            <a:t>Architectural Decisions</a:t>
          </a:r>
          <a:endParaRPr lang="en-US" dirty="0"/>
        </a:p>
      </dgm:t>
    </dgm:pt>
    <dgm:pt modelId="{3B815040-EA1B-4B61-9A3F-71EC61138DEF}" type="parTrans" cxnId="{8CB519B0-C264-48A9-9D08-FADE56F9EEA4}">
      <dgm:prSet/>
      <dgm:spPr/>
      <dgm:t>
        <a:bodyPr/>
        <a:lstStyle/>
        <a:p>
          <a:endParaRPr lang="en-US"/>
        </a:p>
      </dgm:t>
    </dgm:pt>
    <dgm:pt modelId="{761D3BD5-752B-43D8-8A69-BFA3C3E0B57A}" type="sibTrans" cxnId="{8CB519B0-C264-48A9-9D08-FADE56F9EEA4}">
      <dgm:prSet/>
      <dgm:spPr/>
      <dgm:t>
        <a:bodyPr/>
        <a:lstStyle/>
        <a:p>
          <a:endParaRPr lang="en-US"/>
        </a:p>
      </dgm:t>
    </dgm:pt>
    <dgm:pt modelId="{633301DD-0415-470E-A2D6-2ED22E8245F2}">
      <dgm:prSet phldrT="[Text]"/>
      <dgm:spPr/>
      <dgm:t>
        <a:bodyPr/>
        <a:lstStyle/>
        <a:p>
          <a:r>
            <a:rPr lang="en-US" dirty="0" smtClean="0"/>
            <a:t>Dependency Management</a:t>
          </a:r>
          <a:endParaRPr lang="en-US" dirty="0"/>
        </a:p>
      </dgm:t>
    </dgm:pt>
    <dgm:pt modelId="{9D680496-4AA0-4239-A74E-0130FC7A9563}" type="parTrans" cxnId="{C1377B17-ADB8-4165-9C16-7B373A474A93}">
      <dgm:prSet/>
      <dgm:spPr/>
      <dgm:t>
        <a:bodyPr/>
        <a:lstStyle/>
        <a:p>
          <a:endParaRPr lang="en-US"/>
        </a:p>
      </dgm:t>
    </dgm:pt>
    <dgm:pt modelId="{047CCC2A-F1DE-4025-A888-B6009B047068}" type="sibTrans" cxnId="{C1377B17-ADB8-4165-9C16-7B373A474A93}">
      <dgm:prSet/>
      <dgm:spPr/>
      <dgm:t>
        <a:bodyPr/>
        <a:lstStyle/>
        <a:p>
          <a:endParaRPr lang="en-US"/>
        </a:p>
      </dgm:t>
    </dgm:pt>
    <dgm:pt modelId="{A18A37BA-36CA-49D5-8B81-66E97F91CB46}">
      <dgm:prSet phldrT="[Text]"/>
      <dgm:spPr/>
      <dgm:t>
        <a:bodyPr/>
        <a:lstStyle/>
        <a:p>
          <a:r>
            <a:rPr lang="en-US" dirty="0" smtClean="0"/>
            <a:t>Execution Architecture</a:t>
          </a:r>
          <a:endParaRPr lang="en-US" dirty="0"/>
        </a:p>
      </dgm:t>
    </dgm:pt>
    <dgm:pt modelId="{337171BA-EDC6-4C93-8275-50A3F663C7E3}" type="parTrans" cxnId="{4DBF967C-152C-41DC-B881-ACF5E19F0A07}">
      <dgm:prSet/>
      <dgm:spPr/>
      <dgm:t>
        <a:bodyPr/>
        <a:lstStyle/>
        <a:p>
          <a:endParaRPr lang="en-US"/>
        </a:p>
      </dgm:t>
    </dgm:pt>
    <dgm:pt modelId="{23816C7F-4395-4B34-BB6B-A50B3F0DE892}" type="sibTrans" cxnId="{4DBF967C-152C-41DC-B881-ACF5E19F0A07}">
      <dgm:prSet/>
      <dgm:spPr/>
      <dgm:t>
        <a:bodyPr/>
        <a:lstStyle/>
        <a:p>
          <a:endParaRPr lang="en-US"/>
        </a:p>
      </dgm:t>
    </dgm:pt>
    <dgm:pt modelId="{AD5E594D-1E55-4D3A-937D-7D2CDDD132C7}">
      <dgm:prSet phldrT="[Text]"/>
      <dgm:spPr/>
      <dgm:t>
        <a:bodyPr/>
        <a:lstStyle/>
        <a:p>
          <a:r>
            <a:rPr lang="en-US" dirty="0" smtClean="0"/>
            <a:t>Choice of SDK v/s Gateway</a:t>
          </a:r>
          <a:endParaRPr lang="en-US" dirty="0"/>
        </a:p>
      </dgm:t>
    </dgm:pt>
    <dgm:pt modelId="{02301D21-D30B-4BE0-A7E2-6A9878E600B5}" type="parTrans" cxnId="{6E13135E-3437-4554-9101-41FAA29F09EE}">
      <dgm:prSet/>
      <dgm:spPr/>
      <dgm:t>
        <a:bodyPr/>
        <a:lstStyle/>
        <a:p>
          <a:endParaRPr lang="en-US"/>
        </a:p>
      </dgm:t>
    </dgm:pt>
    <dgm:pt modelId="{13AC7756-A384-477D-BD84-97DBB784C527}" type="sibTrans" cxnId="{6E13135E-3437-4554-9101-41FAA29F09EE}">
      <dgm:prSet/>
      <dgm:spPr/>
      <dgm:t>
        <a:bodyPr/>
        <a:lstStyle/>
        <a:p>
          <a:endParaRPr lang="en-US"/>
        </a:p>
      </dgm:t>
    </dgm:pt>
    <dgm:pt modelId="{202F23B6-C7BE-455A-95C8-9D8FF83165C9}">
      <dgm:prSet phldrT="[Text]"/>
      <dgm:spPr/>
      <dgm:t>
        <a:bodyPr/>
        <a:lstStyle/>
        <a:p>
          <a:r>
            <a:rPr lang="en-US" dirty="0" smtClean="0"/>
            <a:t>Architectural Patterns</a:t>
          </a:r>
          <a:endParaRPr lang="en-US" dirty="0"/>
        </a:p>
      </dgm:t>
    </dgm:pt>
    <dgm:pt modelId="{1C8815CA-DA8C-499B-9D12-9F24157DEE0D}" type="parTrans" cxnId="{A08D0C07-9F84-49E6-A72B-A70BA7300704}">
      <dgm:prSet/>
      <dgm:spPr/>
      <dgm:t>
        <a:bodyPr/>
        <a:lstStyle/>
        <a:p>
          <a:endParaRPr lang="en-US"/>
        </a:p>
      </dgm:t>
    </dgm:pt>
    <dgm:pt modelId="{6D4BD349-5DF9-4F50-A0CF-F54DAC120299}" type="sibTrans" cxnId="{A08D0C07-9F84-49E6-A72B-A70BA7300704}">
      <dgm:prSet/>
      <dgm:spPr/>
      <dgm:t>
        <a:bodyPr/>
        <a:lstStyle/>
        <a:p>
          <a:endParaRPr lang="en-US"/>
        </a:p>
      </dgm:t>
    </dgm:pt>
    <dgm:pt modelId="{1C4F1DF7-D2ED-4183-9E08-93C68B1AFA37}">
      <dgm:prSet phldrT="[Text]"/>
      <dgm:spPr/>
      <dgm:t>
        <a:bodyPr/>
        <a:lstStyle/>
        <a:p>
          <a:r>
            <a:rPr lang="en-US" dirty="0" smtClean="0"/>
            <a:t>uApp Development Rules</a:t>
          </a:r>
          <a:endParaRPr lang="en-US" dirty="0"/>
        </a:p>
      </dgm:t>
    </dgm:pt>
    <dgm:pt modelId="{1493B5B8-A5A7-4CBE-B4C5-ECF0118E3505}" type="sibTrans" cxnId="{D807CB6C-38F3-4A77-868F-8455F40AB5D5}">
      <dgm:prSet/>
      <dgm:spPr/>
      <dgm:t>
        <a:bodyPr/>
        <a:lstStyle/>
        <a:p>
          <a:endParaRPr lang="en-US"/>
        </a:p>
      </dgm:t>
    </dgm:pt>
    <dgm:pt modelId="{4D18C2E1-F3A7-4D7C-898E-BA8BAAE3B05C}" type="parTrans" cxnId="{D807CB6C-38F3-4A77-868F-8455F40AB5D5}">
      <dgm:prSet/>
      <dgm:spPr/>
      <dgm:t>
        <a:bodyPr/>
        <a:lstStyle/>
        <a:p>
          <a:endParaRPr lang="en-US"/>
        </a:p>
      </dgm:t>
    </dgm:pt>
    <dgm:pt modelId="{779C2BA3-54EB-4DA8-9DE6-C4ACDDA81376}" type="pres">
      <dgm:prSet presAssocID="{6C4E94BA-5EB8-46EA-A72E-4A04E50EF3B5}" presName="Name0" presStyleCnt="0">
        <dgm:presLayoutVars>
          <dgm:chMax val="1"/>
          <dgm:dir/>
          <dgm:animLvl val="ctr"/>
          <dgm:resizeHandles val="exact"/>
        </dgm:presLayoutVars>
      </dgm:prSet>
      <dgm:spPr/>
      <dgm:t>
        <a:bodyPr/>
        <a:lstStyle/>
        <a:p>
          <a:endParaRPr lang="en-US"/>
        </a:p>
      </dgm:t>
    </dgm:pt>
    <dgm:pt modelId="{6790973F-4A23-4507-9F64-2A1376689CC3}" type="pres">
      <dgm:prSet presAssocID="{94086DCA-7F98-426B-AB5A-387B8479296B}" presName="centerShape" presStyleLbl="node0" presStyleIdx="0" presStyleCnt="1" custScaleX="122133" custScaleY="123106"/>
      <dgm:spPr/>
      <dgm:t>
        <a:bodyPr/>
        <a:lstStyle/>
        <a:p>
          <a:endParaRPr lang="en-US"/>
        </a:p>
      </dgm:t>
    </dgm:pt>
    <dgm:pt modelId="{94993637-B7BD-4687-A255-ACD24DF063CC}" type="pres">
      <dgm:prSet presAssocID="{9D680496-4AA0-4239-A74E-0130FC7A9563}" presName="parTrans" presStyleLbl="sibTrans2D1" presStyleIdx="0" presStyleCnt="5"/>
      <dgm:spPr/>
      <dgm:t>
        <a:bodyPr/>
        <a:lstStyle/>
        <a:p>
          <a:endParaRPr lang="en-US"/>
        </a:p>
      </dgm:t>
    </dgm:pt>
    <dgm:pt modelId="{E6B60ABE-520A-468A-9567-A48C7030A126}" type="pres">
      <dgm:prSet presAssocID="{9D680496-4AA0-4239-A74E-0130FC7A9563}" presName="connectorText" presStyleLbl="sibTrans2D1" presStyleIdx="0" presStyleCnt="5"/>
      <dgm:spPr/>
      <dgm:t>
        <a:bodyPr/>
        <a:lstStyle/>
        <a:p>
          <a:endParaRPr lang="en-US"/>
        </a:p>
      </dgm:t>
    </dgm:pt>
    <dgm:pt modelId="{E4957328-6C97-4538-92AE-C59E14798F76}" type="pres">
      <dgm:prSet presAssocID="{633301DD-0415-470E-A2D6-2ED22E8245F2}" presName="node" presStyleLbl="node1" presStyleIdx="0" presStyleCnt="5">
        <dgm:presLayoutVars>
          <dgm:bulletEnabled val="1"/>
        </dgm:presLayoutVars>
      </dgm:prSet>
      <dgm:spPr/>
      <dgm:t>
        <a:bodyPr/>
        <a:lstStyle/>
        <a:p>
          <a:endParaRPr lang="en-US"/>
        </a:p>
      </dgm:t>
    </dgm:pt>
    <dgm:pt modelId="{990CF674-0318-432A-BB81-93086AC75B78}" type="pres">
      <dgm:prSet presAssocID="{02301D21-D30B-4BE0-A7E2-6A9878E600B5}" presName="parTrans" presStyleLbl="sibTrans2D1" presStyleIdx="1" presStyleCnt="5"/>
      <dgm:spPr/>
      <dgm:t>
        <a:bodyPr/>
        <a:lstStyle/>
        <a:p>
          <a:endParaRPr lang="en-US"/>
        </a:p>
      </dgm:t>
    </dgm:pt>
    <dgm:pt modelId="{2034E80D-6B2F-41DD-9C47-AC947BD0BE74}" type="pres">
      <dgm:prSet presAssocID="{02301D21-D30B-4BE0-A7E2-6A9878E600B5}" presName="connectorText" presStyleLbl="sibTrans2D1" presStyleIdx="1" presStyleCnt="5"/>
      <dgm:spPr/>
      <dgm:t>
        <a:bodyPr/>
        <a:lstStyle/>
        <a:p>
          <a:endParaRPr lang="en-US"/>
        </a:p>
      </dgm:t>
    </dgm:pt>
    <dgm:pt modelId="{BF9C072F-B49D-4C1E-921F-E1CB5D32C63D}" type="pres">
      <dgm:prSet presAssocID="{AD5E594D-1E55-4D3A-937D-7D2CDDD132C7}" presName="node" presStyleLbl="node1" presStyleIdx="1" presStyleCnt="5">
        <dgm:presLayoutVars>
          <dgm:bulletEnabled val="1"/>
        </dgm:presLayoutVars>
      </dgm:prSet>
      <dgm:spPr/>
      <dgm:t>
        <a:bodyPr/>
        <a:lstStyle/>
        <a:p>
          <a:endParaRPr lang="en-US"/>
        </a:p>
      </dgm:t>
    </dgm:pt>
    <dgm:pt modelId="{4255C88A-B155-466C-8572-5481ABE3168A}" type="pres">
      <dgm:prSet presAssocID="{1C8815CA-DA8C-499B-9D12-9F24157DEE0D}" presName="parTrans" presStyleLbl="sibTrans2D1" presStyleIdx="2" presStyleCnt="5"/>
      <dgm:spPr/>
      <dgm:t>
        <a:bodyPr/>
        <a:lstStyle/>
        <a:p>
          <a:endParaRPr lang="en-US"/>
        </a:p>
      </dgm:t>
    </dgm:pt>
    <dgm:pt modelId="{A4C1D5A0-2409-42B9-BC3D-A388CA8D9EB6}" type="pres">
      <dgm:prSet presAssocID="{1C8815CA-DA8C-499B-9D12-9F24157DEE0D}" presName="connectorText" presStyleLbl="sibTrans2D1" presStyleIdx="2" presStyleCnt="5"/>
      <dgm:spPr/>
      <dgm:t>
        <a:bodyPr/>
        <a:lstStyle/>
        <a:p>
          <a:endParaRPr lang="en-US"/>
        </a:p>
      </dgm:t>
    </dgm:pt>
    <dgm:pt modelId="{4575BA90-E9BB-4557-A496-B79F7A06EA7F}" type="pres">
      <dgm:prSet presAssocID="{202F23B6-C7BE-455A-95C8-9D8FF83165C9}" presName="node" presStyleLbl="node1" presStyleIdx="2" presStyleCnt="5">
        <dgm:presLayoutVars>
          <dgm:bulletEnabled val="1"/>
        </dgm:presLayoutVars>
      </dgm:prSet>
      <dgm:spPr/>
      <dgm:t>
        <a:bodyPr/>
        <a:lstStyle/>
        <a:p>
          <a:endParaRPr lang="en-US"/>
        </a:p>
      </dgm:t>
    </dgm:pt>
    <dgm:pt modelId="{7AD91A81-464F-4BA6-A485-79FB92285C2F}" type="pres">
      <dgm:prSet presAssocID="{337171BA-EDC6-4C93-8275-50A3F663C7E3}" presName="parTrans" presStyleLbl="sibTrans2D1" presStyleIdx="3" presStyleCnt="5"/>
      <dgm:spPr/>
      <dgm:t>
        <a:bodyPr/>
        <a:lstStyle/>
        <a:p>
          <a:endParaRPr lang="en-US"/>
        </a:p>
      </dgm:t>
    </dgm:pt>
    <dgm:pt modelId="{D09DD4D3-A0FD-45E8-B272-9E9A1FE2D277}" type="pres">
      <dgm:prSet presAssocID="{337171BA-EDC6-4C93-8275-50A3F663C7E3}" presName="connectorText" presStyleLbl="sibTrans2D1" presStyleIdx="3" presStyleCnt="5"/>
      <dgm:spPr/>
      <dgm:t>
        <a:bodyPr/>
        <a:lstStyle/>
        <a:p>
          <a:endParaRPr lang="en-US"/>
        </a:p>
      </dgm:t>
    </dgm:pt>
    <dgm:pt modelId="{64140B42-B023-4D1D-B3FF-F9FC0ED90712}" type="pres">
      <dgm:prSet presAssocID="{A18A37BA-36CA-49D5-8B81-66E97F91CB46}" presName="node" presStyleLbl="node1" presStyleIdx="3" presStyleCnt="5">
        <dgm:presLayoutVars>
          <dgm:bulletEnabled val="1"/>
        </dgm:presLayoutVars>
      </dgm:prSet>
      <dgm:spPr/>
      <dgm:t>
        <a:bodyPr/>
        <a:lstStyle/>
        <a:p>
          <a:endParaRPr lang="en-US"/>
        </a:p>
      </dgm:t>
    </dgm:pt>
    <dgm:pt modelId="{07573CAE-8267-4F6A-8BC5-57A9743614AC}" type="pres">
      <dgm:prSet presAssocID="{4D18C2E1-F3A7-4D7C-898E-BA8BAAE3B05C}" presName="parTrans" presStyleLbl="sibTrans2D1" presStyleIdx="4" presStyleCnt="5"/>
      <dgm:spPr/>
      <dgm:t>
        <a:bodyPr/>
        <a:lstStyle/>
        <a:p>
          <a:endParaRPr lang="en-US"/>
        </a:p>
      </dgm:t>
    </dgm:pt>
    <dgm:pt modelId="{B56FEAC5-8F31-4AEE-A8B8-AEDBDC2AE52D}" type="pres">
      <dgm:prSet presAssocID="{4D18C2E1-F3A7-4D7C-898E-BA8BAAE3B05C}" presName="connectorText" presStyleLbl="sibTrans2D1" presStyleIdx="4" presStyleCnt="5"/>
      <dgm:spPr/>
      <dgm:t>
        <a:bodyPr/>
        <a:lstStyle/>
        <a:p>
          <a:endParaRPr lang="en-US"/>
        </a:p>
      </dgm:t>
    </dgm:pt>
    <dgm:pt modelId="{8250CFE4-30DA-4814-A69A-5AAEA892D92D}" type="pres">
      <dgm:prSet presAssocID="{1C4F1DF7-D2ED-4183-9E08-93C68B1AFA37}" presName="node" presStyleLbl="node1" presStyleIdx="4" presStyleCnt="5">
        <dgm:presLayoutVars>
          <dgm:bulletEnabled val="1"/>
        </dgm:presLayoutVars>
      </dgm:prSet>
      <dgm:spPr/>
      <dgm:t>
        <a:bodyPr/>
        <a:lstStyle/>
        <a:p>
          <a:endParaRPr lang="en-US"/>
        </a:p>
      </dgm:t>
    </dgm:pt>
  </dgm:ptLst>
  <dgm:cxnLst>
    <dgm:cxn modelId="{C1377B17-ADB8-4165-9C16-7B373A474A93}" srcId="{94086DCA-7F98-426B-AB5A-387B8479296B}" destId="{633301DD-0415-470E-A2D6-2ED22E8245F2}" srcOrd="0" destOrd="0" parTransId="{9D680496-4AA0-4239-A74E-0130FC7A9563}" sibTransId="{047CCC2A-F1DE-4025-A888-B6009B047068}"/>
    <dgm:cxn modelId="{F5C5A830-7146-43D2-97DB-B49D2854A299}" type="presOf" srcId="{337171BA-EDC6-4C93-8275-50A3F663C7E3}" destId="{D09DD4D3-A0FD-45E8-B272-9E9A1FE2D277}" srcOrd="1" destOrd="0" presId="urn:microsoft.com/office/officeart/2005/8/layout/radial5"/>
    <dgm:cxn modelId="{C380A302-CB80-491E-91A3-F60F0C02F961}" type="presOf" srcId="{9D680496-4AA0-4239-A74E-0130FC7A9563}" destId="{E6B60ABE-520A-468A-9567-A48C7030A126}" srcOrd="1" destOrd="0" presId="urn:microsoft.com/office/officeart/2005/8/layout/radial5"/>
    <dgm:cxn modelId="{8B4A13AC-A9BE-4677-A342-911619625704}" type="presOf" srcId="{02301D21-D30B-4BE0-A7E2-6A9878E600B5}" destId="{2034E80D-6B2F-41DD-9C47-AC947BD0BE74}" srcOrd="1" destOrd="0" presId="urn:microsoft.com/office/officeart/2005/8/layout/radial5"/>
    <dgm:cxn modelId="{B2253D48-E851-4693-A4AD-B0D143D57BDE}" type="presOf" srcId="{9D680496-4AA0-4239-A74E-0130FC7A9563}" destId="{94993637-B7BD-4687-A255-ACD24DF063CC}" srcOrd="0" destOrd="0" presId="urn:microsoft.com/office/officeart/2005/8/layout/radial5"/>
    <dgm:cxn modelId="{E37EED21-C1E4-476D-BAB8-4668009ABA83}" type="presOf" srcId="{A18A37BA-36CA-49D5-8B81-66E97F91CB46}" destId="{64140B42-B023-4D1D-B3FF-F9FC0ED90712}" srcOrd="0" destOrd="0" presId="urn:microsoft.com/office/officeart/2005/8/layout/radial5"/>
    <dgm:cxn modelId="{7A731764-E864-46DA-A520-393BF51BD4FC}" type="presOf" srcId="{337171BA-EDC6-4C93-8275-50A3F663C7E3}" destId="{7AD91A81-464F-4BA6-A485-79FB92285C2F}" srcOrd="0" destOrd="0" presId="urn:microsoft.com/office/officeart/2005/8/layout/radial5"/>
    <dgm:cxn modelId="{4DBF967C-152C-41DC-B881-ACF5E19F0A07}" srcId="{94086DCA-7F98-426B-AB5A-387B8479296B}" destId="{A18A37BA-36CA-49D5-8B81-66E97F91CB46}" srcOrd="3" destOrd="0" parTransId="{337171BA-EDC6-4C93-8275-50A3F663C7E3}" sibTransId="{23816C7F-4395-4B34-BB6B-A50B3F0DE892}"/>
    <dgm:cxn modelId="{F6B29949-EC2F-4B77-BC8C-7334AE5F39D5}" type="presOf" srcId="{1C8815CA-DA8C-499B-9D12-9F24157DEE0D}" destId="{4255C88A-B155-466C-8572-5481ABE3168A}" srcOrd="0" destOrd="0" presId="urn:microsoft.com/office/officeart/2005/8/layout/radial5"/>
    <dgm:cxn modelId="{F3D9F77C-2D52-4900-9B34-BDD2187D6C54}" type="presOf" srcId="{633301DD-0415-470E-A2D6-2ED22E8245F2}" destId="{E4957328-6C97-4538-92AE-C59E14798F76}" srcOrd="0" destOrd="0" presId="urn:microsoft.com/office/officeart/2005/8/layout/radial5"/>
    <dgm:cxn modelId="{B1E0A507-90FC-4545-AC11-5B985F73FFC6}" type="presOf" srcId="{02301D21-D30B-4BE0-A7E2-6A9878E600B5}" destId="{990CF674-0318-432A-BB81-93086AC75B78}" srcOrd="0" destOrd="0" presId="urn:microsoft.com/office/officeart/2005/8/layout/radial5"/>
    <dgm:cxn modelId="{14541B19-4290-4BC3-9085-1B921849730B}" type="presOf" srcId="{94086DCA-7F98-426B-AB5A-387B8479296B}" destId="{6790973F-4A23-4507-9F64-2A1376689CC3}" srcOrd="0" destOrd="0" presId="urn:microsoft.com/office/officeart/2005/8/layout/radial5"/>
    <dgm:cxn modelId="{D807CB6C-38F3-4A77-868F-8455F40AB5D5}" srcId="{94086DCA-7F98-426B-AB5A-387B8479296B}" destId="{1C4F1DF7-D2ED-4183-9E08-93C68B1AFA37}" srcOrd="4" destOrd="0" parTransId="{4D18C2E1-F3A7-4D7C-898E-BA8BAAE3B05C}" sibTransId="{1493B5B8-A5A7-4CBE-B4C5-ECF0118E3505}"/>
    <dgm:cxn modelId="{077DB6F4-D6E2-4050-A3B5-92ADCD740613}" type="presOf" srcId="{6C4E94BA-5EB8-46EA-A72E-4A04E50EF3B5}" destId="{779C2BA3-54EB-4DA8-9DE6-C4ACDDA81376}" srcOrd="0" destOrd="0" presId="urn:microsoft.com/office/officeart/2005/8/layout/radial5"/>
    <dgm:cxn modelId="{B7076DAD-AF5C-4A24-9B22-992044EA1A06}" type="presOf" srcId="{AD5E594D-1E55-4D3A-937D-7D2CDDD132C7}" destId="{BF9C072F-B49D-4C1E-921F-E1CB5D32C63D}" srcOrd="0" destOrd="0" presId="urn:microsoft.com/office/officeart/2005/8/layout/radial5"/>
    <dgm:cxn modelId="{4E995F0C-E988-4DF6-B628-AD3909E7EA89}" type="presOf" srcId="{4D18C2E1-F3A7-4D7C-898E-BA8BAAE3B05C}" destId="{07573CAE-8267-4F6A-8BC5-57A9743614AC}" srcOrd="0" destOrd="0" presId="urn:microsoft.com/office/officeart/2005/8/layout/radial5"/>
    <dgm:cxn modelId="{6E13135E-3437-4554-9101-41FAA29F09EE}" srcId="{94086DCA-7F98-426B-AB5A-387B8479296B}" destId="{AD5E594D-1E55-4D3A-937D-7D2CDDD132C7}" srcOrd="1" destOrd="0" parTransId="{02301D21-D30B-4BE0-A7E2-6A9878E600B5}" sibTransId="{13AC7756-A384-477D-BD84-97DBB784C527}"/>
    <dgm:cxn modelId="{F94658EE-13DE-4E26-B8F8-CC1D6FB96640}" type="presOf" srcId="{4D18C2E1-F3A7-4D7C-898E-BA8BAAE3B05C}" destId="{B56FEAC5-8F31-4AEE-A8B8-AEDBDC2AE52D}" srcOrd="1" destOrd="0" presId="urn:microsoft.com/office/officeart/2005/8/layout/radial5"/>
    <dgm:cxn modelId="{0A0D1791-EC33-4A2C-B710-EC0560103200}" type="presOf" srcId="{1C4F1DF7-D2ED-4183-9E08-93C68B1AFA37}" destId="{8250CFE4-30DA-4814-A69A-5AAEA892D92D}" srcOrd="0" destOrd="0" presId="urn:microsoft.com/office/officeart/2005/8/layout/radial5"/>
    <dgm:cxn modelId="{8CB519B0-C264-48A9-9D08-FADE56F9EEA4}" srcId="{6C4E94BA-5EB8-46EA-A72E-4A04E50EF3B5}" destId="{94086DCA-7F98-426B-AB5A-387B8479296B}" srcOrd="0" destOrd="0" parTransId="{3B815040-EA1B-4B61-9A3F-71EC61138DEF}" sibTransId="{761D3BD5-752B-43D8-8A69-BFA3C3E0B57A}"/>
    <dgm:cxn modelId="{CAEBC014-D9FB-48AC-ABF9-83E635972B8F}" type="presOf" srcId="{202F23B6-C7BE-455A-95C8-9D8FF83165C9}" destId="{4575BA90-E9BB-4557-A496-B79F7A06EA7F}" srcOrd="0" destOrd="0" presId="urn:microsoft.com/office/officeart/2005/8/layout/radial5"/>
    <dgm:cxn modelId="{FFF5E0D6-B052-42C9-BBCE-3E13F2F4078A}" type="presOf" srcId="{1C8815CA-DA8C-499B-9D12-9F24157DEE0D}" destId="{A4C1D5A0-2409-42B9-BC3D-A388CA8D9EB6}" srcOrd="1" destOrd="0" presId="urn:microsoft.com/office/officeart/2005/8/layout/radial5"/>
    <dgm:cxn modelId="{A08D0C07-9F84-49E6-A72B-A70BA7300704}" srcId="{94086DCA-7F98-426B-AB5A-387B8479296B}" destId="{202F23B6-C7BE-455A-95C8-9D8FF83165C9}" srcOrd="2" destOrd="0" parTransId="{1C8815CA-DA8C-499B-9D12-9F24157DEE0D}" sibTransId="{6D4BD349-5DF9-4F50-A0CF-F54DAC120299}"/>
    <dgm:cxn modelId="{0D54C66E-CBF7-4084-B357-8063278D4B71}" type="presParOf" srcId="{779C2BA3-54EB-4DA8-9DE6-C4ACDDA81376}" destId="{6790973F-4A23-4507-9F64-2A1376689CC3}" srcOrd="0" destOrd="0" presId="urn:microsoft.com/office/officeart/2005/8/layout/radial5"/>
    <dgm:cxn modelId="{6BA2E021-C822-4F33-9BDB-2B180E9D9BB9}" type="presParOf" srcId="{779C2BA3-54EB-4DA8-9DE6-C4ACDDA81376}" destId="{94993637-B7BD-4687-A255-ACD24DF063CC}" srcOrd="1" destOrd="0" presId="urn:microsoft.com/office/officeart/2005/8/layout/radial5"/>
    <dgm:cxn modelId="{F57EB086-8B5F-4359-9EA3-01615061478A}" type="presParOf" srcId="{94993637-B7BD-4687-A255-ACD24DF063CC}" destId="{E6B60ABE-520A-468A-9567-A48C7030A126}" srcOrd="0" destOrd="0" presId="urn:microsoft.com/office/officeart/2005/8/layout/radial5"/>
    <dgm:cxn modelId="{3E3EFDA8-FAF3-4366-AD61-93BF25DB5C09}" type="presParOf" srcId="{779C2BA3-54EB-4DA8-9DE6-C4ACDDA81376}" destId="{E4957328-6C97-4538-92AE-C59E14798F76}" srcOrd="2" destOrd="0" presId="urn:microsoft.com/office/officeart/2005/8/layout/radial5"/>
    <dgm:cxn modelId="{DD86EC56-5BCC-40EF-B70F-1D2E428F26CD}" type="presParOf" srcId="{779C2BA3-54EB-4DA8-9DE6-C4ACDDA81376}" destId="{990CF674-0318-432A-BB81-93086AC75B78}" srcOrd="3" destOrd="0" presId="urn:microsoft.com/office/officeart/2005/8/layout/radial5"/>
    <dgm:cxn modelId="{9B581146-EA05-4BE7-A899-73DE2FB712E1}" type="presParOf" srcId="{990CF674-0318-432A-BB81-93086AC75B78}" destId="{2034E80D-6B2F-41DD-9C47-AC947BD0BE74}" srcOrd="0" destOrd="0" presId="urn:microsoft.com/office/officeart/2005/8/layout/radial5"/>
    <dgm:cxn modelId="{59C5192D-ADD0-4EA1-BAB8-787563CD3D02}" type="presParOf" srcId="{779C2BA3-54EB-4DA8-9DE6-C4ACDDA81376}" destId="{BF9C072F-B49D-4C1E-921F-E1CB5D32C63D}" srcOrd="4" destOrd="0" presId="urn:microsoft.com/office/officeart/2005/8/layout/radial5"/>
    <dgm:cxn modelId="{C37DA88C-52E3-44E0-A48D-87AA0A8D1854}" type="presParOf" srcId="{779C2BA3-54EB-4DA8-9DE6-C4ACDDA81376}" destId="{4255C88A-B155-466C-8572-5481ABE3168A}" srcOrd="5" destOrd="0" presId="urn:microsoft.com/office/officeart/2005/8/layout/radial5"/>
    <dgm:cxn modelId="{F417649F-F553-4CA6-B711-EA214EABB74D}" type="presParOf" srcId="{4255C88A-B155-466C-8572-5481ABE3168A}" destId="{A4C1D5A0-2409-42B9-BC3D-A388CA8D9EB6}" srcOrd="0" destOrd="0" presId="urn:microsoft.com/office/officeart/2005/8/layout/radial5"/>
    <dgm:cxn modelId="{062766BD-30D4-434A-B046-41CABC9C2E31}" type="presParOf" srcId="{779C2BA3-54EB-4DA8-9DE6-C4ACDDA81376}" destId="{4575BA90-E9BB-4557-A496-B79F7A06EA7F}" srcOrd="6" destOrd="0" presId="urn:microsoft.com/office/officeart/2005/8/layout/radial5"/>
    <dgm:cxn modelId="{E2BB4F2A-3215-4EA0-9EC2-FC5A5AB3A308}" type="presParOf" srcId="{779C2BA3-54EB-4DA8-9DE6-C4ACDDA81376}" destId="{7AD91A81-464F-4BA6-A485-79FB92285C2F}" srcOrd="7" destOrd="0" presId="urn:microsoft.com/office/officeart/2005/8/layout/radial5"/>
    <dgm:cxn modelId="{46C30886-082B-47A7-84AD-F291CB1AD03A}" type="presParOf" srcId="{7AD91A81-464F-4BA6-A485-79FB92285C2F}" destId="{D09DD4D3-A0FD-45E8-B272-9E9A1FE2D277}" srcOrd="0" destOrd="0" presId="urn:microsoft.com/office/officeart/2005/8/layout/radial5"/>
    <dgm:cxn modelId="{9467B741-C37C-4319-9B91-0FAEE2972BC5}" type="presParOf" srcId="{779C2BA3-54EB-4DA8-9DE6-C4ACDDA81376}" destId="{64140B42-B023-4D1D-B3FF-F9FC0ED90712}" srcOrd="8" destOrd="0" presId="urn:microsoft.com/office/officeart/2005/8/layout/radial5"/>
    <dgm:cxn modelId="{55571693-ED87-4816-9A7A-04D668793833}" type="presParOf" srcId="{779C2BA3-54EB-4DA8-9DE6-C4ACDDA81376}" destId="{07573CAE-8267-4F6A-8BC5-57A9743614AC}" srcOrd="9" destOrd="0" presId="urn:microsoft.com/office/officeart/2005/8/layout/radial5"/>
    <dgm:cxn modelId="{220D91BD-7A84-489C-9521-8AE031B3CBB7}" type="presParOf" srcId="{07573CAE-8267-4F6A-8BC5-57A9743614AC}" destId="{B56FEAC5-8F31-4AEE-A8B8-AEDBDC2AE52D}" srcOrd="0" destOrd="0" presId="urn:microsoft.com/office/officeart/2005/8/layout/radial5"/>
    <dgm:cxn modelId="{87CC6DCC-232F-4EA2-9398-ABE1774EF112}" type="presParOf" srcId="{779C2BA3-54EB-4DA8-9DE6-C4ACDDA81376}" destId="{8250CFE4-30DA-4814-A69A-5AAEA892D92D}" srcOrd="10" destOrd="0" presId="urn:microsoft.com/office/officeart/2005/8/layout/radial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90973F-4A23-4507-9F64-2A1376689CC3}">
      <dsp:nvSpPr>
        <dsp:cNvPr id="0" name=""/>
        <dsp:cNvSpPr/>
      </dsp:nvSpPr>
      <dsp:spPr>
        <a:xfrm>
          <a:off x="2368573" y="1517004"/>
          <a:ext cx="1206452" cy="1216064"/>
        </a:xfrm>
        <a:prstGeom prst="ellipse">
          <a:avLst/>
        </a:prstGeom>
        <a:solidFill>
          <a:schemeClr val="tx1">
            <a:lumMod val="75000"/>
            <a:lumOff val="2500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Architectural Decisions</a:t>
          </a:r>
          <a:endParaRPr lang="en-US" sz="1000" kern="1200" dirty="0"/>
        </a:p>
      </dsp:txBody>
      <dsp:txXfrm>
        <a:off x="2545254" y="1695092"/>
        <a:ext cx="853090" cy="859888"/>
      </dsp:txXfrm>
    </dsp:sp>
    <dsp:sp modelId="{94993637-B7BD-4687-A255-ACD24DF063CC}">
      <dsp:nvSpPr>
        <dsp:cNvPr id="0" name=""/>
        <dsp:cNvSpPr/>
      </dsp:nvSpPr>
      <dsp:spPr>
        <a:xfrm rot="16200000">
          <a:off x="2896350" y="1210988"/>
          <a:ext cx="150899"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918985" y="1300795"/>
        <a:ext cx="105629" cy="201514"/>
      </dsp:txXfrm>
    </dsp:sp>
    <dsp:sp modelId="{E4957328-6C97-4538-92AE-C59E14798F76}">
      <dsp:nvSpPr>
        <dsp:cNvPr id="0" name=""/>
        <dsp:cNvSpPr/>
      </dsp:nvSpPr>
      <dsp:spPr>
        <a:xfrm>
          <a:off x="2358271" y="5232"/>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Dependency Management</a:t>
          </a:r>
          <a:endParaRPr lang="en-US" sz="1000" kern="1200" dirty="0"/>
        </a:p>
      </dsp:txBody>
      <dsp:txXfrm>
        <a:off x="2537969" y="184930"/>
        <a:ext cx="867660" cy="867660"/>
      </dsp:txXfrm>
    </dsp:sp>
    <dsp:sp modelId="{990CF674-0318-432A-BB81-93086AC75B78}">
      <dsp:nvSpPr>
        <dsp:cNvPr id="0" name=""/>
        <dsp:cNvSpPr/>
      </dsp:nvSpPr>
      <dsp:spPr>
        <a:xfrm rot="20520000">
          <a:off x="3602667" y="1727236"/>
          <a:ext cx="153205"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603792" y="1801509"/>
        <a:ext cx="107244" cy="201514"/>
      </dsp:txXfrm>
    </dsp:sp>
    <dsp:sp modelId="{BF9C072F-B49D-4C1E-921F-E1CB5D32C63D}">
      <dsp:nvSpPr>
        <dsp:cNvPr id="0" name=""/>
        <dsp:cNvSpPr/>
      </dsp:nvSpPr>
      <dsp:spPr>
        <a:xfrm>
          <a:off x="3790825" y="1046043"/>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Choice of SDK v/s Gateway</a:t>
          </a:r>
          <a:endParaRPr lang="en-US" sz="1000" kern="1200" dirty="0"/>
        </a:p>
      </dsp:txBody>
      <dsp:txXfrm>
        <a:off x="3970523" y="1225741"/>
        <a:ext cx="867660" cy="867660"/>
      </dsp:txXfrm>
    </dsp:sp>
    <dsp:sp modelId="{4255C88A-B155-466C-8572-5481ABE3168A}">
      <dsp:nvSpPr>
        <dsp:cNvPr id="0" name=""/>
        <dsp:cNvSpPr/>
      </dsp:nvSpPr>
      <dsp:spPr>
        <a:xfrm rot="3240000">
          <a:off x="3333958" y="2560033"/>
          <a:ext cx="151786"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343343" y="2608785"/>
        <a:ext cx="106250" cy="201514"/>
      </dsp:txXfrm>
    </dsp:sp>
    <dsp:sp modelId="{4575BA90-E9BB-4557-A496-B79F7A06EA7F}">
      <dsp:nvSpPr>
        <dsp:cNvPr id="0" name=""/>
        <dsp:cNvSpPr/>
      </dsp:nvSpPr>
      <dsp:spPr>
        <a:xfrm>
          <a:off x="3243638" y="2730111"/>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Architectural Patterns</a:t>
          </a:r>
          <a:endParaRPr lang="en-US" sz="1000" kern="1200" dirty="0"/>
        </a:p>
      </dsp:txBody>
      <dsp:txXfrm>
        <a:off x="3423336" y="2909809"/>
        <a:ext cx="867660" cy="867660"/>
      </dsp:txXfrm>
    </dsp:sp>
    <dsp:sp modelId="{7AD91A81-464F-4BA6-A485-79FB92285C2F}">
      <dsp:nvSpPr>
        <dsp:cNvPr id="0" name=""/>
        <dsp:cNvSpPr/>
      </dsp:nvSpPr>
      <dsp:spPr>
        <a:xfrm rot="7560000">
          <a:off x="2457855" y="2560033"/>
          <a:ext cx="151786"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494006" y="2608785"/>
        <a:ext cx="106250" cy="201514"/>
      </dsp:txXfrm>
    </dsp:sp>
    <dsp:sp modelId="{64140B42-B023-4D1D-B3FF-F9FC0ED90712}">
      <dsp:nvSpPr>
        <dsp:cNvPr id="0" name=""/>
        <dsp:cNvSpPr/>
      </dsp:nvSpPr>
      <dsp:spPr>
        <a:xfrm>
          <a:off x="1472905" y="2730111"/>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Execution Architecture</a:t>
          </a:r>
          <a:endParaRPr lang="en-US" sz="1000" kern="1200" dirty="0"/>
        </a:p>
      </dsp:txBody>
      <dsp:txXfrm>
        <a:off x="1652603" y="2909809"/>
        <a:ext cx="867660" cy="867660"/>
      </dsp:txXfrm>
    </dsp:sp>
    <dsp:sp modelId="{07573CAE-8267-4F6A-8BC5-57A9743614AC}">
      <dsp:nvSpPr>
        <dsp:cNvPr id="0" name=""/>
        <dsp:cNvSpPr/>
      </dsp:nvSpPr>
      <dsp:spPr>
        <a:xfrm rot="11880000">
          <a:off x="2187727" y="1727236"/>
          <a:ext cx="153205" cy="33585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232563" y="1801509"/>
        <a:ext cx="107244" cy="201514"/>
      </dsp:txXfrm>
    </dsp:sp>
    <dsp:sp modelId="{8250CFE4-30DA-4814-A69A-5AAEA892D92D}">
      <dsp:nvSpPr>
        <dsp:cNvPr id="0" name=""/>
        <dsp:cNvSpPr/>
      </dsp:nvSpPr>
      <dsp:spPr>
        <a:xfrm>
          <a:off x="925718" y="1046043"/>
          <a:ext cx="1227056" cy="1227056"/>
        </a:xfrm>
        <a:prstGeom prst="ellips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dirty="0" smtClean="0"/>
            <a:t>uApp Development Rules</a:t>
          </a:r>
          <a:endParaRPr lang="en-US" sz="1000" kern="1200" dirty="0"/>
        </a:p>
      </dsp:txBody>
      <dsp:txXfrm>
        <a:off x="1105416" y="1225741"/>
        <a:ext cx="867660" cy="86766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C356F8E1D36642B88ADD05DBA2175B" ma:contentTypeVersion="0" ma:contentTypeDescription="Create a new document." ma:contentTypeScope="" ma:versionID="d5caac0f2500184a09392517ffd772e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50362-B91F-448D-91A7-208A13EF28A2}">
  <ds:schemaRefs>
    <ds:schemaRef ds:uri="http://schemas.microsoft.com/sharepoint/v3/contenttype/forms"/>
  </ds:schemaRefs>
</ds:datastoreItem>
</file>

<file path=customXml/itemProps2.xml><?xml version="1.0" encoding="utf-8"?>
<ds:datastoreItem xmlns:ds="http://schemas.openxmlformats.org/officeDocument/2006/customXml" ds:itemID="{7438131F-7539-474A-BC86-ECBF587956E8}">
  <ds:schemaRefs>
    <ds:schemaRef ds:uri="http://schemas.microsoft.com/office/2006/metadata/properties"/>
  </ds:schemaRefs>
</ds:datastoreItem>
</file>

<file path=customXml/itemProps3.xml><?xml version="1.0" encoding="utf-8"?>
<ds:datastoreItem xmlns:ds="http://schemas.openxmlformats.org/officeDocument/2006/customXml" ds:itemID="{939EF2C6-2918-4969-8C8A-330760ECDF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67603DA-0184-4E8A-AE03-CF518E6DD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19633</TotalTime>
  <Pages>21</Pages>
  <Words>6563</Words>
  <Characters>37410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Philips NPDL  Template</vt:lpstr>
    </vt:vector>
  </TitlesOfParts>
  <Company>Philips</Company>
  <LinksUpToDate>false</LinksUpToDate>
  <CharactersWithSpaces>43886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Philips NPDL  Template</dc:title>
  <dc:creator>Philips</dc:creator>
  <cp:lastModifiedBy>Philips</cp:lastModifiedBy>
  <cp:revision>76</cp:revision>
  <cp:lastPrinted>2016-12-02T10:47:00Z</cp:lastPrinted>
  <dcterms:created xsi:type="dcterms:W3CDTF">2017-02-08T16:47:00Z</dcterms:created>
  <dcterms:modified xsi:type="dcterms:W3CDTF">2017-05-23T12:18:00Z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0x010100E8C356F8E1D36642B88ADD05DBA2175B</vt:lpwstr>
  </property>
  <property fmtid="{D5CDD505-2E9C-101B-9397-08002B2CF9AE}" pid="3" name="CRM">
    <vt:lpwstr>false</vt:lpwstr>
  </property>
  <property fmtid="{D5CDD505-2E9C-101B-9397-08002B2CF9AE}" pid="4" name="PL">
    <vt:lpwstr>false</vt:lpwstr>
  </property>
  <property fmtid="{D5CDD505-2E9C-101B-9397-08002B2CF9AE}" pid="5" name="Author1">
    <vt:lpwstr/>
  </property>
  <property fmtid="{D5CDD505-2E9C-101B-9397-08002B2CF9AE}" pid="6" name="Type C">
    <vt:lpwstr>false</vt:lpwstr>
  </property>
  <property fmtid="{D5CDD505-2E9C-101B-9397-08002B2CF9AE}" pid="7" name="Type B">
    <vt:lpwstr>false</vt:lpwstr>
  </property>
  <property fmtid="{D5CDD505-2E9C-101B-9397-08002B2CF9AE}" pid="8" name="Retention period">
    <vt:lpwstr>7 years</vt:lpwstr>
  </property>
  <property fmtid="{D5CDD505-2E9C-101B-9397-08002B2CF9AE}" pid="9" name="PO">
    <vt:bool>false</vt:bool>
  </property>
  <property fmtid="{D5CDD505-2E9C-101B-9397-08002B2CF9AE}" pid="10" name="DLCPolicyLabelValue">
    <vt:lpwstr>0.1
Draft</vt:lpwstr>
  </property>
  <property fmtid="{D5CDD505-2E9C-101B-9397-08002B2CF9AE}" pid="11" name="Eng">
    <vt:lpwstr>false</vt:lpwstr>
  </property>
  <property fmtid="{D5CDD505-2E9C-101B-9397-08002B2CF9AE}" pid="12" name="DLCPolicyLabelClientValue">
    <vt:lpwstr>{_UIVersionString}
{_ModerationStatus}</vt:lpwstr>
  </property>
  <property fmtid="{D5CDD505-2E9C-101B-9397-08002B2CF9AE}" pid="13" name="Approvers">
    <vt:lpwstr/>
  </property>
  <property fmtid="{D5CDD505-2E9C-101B-9397-08002B2CF9AE}" pid="14" name="Type A">
    <vt:lpwstr>false</vt:lpwstr>
  </property>
  <property fmtid="{D5CDD505-2E9C-101B-9397-08002B2CF9AE}" pid="15" name="All">
    <vt:lpwstr>false</vt:lpwstr>
  </property>
  <property fmtid="{D5CDD505-2E9C-101B-9397-08002B2CF9AE}" pid="16" name="Order">
    <vt:r8>300</vt:r8>
  </property>
  <property fmtid="{D5CDD505-2E9C-101B-9397-08002B2CF9AE}" pid="17" name="xd_ProgID">
    <vt:lpwstr/>
  </property>
  <property fmtid="{D5CDD505-2E9C-101B-9397-08002B2CF9AE}" pid="18" name="TemplateUrl">
    <vt:lpwstr/>
  </property>
</Properties>
</file>