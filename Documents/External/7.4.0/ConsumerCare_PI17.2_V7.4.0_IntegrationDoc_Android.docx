
<file path=[Content_Types].xml><?xml version="1.0" encoding="utf-8"?>
<Types xmlns="http://schemas.openxmlformats.org/package/2006/content-types">
  <Default Extension="xml" ContentType="application/xml"/>
  <Default Extension="docx" ContentType="application/vnd.openxmlformats-officedocument.wordprocessingml.document"/>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FDF6300" w14:textId="6AB47DF2" w:rsidR="00CA7A9A" w:rsidRDefault="00CA7A9A">
      <w:pPr>
        <w:rPr>
          <w:rFonts w:cs="Arial"/>
          <w:b/>
          <w:sz w:val="20"/>
        </w:rPr>
      </w:pPr>
    </w:p>
    <w:p w14:paraId="53B9621C" w14:textId="77777777" w:rsidR="00CA7A9A" w:rsidRPr="008D6FA5" w:rsidRDefault="00CA7A9A" w:rsidP="00CA7A9A">
      <w:pPr>
        <w:pStyle w:val="Title"/>
        <w:jc w:val="left"/>
        <w:rPr>
          <w:rFonts w:cs="Arial"/>
        </w:rPr>
      </w:pPr>
      <w:r w:rsidRPr="008D6FA5">
        <w:rPr>
          <w:rFonts w:cs="Arial"/>
        </w:rPr>
        <w:t>Digital Care Android Integration</w:t>
      </w:r>
    </w:p>
    <w:p w14:paraId="09F5A3D7" w14:textId="77777777" w:rsidR="00CA7A9A" w:rsidRPr="008D6FA5" w:rsidRDefault="00CA7A9A" w:rsidP="00CA7A9A">
      <w:pPr>
        <w:pStyle w:val="Title"/>
        <w:tabs>
          <w:tab w:val="left" w:pos="7575"/>
        </w:tabs>
        <w:jc w:val="left"/>
        <w:rPr>
          <w:rFonts w:cs="Arial"/>
          <w:sz w:val="22"/>
          <w:szCs w:val="22"/>
        </w:rPr>
      </w:pPr>
      <w:r>
        <w:rPr>
          <w:rFonts w:cs="Arial"/>
        </w:rPr>
        <w:tab/>
      </w:r>
    </w:p>
    <w:tbl>
      <w:tblPr>
        <w:tblStyle w:val="TableGrid"/>
        <w:tblW w:w="5000" w:type="pct"/>
        <w:tblLook w:val="04A0" w:firstRow="1" w:lastRow="0" w:firstColumn="1" w:lastColumn="0" w:noHBand="0" w:noVBand="1"/>
      </w:tblPr>
      <w:tblGrid>
        <w:gridCol w:w="2832"/>
        <w:gridCol w:w="6927"/>
      </w:tblGrid>
      <w:tr w:rsidR="00CA7A9A" w:rsidRPr="008D6FA5" w14:paraId="0A7FBBC8" w14:textId="77777777" w:rsidTr="00CA7A9A">
        <w:tc>
          <w:tcPr>
            <w:tcW w:w="1451" w:type="pct"/>
          </w:tcPr>
          <w:p w14:paraId="2F9B3683" w14:textId="77777777" w:rsidR="00CA7A9A" w:rsidRPr="008D6FA5" w:rsidRDefault="00CA7A9A" w:rsidP="00CA7A9A">
            <w:pPr>
              <w:pStyle w:val="Title"/>
              <w:jc w:val="left"/>
              <w:rPr>
                <w:rFonts w:cs="Arial"/>
                <w:sz w:val="22"/>
                <w:szCs w:val="22"/>
              </w:rPr>
            </w:pPr>
            <w:r w:rsidRPr="008D6FA5">
              <w:rPr>
                <w:rFonts w:cs="Arial"/>
                <w:sz w:val="22"/>
                <w:szCs w:val="22"/>
              </w:rPr>
              <w:t>Author</w:t>
            </w:r>
          </w:p>
        </w:tc>
        <w:tc>
          <w:tcPr>
            <w:tcW w:w="3549" w:type="pct"/>
          </w:tcPr>
          <w:p w14:paraId="70871D66" w14:textId="77777777" w:rsidR="00CA7A9A" w:rsidRPr="008D6FA5" w:rsidRDefault="00CA7A9A" w:rsidP="00CA7A9A">
            <w:pPr>
              <w:pStyle w:val="Title"/>
              <w:jc w:val="left"/>
              <w:rPr>
                <w:rFonts w:cs="Arial"/>
                <w:b w:val="0"/>
                <w:sz w:val="22"/>
                <w:szCs w:val="22"/>
              </w:rPr>
            </w:pPr>
            <w:r>
              <w:rPr>
                <w:rFonts w:cs="Arial"/>
                <w:b w:val="0"/>
                <w:sz w:val="22"/>
                <w:szCs w:val="22"/>
              </w:rPr>
              <w:t>Sampath kumar</w:t>
            </w:r>
          </w:p>
        </w:tc>
      </w:tr>
      <w:tr w:rsidR="00CA7A9A" w:rsidRPr="008D6FA5" w14:paraId="5C2E53F3" w14:textId="77777777" w:rsidTr="00CA7A9A">
        <w:tc>
          <w:tcPr>
            <w:tcW w:w="1451" w:type="pct"/>
          </w:tcPr>
          <w:p w14:paraId="6153A685" w14:textId="77777777" w:rsidR="00CA7A9A" w:rsidRPr="008D6FA5" w:rsidRDefault="00CA7A9A" w:rsidP="00CA7A9A">
            <w:pPr>
              <w:pStyle w:val="Title"/>
              <w:jc w:val="left"/>
              <w:rPr>
                <w:rFonts w:cs="Arial"/>
                <w:sz w:val="22"/>
                <w:szCs w:val="22"/>
              </w:rPr>
            </w:pPr>
            <w:r w:rsidRPr="008D6FA5">
              <w:rPr>
                <w:rFonts w:cs="Arial"/>
                <w:sz w:val="22"/>
                <w:szCs w:val="22"/>
              </w:rPr>
              <w:t>Approved by</w:t>
            </w:r>
          </w:p>
        </w:tc>
        <w:tc>
          <w:tcPr>
            <w:tcW w:w="3549" w:type="pct"/>
          </w:tcPr>
          <w:p w14:paraId="6128255D" w14:textId="77777777" w:rsidR="00CA7A9A" w:rsidRPr="008D6FA5" w:rsidRDefault="00CF1A6F" w:rsidP="00CA7A9A">
            <w:pPr>
              <w:pStyle w:val="Title"/>
              <w:jc w:val="left"/>
              <w:rPr>
                <w:rFonts w:cs="Arial"/>
                <w:b w:val="0"/>
                <w:sz w:val="22"/>
                <w:szCs w:val="22"/>
              </w:rPr>
            </w:pPr>
            <w:hyperlink r:id="rId8" w:history="1">
              <w:r w:rsidR="00CA7A9A" w:rsidRPr="00CB1FC3">
                <w:rPr>
                  <w:rStyle w:val="Hyperlink"/>
                  <w:rFonts w:cs="Arial"/>
                  <w:b w:val="0"/>
                  <w:sz w:val="22"/>
                  <w:szCs w:val="22"/>
                </w:rPr>
                <w:t>Bhargavi.Upadhya@philips.com</w:t>
              </w:r>
            </w:hyperlink>
          </w:p>
        </w:tc>
      </w:tr>
      <w:tr w:rsidR="00CA7A9A" w:rsidRPr="008D6FA5" w14:paraId="6D834555" w14:textId="77777777" w:rsidTr="00CA7A9A">
        <w:tc>
          <w:tcPr>
            <w:tcW w:w="1451" w:type="pct"/>
          </w:tcPr>
          <w:p w14:paraId="78577215" w14:textId="77777777" w:rsidR="00CA7A9A" w:rsidRPr="008D6FA5" w:rsidRDefault="00CA7A9A" w:rsidP="00CA7A9A">
            <w:pPr>
              <w:pStyle w:val="Title"/>
              <w:jc w:val="left"/>
              <w:rPr>
                <w:rFonts w:cs="Arial"/>
                <w:sz w:val="22"/>
                <w:szCs w:val="22"/>
              </w:rPr>
            </w:pPr>
            <w:r>
              <w:rPr>
                <w:rFonts w:cs="Arial"/>
                <w:sz w:val="22"/>
                <w:szCs w:val="22"/>
              </w:rPr>
              <w:t xml:space="preserve">Reviewed by </w:t>
            </w:r>
          </w:p>
        </w:tc>
        <w:tc>
          <w:tcPr>
            <w:tcW w:w="3549" w:type="pct"/>
          </w:tcPr>
          <w:p w14:paraId="4DC0838B" w14:textId="77777777" w:rsidR="00CA7A9A" w:rsidRPr="006A42C9" w:rsidRDefault="00CA7A9A" w:rsidP="00CA7A9A">
            <w:pPr>
              <w:pStyle w:val="Title"/>
              <w:jc w:val="left"/>
              <w:rPr>
                <w:b w:val="0"/>
                <w:sz w:val="22"/>
                <w:szCs w:val="22"/>
                <w:u w:val="single"/>
              </w:rPr>
            </w:pPr>
            <w:r w:rsidRPr="006A42C9">
              <w:rPr>
                <w:b w:val="0"/>
                <w:color w:val="0070C0"/>
                <w:sz w:val="22"/>
                <w:szCs w:val="22"/>
                <w:u w:val="single"/>
              </w:rPr>
              <w:t>deepthi.shivakumar@philips.com</w:t>
            </w:r>
          </w:p>
        </w:tc>
      </w:tr>
      <w:tr w:rsidR="00CA7A9A" w:rsidRPr="008D6FA5" w14:paraId="35D08606" w14:textId="77777777" w:rsidTr="00CA7A9A">
        <w:tc>
          <w:tcPr>
            <w:tcW w:w="1451" w:type="pct"/>
          </w:tcPr>
          <w:p w14:paraId="6007C5EA" w14:textId="77777777" w:rsidR="00CA7A9A" w:rsidRPr="008D6FA5" w:rsidRDefault="00CA7A9A" w:rsidP="00CA7A9A">
            <w:pPr>
              <w:pStyle w:val="Title"/>
              <w:jc w:val="left"/>
              <w:rPr>
                <w:rFonts w:cs="Arial"/>
                <w:sz w:val="22"/>
                <w:szCs w:val="22"/>
              </w:rPr>
            </w:pPr>
            <w:r w:rsidRPr="008D6FA5">
              <w:rPr>
                <w:rFonts w:cs="Arial"/>
                <w:sz w:val="22"/>
                <w:szCs w:val="22"/>
              </w:rPr>
              <w:t>Email Id</w:t>
            </w:r>
          </w:p>
        </w:tc>
        <w:tc>
          <w:tcPr>
            <w:tcW w:w="3549" w:type="pct"/>
          </w:tcPr>
          <w:p w14:paraId="25407B8D" w14:textId="77777777" w:rsidR="00CA7A9A" w:rsidRPr="008D6FA5" w:rsidRDefault="00CA7A9A" w:rsidP="00CA7A9A">
            <w:pPr>
              <w:pStyle w:val="Title"/>
              <w:jc w:val="left"/>
              <w:rPr>
                <w:rFonts w:cs="Arial"/>
                <w:b w:val="0"/>
                <w:sz w:val="22"/>
                <w:szCs w:val="22"/>
              </w:rPr>
            </w:pPr>
            <w:r>
              <w:rPr>
                <w:rStyle w:val="Hyperlink"/>
                <w:rFonts w:cs="Arial"/>
                <w:b w:val="0"/>
                <w:sz w:val="22"/>
                <w:szCs w:val="22"/>
              </w:rPr>
              <w:t>Sampath.kumar@philips.com</w:t>
            </w:r>
          </w:p>
        </w:tc>
      </w:tr>
    </w:tbl>
    <w:p w14:paraId="0AB0CFB4" w14:textId="77777777" w:rsidR="00CA7A9A" w:rsidRDefault="00CA7A9A">
      <w:pPr>
        <w:rPr>
          <w:rFonts w:cs="Arial"/>
          <w:b/>
          <w:sz w:val="20"/>
        </w:rPr>
      </w:pPr>
      <w:r>
        <w:rPr>
          <w:rFonts w:cs="Arial"/>
          <w:b/>
          <w:sz w:val="20"/>
        </w:rPr>
        <w:br w:type="page"/>
      </w:r>
    </w:p>
    <w:tbl>
      <w:tblPr>
        <w:tblStyle w:val="TableGrid"/>
        <w:tblW w:w="0" w:type="auto"/>
        <w:tblLook w:val="04A0" w:firstRow="1" w:lastRow="0" w:firstColumn="1" w:lastColumn="0" w:noHBand="0" w:noVBand="1"/>
      </w:tblPr>
      <w:tblGrid>
        <w:gridCol w:w="1097"/>
        <w:gridCol w:w="1424"/>
        <w:gridCol w:w="1678"/>
        <w:gridCol w:w="1855"/>
        <w:gridCol w:w="3705"/>
      </w:tblGrid>
      <w:tr w:rsidR="000737E2" w14:paraId="2D7238B8" w14:textId="77777777" w:rsidTr="000737E2">
        <w:tc>
          <w:tcPr>
            <w:tcW w:w="0" w:type="auto"/>
            <w:gridSpan w:val="5"/>
            <w:vAlign w:val="center"/>
          </w:tcPr>
          <w:p w14:paraId="1C5CC159" w14:textId="5C1BD1C9" w:rsidR="000737E2" w:rsidRPr="000737E2" w:rsidRDefault="000737E2" w:rsidP="000737E2">
            <w:pPr>
              <w:jc w:val="center"/>
            </w:pPr>
            <w:r w:rsidRPr="008D6FA5">
              <w:rPr>
                <w:rFonts w:cs="Arial"/>
                <w:b/>
                <w:sz w:val="20"/>
              </w:rPr>
              <w:lastRenderedPageBreak/>
              <w:t>Document History</w:t>
            </w:r>
          </w:p>
        </w:tc>
      </w:tr>
      <w:tr w:rsidR="00CA7A9A" w14:paraId="511B4DBB" w14:textId="77777777" w:rsidTr="000737E2">
        <w:tc>
          <w:tcPr>
            <w:tcW w:w="0" w:type="auto"/>
          </w:tcPr>
          <w:p w14:paraId="3C46553F" w14:textId="4833A94F" w:rsidR="00CA7A9A" w:rsidRDefault="00CA7A9A" w:rsidP="00CA7A9A">
            <w:pPr>
              <w:rPr>
                <w:rFonts w:cs="Arial"/>
                <w:b/>
                <w:sz w:val="20"/>
              </w:rPr>
            </w:pPr>
            <w:r w:rsidRPr="00CA7A9A">
              <w:rPr>
                <w:rFonts w:cs="Arial"/>
                <w:b/>
                <w:lang w:val="fr-FR"/>
              </w:rPr>
              <w:t>Version</w:t>
            </w:r>
          </w:p>
        </w:tc>
        <w:tc>
          <w:tcPr>
            <w:tcW w:w="0" w:type="auto"/>
          </w:tcPr>
          <w:p w14:paraId="71412AF9" w14:textId="00F325F4" w:rsidR="00CA7A9A" w:rsidRDefault="00CA7A9A" w:rsidP="00CA7A9A">
            <w:pPr>
              <w:rPr>
                <w:rFonts w:cs="Arial"/>
                <w:b/>
                <w:sz w:val="20"/>
              </w:rPr>
            </w:pPr>
            <w:r w:rsidRPr="00CA7A9A">
              <w:rPr>
                <w:rFonts w:cs="Arial"/>
                <w:b/>
              </w:rPr>
              <w:t>Date</w:t>
            </w:r>
          </w:p>
        </w:tc>
        <w:tc>
          <w:tcPr>
            <w:tcW w:w="0" w:type="auto"/>
          </w:tcPr>
          <w:p w14:paraId="6C1A9188" w14:textId="0B03A47C" w:rsidR="00CA7A9A" w:rsidRDefault="00CA7A9A" w:rsidP="00CA7A9A">
            <w:pPr>
              <w:rPr>
                <w:rFonts w:cs="Arial"/>
                <w:b/>
                <w:sz w:val="20"/>
              </w:rPr>
            </w:pPr>
            <w:r w:rsidRPr="00CA7A9A">
              <w:rPr>
                <w:rFonts w:cs="Arial"/>
                <w:b/>
              </w:rPr>
              <w:t>Author</w:t>
            </w:r>
          </w:p>
        </w:tc>
        <w:tc>
          <w:tcPr>
            <w:tcW w:w="0" w:type="auto"/>
          </w:tcPr>
          <w:p w14:paraId="524E1101" w14:textId="25C9EE49" w:rsidR="00CA7A9A" w:rsidRDefault="00CA7A9A" w:rsidP="00CA7A9A">
            <w:pPr>
              <w:rPr>
                <w:rFonts w:cs="Arial"/>
                <w:b/>
                <w:sz w:val="20"/>
              </w:rPr>
            </w:pPr>
            <w:r w:rsidRPr="00CA7A9A">
              <w:rPr>
                <w:rFonts w:cs="Arial"/>
                <w:b/>
              </w:rPr>
              <w:t>Section</w:t>
            </w:r>
          </w:p>
        </w:tc>
        <w:tc>
          <w:tcPr>
            <w:tcW w:w="0" w:type="auto"/>
          </w:tcPr>
          <w:p w14:paraId="17EF4448" w14:textId="4EC71F34" w:rsidR="00CA7A9A" w:rsidRDefault="00CA7A9A" w:rsidP="00CA7A9A">
            <w:pPr>
              <w:rPr>
                <w:rFonts w:cs="Arial"/>
                <w:b/>
                <w:sz w:val="20"/>
              </w:rPr>
            </w:pPr>
            <w:r w:rsidRPr="00CA7A9A">
              <w:rPr>
                <w:rFonts w:cs="Arial"/>
                <w:b/>
              </w:rPr>
              <w:t>Changes</w:t>
            </w:r>
          </w:p>
        </w:tc>
      </w:tr>
      <w:tr w:rsidR="00CA7A9A" w14:paraId="5C63BABA" w14:textId="77777777" w:rsidTr="000737E2">
        <w:tc>
          <w:tcPr>
            <w:tcW w:w="0" w:type="auto"/>
          </w:tcPr>
          <w:p w14:paraId="1F81D507" w14:textId="3082291C" w:rsidR="00CA7A9A" w:rsidRDefault="00CA7A9A" w:rsidP="00CA7A9A">
            <w:pPr>
              <w:rPr>
                <w:rFonts w:cs="Arial"/>
                <w:b/>
                <w:sz w:val="20"/>
              </w:rPr>
            </w:pPr>
            <w:r w:rsidRPr="00CA7A9A">
              <w:rPr>
                <w:rFonts w:cs="Arial"/>
              </w:rPr>
              <w:t>1.0</w:t>
            </w:r>
          </w:p>
        </w:tc>
        <w:tc>
          <w:tcPr>
            <w:tcW w:w="0" w:type="auto"/>
          </w:tcPr>
          <w:p w14:paraId="52D63C11" w14:textId="0C6FEA6C" w:rsidR="00CA7A9A" w:rsidRDefault="00CA7A9A" w:rsidP="00CA7A9A">
            <w:pPr>
              <w:rPr>
                <w:rFonts w:cs="Arial"/>
                <w:b/>
                <w:sz w:val="20"/>
              </w:rPr>
            </w:pPr>
            <w:r w:rsidRPr="00CA7A9A">
              <w:rPr>
                <w:rFonts w:cs="Arial"/>
              </w:rPr>
              <w:t>10-07-2015</w:t>
            </w:r>
          </w:p>
        </w:tc>
        <w:tc>
          <w:tcPr>
            <w:tcW w:w="0" w:type="auto"/>
          </w:tcPr>
          <w:p w14:paraId="7FCB3FCC" w14:textId="3C80DD25" w:rsidR="00CA7A9A" w:rsidRDefault="00CA7A9A" w:rsidP="00CA7A9A">
            <w:pPr>
              <w:rPr>
                <w:rFonts w:cs="Arial"/>
                <w:b/>
                <w:sz w:val="20"/>
              </w:rPr>
            </w:pPr>
            <w:r w:rsidRPr="00CA7A9A">
              <w:rPr>
                <w:rFonts w:cs="Arial"/>
              </w:rPr>
              <w:t>Deepthi Shivakumar</w:t>
            </w:r>
          </w:p>
        </w:tc>
        <w:tc>
          <w:tcPr>
            <w:tcW w:w="0" w:type="auto"/>
          </w:tcPr>
          <w:p w14:paraId="335B7D55" w14:textId="36B098DA" w:rsidR="00CA7A9A" w:rsidRDefault="00CA7A9A" w:rsidP="00CA7A9A">
            <w:pPr>
              <w:rPr>
                <w:rFonts w:cs="Arial"/>
                <w:b/>
                <w:sz w:val="20"/>
              </w:rPr>
            </w:pPr>
            <w:r w:rsidRPr="00CA7A9A">
              <w:rPr>
                <w:rFonts w:cs="Arial"/>
              </w:rPr>
              <w:t>All</w:t>
            </w:r>
          </w:p>
        </w:tc>
        <w:tc>
          <w:tcPr>
            <w:tcW w:w="0" w:type="auto"/>
          </w:tcPr>
          <w:p w14:paraId="57E3E20C" w14:textId="2FE4B6D1" w:rsidR="00CA7A9A" w:rsidRDefault="00CA7A9A" w:rsidP="00CA7A9A">
            <w:pPr>
              <w:rPr>
                <w:rFonts w:cs="Arial"/>
                <w:b/>
                <w:sz w:val="20"/>
              </w:rPr>
            </w:pPr>
            <w:r w:rsidRPr="00CA7A9A">
              <w:rPr>
                <w:rFonts w:cs="Arial"/>
              </w:rPr>
              <w:t>Release 2 features</w:t>
            </w:r>
          </w:p>
        </w:tc>
      </w:tr>
      <w:tr w:rsidR="00CA7A9A" w14:paraId="1197BBB7" w14:textId="77777777" w:rsidTr="000737E2">
        <w:tc>
          <w:tcPr>
            <w:tcW w:w="0" w:type="auto"/>
          </w:tcPr>
          <w:p w14:paraId="78FF5FA3" w14:textId="6EC843FF" w:rsidR="00CA7A9A" w:rsidRDefault="00CA7A9A" w:rsidP="00CA7A9A">
            <w:pPr>
              <w:rPr>
                <w:rFonts w:cs="Arial"/>
                <w:b/>
                <w:sz w:val="20"/>
              </w:rPr>
            </w:pPr>
            <w:r w:rsidRPr="00CA7A9A">
              <w:rPr>
                <w:rFonts w:cs="Arial"/>
              </w:rPr>
              <w:t>1.1</w:t>
            </w:r>
          </w:p>
        </w:tc>
        <w:tc>
          <w:tcPr>
            <w:tcW w:w="0" w:type="auto"/>
          </w:tcPr>
          <w:p w14:paraId="7804E9E5" w14:textId="13E59256" w:rsidR="00CA7A9A" w:rsidRDefault="00CA7A9A" w:rsidP="00CA7A9A">
            <w:pPr>
              <w:rPr>
                <w:rFonts w:cs="Arial"/>
                <w:b/>
                <w:sz w:val="20"/>
              </w:rPr>
            </w:pPr>
            <w:r w:rsidRPr="00CA7A9A">
              <w:rPr>
                <w:rFonts w:cs="Arial"/>
              </w:rPr>
              <w:t>10-08-2015</w:t>
            </w:r>
          </w:p>
        </w:tc>
        <w:tc>
          <w:tcPr>
            <w:tcW w:w="0" w:type="auto"/>
          </w:tcPr>
          <w:p w14:paraId="6F8DF5CB" w14:textId="692BBB17" w:rsidR="00CA7A9A" w:rsidRDefault="00CA7A9A" w:rsidP="00CA7A9A">
            <w:pPr>
              <w:rPr>
                <w:rFonts w:cs="Arial"/>
                <w:b/>
                <w:sz w:val="20"/>
              </w:rPr>
            </w:pPr>
            <w:r w:rsidRPr="00CA7A9A">
              <w:rPr>
                <w:rFonts w:cs="Arial"/>
              </w:rPr>
              <w:t>Deepthi Shivakumar</w:t>
            </w:r>
          </w:p>
        </w:tc>
        <w:tc>
          <w:tcPr>
            <w:tcW w:w="0" w:type="auto"/>
          </w:tcPr>
          <w:p w14:paraId="341B5379" w14:textId="4DB556FE" w:rsidR="00CA7A9A" w:rsidRDefault="00CA7A9A" w:rsidP="00CA7A9A">
            <w:pPr>
              <w:rPr>
                <w:rFonts w:cs="Arial"/>
                <w:b/>
                <w:sz w:val="20"/>
              </w:rPr>
            </w:pPr>
            <w:r w:rsidRPr="00CA7A9A">
              <w:rPr>
                <w:rFonts w:cs="Arial"/>
              </w:rPr>
              <w:t>Modified Integration section</w:t>
            </w:r>
          </w:p>
        </w:tc>
        <w:tc>
          <w:tcPr>
            <w:tcW w:w="0" w:type="auto"/>
          </w:tcPr>
          <w:p w14:paraId="175E23FF" w14:textId="40D72EDB" w:rsidR="00CA7A9A" w:rsidRDefault="00CA7A9A" w:rsidP="00CA7A9A">
            <w:pPr>
              <w:rPr>
                <w:rFonts w:cs="Arial"/>
                <w:b/>
                <w:sz w:val="20"/>
              </w:rPr>
            </w:pPr>
            <w:r w:rsidRPr="00CA7A9A">
              <w:rPr>
                <w:rFonts w:cs="Arial"/>
              </w:rPr>
              <w:t>Modified gradle dependencies section and added more clarity for initialization steps.</w:t>
            </w:r>
          </w:p>
        </w:tc>
      </w:tr>
      <w:tr w:rsidR="00CA7A9A" w14:paraId="1460CAEA" w14:textId="77777777" w:rsidTr="000737E2">
        <w:tc>
          <w:tcPr>
            <w:tcW w:w="0" w:type="auto"/>
          </w:tcPr>
          <w:p w14:paraId="7E16AAD0" w14:textId="77777777" w:rsidR="00CA7A9A" w:rsidRPr="00CA7A9A" w:rsidRDefault="00CA7A9A" w:rsidP="00CA7A9A">
            <w:pPr>
              <w:rPr>
                <w:rFonts w:cs="Arial"/>
              </w:rPr>
            </w:pPr>
          </w:p>
          <w:p w14:paraId="0509194D" w14:textId="46A3EBAB" w:rsidR="00CA7A9A" w:rsidRDefault="00CA7A9A" w:rsidP="00CA7A9A">
            <w:pPr>
              <w:rPr>
                <w:rFonts w:cs="Arial"/>
                <w:b/>
                <w:sz w:val="20"/>
              </w:rPr>
            </w:pPr>
            <w:r w:rsidRPr="00CA7A9A">
              <w:rPr>
                <w:rFonts w:cs="Arial"/>
              </w:rPr>
              <w:t>1.2</w:t>
            </w:r>
          </w:p>
        </w:tc>
        <w:tc>
          <w:tcPr>
            <w:tcW w:w="0" w:type="auto"/>
          </w:tcPr>
          <w:p w14:paraId="491C4CD4" w14:textId="1994CD93" w:rsidR="00CA7A9A" w:rsidRDefault="00CA7A9A" w:rsidP="00CA7A9A">
            <w:pPr>
              <w:rPr>
                <w:rFonts w:cs="Arial"/>
                <w:b/>
                <w:sz w:val="20"/>
              </w:rPr>
            </w:pPr>
            <w:r w:rsidRPr="00CA7A9A">
              <w:rPr>
                <w:rFonts w:cs="Arial"/>
              </w:rPr>
              <w:t>30-09-2015</w:t>
            </w:r>
          </w:p>
        </w:tc>
        <w:tc>
          <w:tcPr>
            <w:tcW w:w="0" w:type="auto"/>
          </w:tcPr>
          <w:p w14:paraId="5DBC4126" w14:textId="7C9F3AB1" w:rsidR="00CA7A9A" w:rsidRDefault="00CA7A9A" w:rsidP="00CA7A9A">
            <w:pPr>
              <w:rPr>
                <w:rFonts w:cs="Arial"/>
                <w:b/>
                <w:sz w:val="20"/>
              </w:rPr>
            </w:pPr>
            <w:r w:rsidRPr="00CA7A9A">
              <w:rPr>
                <w:rFonts w:cs="Arial"/>
              </w:rPr>
              <w:t>Deepthi Shivakumar</w:t>
            </w:r>
          </w:p>
        </w:tc>
        <w:tc>
          <w:tcPr>
            <w:tcW w:w="0" w:type="auto"/>
          </w:tcPr>
          <w:p w14:paraId="1A1C2A5F" w14:textId="039BA4A5" w:rsidR="00CA7A9A" w:rsidRDefault="00CA7A9A" w:rsidP="00CA7A9A">
            <w:pPr>
              <w:rPr>
                <w:rFonts w:cs="Arial"/>
                <w:b/>
                <w:sz w:val="20"/>
              </w:rPr>
            </w:pPr>
            <w:r w:rsidRPr="00CA7A9A">
              <w:rPr>
                <w:rFonts w:cs="Arial"/>
              </w:rPr>
              <w:t>Modified Integration section</w:t>
            </w:r>
          </w:p>
        </w:tc>
        <w:tc>
          <w:tcPr>
            <w:tcW w:w="0" w:type="auto"/>
          </w:tcPr>
          <w:p w14:paraId="459230A4" w14:textId="050809AA" w:rsidR="00CA7A9A" w:rsidRDefault="00CA7A9A" w:rsidP="00CA7A9A">
            <w:pPr>
              <w:rPr>
                <w:rFonts w:cs="Arial"/>
                <w:b/>
                <w:sz w:val="20"/>
              </w:rPr>
            </w:pPr>
            <w:r w:rsidRPr="00CA7A9A">
              <w:rPr>
                <w:rFonts w:cs="Arial"/>
              </w:rPr>
              <w:t>Modified bazaar voice related integration APIs.</w:t>
            </w:r>
          </w:p>
        </w:tc>
      </w:tr>
      <w:tr w:rsidR="00CA7A9A" w14:paraId="68C1318B" w14:textId="77777777" w:rsidTr="000737E2">
        <w:tc>
          <w:tcPr>
            <w:tcW w:w="0" w:type="auto"/>
          </w:tcPr>
          <w:p w14:paraId="6055237C" w14:textId="73483E1B" w:rsidR="00CA7A9A" w:rsidRDefault="00CA7A9A" w:rsidP="00CA7A9A">
            <w:pPr>
              <w:rPr>
                <w:rFonts w:cs="Arial"/>
                <w:b/>
                <w:sz w:val="20"/>
              </w:rPr>
            </w:pPr>
            <w:r w:rsidRPr="00CA7A9A">
              <w:rPr>
                <w:rFonts w:cs="Arial"/>
              </w:rPr>
              <w:t>1.3</w:t>
            </w:r>
          </w:p>
        </w:tc>
        <w:tc>
          <w:tcPr>
            <w:tcW w:w="0" w:type="auto"/>
          </w:tcPr>
          <w:p w14:paraId="3D3F39E4" w14:textId="35838294" w:rsidR="00CA7A9A" w:rsidRDefault="00CA7A9A" w:rsidP="00CA7A9A">
            <w:pPr>
              <w:rPr>
                <w:rFonts w:cs="Arial"/>
                <w:b/>
                <w:sz w:val="20"/>
              </w:rPr>
            </w:pPr>
            <w:r w:rsidRPr="00CA7A9A">
              <w:rPr>
                <w:rFonts w:cs="Arial"/>
              </w:rPr>
              <w:t>04-12-2015</w:t>
            </w:r>
          </w:p>
        </w:tc>
        <w:tc>
          <w:tcPr>
            <w:tcW w:w="0" w:type="auto"/>
          </w:tcPr>
          <w:p w14:paraId="3D9CC49B" w14:textId="1135297B" w:rsidR="00CA7A9A" w:rsidRDefault="00CA7A9A" w:rsidP="00CA7A9A">
            <w:pPr>
              <w:rPr>
                <w:rFonts w:cs="Arial"/>
                <w:b/>
                <w:sz w:val="20"/>
              </w:rPr>
            </w:pPr>
            <w:r w:rsidRPr="00CA7A9A">
              <w:rPr>
                <w:rFonts w:cs="Arial"/>
              </w:rPr>
              <w:t>Deepthi Shivakumar</w:t>
            </w:r>
          </w:p>
        </w:tc>
        <w:tc>
          <w:tcPr>
            <w:tcW w:w="0" w:type="auto"/>
          </w:tcPr>
          <w:p w14:paraId="422F53E9" w14:textId="3F8512A0" w:rsidR="00CA7A9A" w:rsidRDefault="00CA7A9A" w:rsidP="00CA7A9A">
            <w:pPr>
              <w:rPr>
                <w:rFonts w:cs="Arial"/>
                <w:b/>
                <w:sz w:val="20"/>
              </w:rPr>
            </w:pPr>
            <w:r w:rsidRPr="00CA7A9A">
              <w:rPr>
                <w:rFonts w:cs="Arial"/>
              </w:rPr>
              <w:t>Modified Integration section</w:t>
            </w:r>
          </w:p>
        </w:tc>
        <w:tc>
          <w:tcPr>
            <w:tcW w:w="0" w:type="auto"/>
          </w:tcPr>
          <w:p w14:paraId="2CB2F72D" w14:textId="6F284DC7" w:rsidR="00CA7A9A" w:rsidRDefault="00CA7A9A" w:rsidP="00CA7A9A">
            <w:pPr>
              <w:rPr>
                <w:rFonts w:cs="Arial"/>
                <w:b/>
                <w:sz w:val="20"/>
              </w:rPr>
            </w:pPr>
            <w:r w:rsidRPr="00CA7A9A">
              <w:rPr>
                <w:rFonts w:cs="Arial"/>
              </w:rPr>
              <w:t>Modified changes for 15.2 PI release.</w:t>
            </w:r>
          </w:p>
        </w:tc>
      </w:tr>
      <w:tr w:rsidR="00CA7A9A" w14:paraId="12DBE254" w14:textId="77777777" w:rsidTr="000737E2">
        <w:tc>
          <w:tcPr>
            <w:tcW w:w="0" w:type="auto"/>
          </w:tcPr>
          <w:p w14:paraId="5696842D" w14:textId="1E98A8D1" w:rsidR="00CA7A9A" w:rsidRDefault="00CA7A9A" w:rsidP="00CA7A9A">
            <w:pPr>
              <w:rPr>
                <w:rFonts w:cs="Arial"/>
                <w:b/>
                <w:sz w:val="20"/>
              </w:rPr>
            </w:pPr>
            <w:r w:rsidRPr="00CA7A9A">
              <w:rPr>
                <w:rFonts w:cs="Arial"/>
              </w:rPr>
              <w:t>1.4</w:t>
            </w:r>
          </w:p>
        </w:tc>
        <w:tc>
          <w:tcPr>
            <w:tcW w:w="0" w:type="auto"/>
          </w:tcPr>
          <w:p w14:paraId="675994A7" w14:textId="61911019" w:rsidR="00CA7A9A" w:rsidRDefault="00CA7A9A" w:rsidP="00CA7A9A">
            <w:pPr>
              <w:rPr>
                <w:rFonts w:cs="Arial"/>
                <w:b/>
                <w:sz w:val="20"/>
              </w:rPr>
            </w:pPr>
            <w:r w:rsidRPr="00CA7A9A">
              <w:rPr>
                <w:rFonts w:cs="Arial"/>
              </w:rPr>
              <w:t>01-03-2016</w:t>
            </w:r>
          </w:p>
        </w:tc>
        <w:tc>
          <w:tcPr>
            <w:tcW w:w="0" w:type="auto"/>
          </w:tcPr>
          <w:p w14:paraId="72A8B07E" w14:textId="15237570" w:rsidR="00CA7A9A" w:rsidRDefault="00CA7A9A" w:rsidP="00CA7A9A">
            <w:pPr>
              <w:rPr>
                <w:rFonts w:cs="Arial"/>
                <w:b/>
                <w:sz w:val="20"/>
              </w:rPr>
            </w:pPr>
            <w:r w:rsidRPr="00CA7A9A">
              <w:rPr>
                <w:rFonts w:cs="Arial"/>
              </w:rPr>
              <w:t>Deepthi Shivakumar</w:t>
            </w:r>
          </w:p>
        </w:tc>
        <w:tc>
          <w:tcPr>
            <w:tcW w:w="0" w:type="auto"/>
          </w:tcPr>
          <w:p w14:paraId="4C87CC35" w14:textId="0C5D01D0" w:rsidR="00CA7A9A" w:rsidRDefault="00CA7A9A" w:rsidP="00CA7A9A">
            <w:pPr>
              <w:rPr>
                <w:rFonts w:cs="Arial"/>
                <w:b/>
                <w:sz w:val="20"/>
              </w:rPr>
            </w:pPr>
            <w:r w:rsidRPr="00CA7A9A">
              <w:rPr>
                <w:rFonts w:cs="Arial"/>
              </w:rPr>
              <w:t>All</w:t>
            </w:r>
          </w:p>
        </w:tc>
        <w:tc>
          <w:tcPr>
            <w:tcW w:w="0" w:type="auto"/>
          </w:tcPr>
          <w:p w14:paraId="10B1DF9A" w14:textId="671B3DE9" w:rsidR="00CA7A9A" w:rsidRDefault="00CA7A9A" w:rsidP="00CA7A9A">
            <w:pPr>
              <w:rPr>
                <w:rFonts w:cs="Arial"/>
                <w:b/>
                <w:sz w:val="20"/>
              </w:rPr>
            </w:pPr>
            <w:r w:rsidRPr="00CA7A9A">
              <w:rPr>
                <w:rFonts w:cs="Arial"/>
              </w:rPr>
              <w:t>Modified changes for 16.1 PI release.</w:t>
            </w:r>
          </w:p>
        </w:tc>
      </w:tr>
      <w:tr w:rsidR="00CA7A9A" w14:paraId="1F0247D4" w14:textId="77777777" w:rsidTr="000737E2">
        <w:tc>
          <w:tcPr>
            <w:tcW w:w="0" w:type="auto"/>
          </w:tcPr>
          <w:p w14:paraId="188659A7" w14:textId="5A57BE71" w:rsidR="00CA7A9A" w:rsidRDefault="00CA7A9A" w:rsidP="00CA7A9A">
            <w:pPr>
              <w:rPr>
                <w:rFonts w:cs="Arial"/>
                <w:b/>
                <w:sz w:val="20"/>
              </w:rPr>
            </w:pPr>
            <w:r w:rsidRPr="00CA7A9A">
              <w:rPr>
                <w:rFonts w:cs="Arial"/>
              </w:rPr>
              <w:t>1.5</w:t>
            </w:r>
          </w:p>
        </w:tc>
        <w:tc>
          <w:tcPr>
            <w:tcW w:w="0" w:type="auto"/>
          </w:tcPr>
          <w:p w14:paraId="752A2ACA" w14:textId="7331CF43" w:rsidR="00CA7A9A" w:rsidRDefault="00CA7A9A" w:rsidP="00CA7A9A">
            <w:pPr>
              <w:rPr>
                <w:rFonts w:cs="Arial"/>
                <w:b/>
                <w:sz w:val="20"/>
              </w:rPr>
            </w:pPr>
            <w:r w:rsidRPr="00CA7A9A">
              <w:rPr>
                <w:rFonts w:cs="Arial"/>
              </w:rPr>
              <w:t>07-04-2016</w:t>
            </w:r>
          </w:p>
        </w:tc>
        <w:tc>
          <w:tcPr>
            <w:tcW w:w="0" w:type="auto"/>
          </w:tcPr>
          <w:p w14:paraId="6DB88064" w14:textId="58E931DA" w:rsidR="00CA7A9A" w:rsidRDefault="00CA7A9A" w:rsidP="00CA7A9A">
            <w:pPr>
              <w:rPr>
                <w:rFonts w:cs="Arial"/>
                <w:b/>
                <w:sz w:val="20"/>
              </w:rPr>
            </w:pPr>
            <w:r w:rsidRPr="00CA7A9A">
              <w:rPr>
                <w:rFonts w:cs="Arial"/>
              </w:rPr>
              <w:t>Ritesh Jha</w:t>
            </w:r>
          </w:p>
        </w:tc>
        <w:tc>
          <w:tcPr>
            <w:tcW w:w="0" w:type="auto"/>
          </w:tcPr>
          <w:p w14:paraId="5A2263A7" w14:textId="052A636C" w:rsidR="00CA7A9A" w:rsidRDefault="00CA7A9A" w:rsidP="00CA7A9A">
            <w:pPr>
              <w:rPr>
                <w:rFonts w:cs="Arial"/>
                <w:b/>
                <w:sz w:val="20"/>
              </w:rPr>
            </w:pPr>
            <w:r w:rsidRPr="00CA7A9A">
              <w:rPr>
                <w:rFonts w:cs="Arial"/>
              </w:rPr>
              <w:t>All</w:t>
            </w:r>
          </w:p>
        </w:tc>
        <w:tc>
          <w:tcPr>
            <w:tcW w:w="0" w:type="auto"/>
          </w:tcPr>
          <w:p w14:paraId="7455EA16" w14:textId="4634D6F0" w:rsidR="00CA7A9A" w:rsidRDefault="00CA7A9A" w:rsidP="00CA7A9A">
            <w:pPr>
              <w:rPr>
                <w:rFonts w:cs="Arial"/>
                <w:b/>
                <w:sz w:val="20"/>
              </w:rPr>
            </w:pPr>
            <w:r w:rsidRPr="00CA7A9A">
              <w:rPr>
                <w:rFonts w:cs="Arial"/>
              </w:rPr>
              <w:t>Modified changes for 16.1 PI release.</w:t>
            </w:r>
          </w:p>
        </w:tc>
      </w:tr>
      <w:tr w:rsidR="00CA7A9A" w14:paraId="3D7803D0" w14:textId="77777777" w:rsidTr="000737E2">
        <w:tc>
          <w:tcPr>
            <w:tcW w:w="0" w:type="auto"/>
          </w:tcPr>
          <w:p w14:paraId="358A50FB" w14:textId="1C120D56" w:rsidR="00CA7A9A" w:rsidRDefault="00CA7A9A" w:rsidP="00CA7A9A">
            <w:pPr>
              <w:rPr>
                <w:rFonts w:cs="Arial"/>
                <w:b/>
                <w:sz w:val="20"/>
              </w:rPr>
            </w:pPr>
            <w:r w:rsidRPr="00CA7A9A">
              <w:rPr>
                <w:rFonts w:cs="Arial"/>
              </w:rPr>
              <w:t>1.6</w:t>
            </w:r>
          </w:p>
        </w:tc>
        <w:tc>
          <w:tcPr>
            <w:tcW w:w="0" w:type="auto"/>
          </w:tcPr>
          <w:p w14:paraId="1651732B" w14:textId="7B964AEB" w:rsidR="00CA7A9A" w:rsidRDefault="00CA7A9A" w:rsidP="00CA7A9A">
            <w:pPr>
              <w:rPr>
                <w:rFonts w:cs="Arial"/>
                <w:b/>
                <w:sz w:val="20"/>
              </w:rPr>
            </w:pPr>
            <w:r w:rsidRPr="00CA7A9A">
              <w:rPr>
                <w:rFonts w:cs="Arial"/>
              </w:rPr>
              <w:t>27-04-2016</w:t>
            </w:r>
          </w:p>
        </w:tc>
        <w:tc>
          <w:tcPr>
            <w:tcW w:w="0" w:type="auto"/>
          </w:tcPr>
          <w:p w14:paraId="4DBC051F" w14:textId="4FC51FCB" w:rsidR="00CA7A9A" w:rsidRDefault="00CA7A9A" w:rsidP="00CA7A9A">
            <w:pPr>
              <w:rPr>
                <w:rFonts w:cs="Arial"/>
                <w:b/>
                <w:sz w:val="20"/>
              </w:rPr>
            </w:pPr>
            <w:r w:rsidRPr="00CA7A9A">
              <w:rPr>
                <w:rFonts w:cs="Arial"/>
              </w:rPr>
              <w:t>Ritesh Jha</w:t>
            </w:r>
          </w:p>
        </w:tc>
        <w:tc>
          <w:tcPr>
            <w:tcW w:w="0" w:type="auto"/>
          </w:tcPr>
          <w:p w14:paraId="411D618F" w14:textId="5861837D" w:rsidR="00CA7A9A" w:rsidRDefault="00CA7A9A" w:rsidP="00CA7A9A">
            <w:pPr>
              <w:rPr>
                <w:rFonts w:cs="Arial"/>
                <w:b/>
                <w:sz w:val="20"/>
              </w:rPr>
            </w:pPr>
            <w:r w:rsidRPr="00CA7A9A">
              <w:rPr>
                <w:rFonts w:cs="Arial"/>
              </w:rPr>
              <w:t>All</w:t>
            </w:r>
          </w:p>
        </w:tc>
        <w:tc>
          <w:tcPr>
            <w:tcW w:w="0" w:type="auto"/>
          </w:tcPr>
          <w:p w14:paraId="1F3488FD" w14:textId="2FFE3CF6" w:rsidR="00CA7A9A" w:rsidRDefault="00CA7A9A" w:rsidP="00CA7A9A">
            <w:pPr>
              <w:rPr>
                <w:rFonts w:cs="Arial"/>
                <w:b/>
                <w:sz w:val="20"/>
              </w:rPr>
            </w:pPr>
            <w:r w:rsidRPr="00CA7A9A">
              <w:rPr>
                <w:rFonts w:cs="Arial"/>
              </w:rPr>
              <w:t>HotFix on v4.1.0 (16.1 PI). URL formation logic is changed for FAQ</w:t>
            </w:r>
          </w:p>
        </w:tc>
      </w:tr>
      <w:tr w:rsidR="00CA7A9A" w14:paraId="48A73BAB" w14:textId="77777777" w:rsidTr="000737E2">
        <w:tc>
          <w:tcPr>
            <w:tcW w:w="0" w:type="auto"/>
          </w:tcPr>
          <w:p w14:paraId="40371B5A" w14:textId="51A74EBA" w:rsidR="00CA7A9A" w:rsidRDefault="00CA7A9A" w:rsidP="00CA7A9A">
            <w:pPr>
              <w:rPr>
                <w:rFonts w:cs="Arial"/>
                <w:b/>
                <w:sz w:val="20"/>
              </w:rPr>
            </w:pPr>
            <w:r w:rsidRPr="00CA7A9A">
              <w:rPr>
                <w:rFonts w:cs="Arial"/>
              </w:rPr>
              <w:t>1.7</w:t>
            </w:r>
          </w:p>
        </w:tc>
        <w:tc>
          <w:tcPr>
            <w:tcW w:w="0" w:type="auto"/>
          </w:tcPr>
          <w:p w14:paraId="1D212EE7" w14:textId="1A8408BE" w:rsidR="00CA7A9A" w:rsidRDefault="00CA7A9A" w:rsidP="00CA7A9A">
            <w:pPr>
              <w:rPr>
                <w:rFonts w:cs="Arial"/>
                <w:b/>
                <w:sz w:val="20"/>
              </w:rPr>
            </w:pPr>
            <w:r w:rsidRPr="00CA7A9A">
              <w:rPr>
                <w:rFonts w:cs="Arial"/>
              </w:rPr>
              <w:t>16-05-2016</w:t>
            </w:r>
          </w:p>
        </w:tc>
        <w:tc>
          <w:tcPr>
            <w:tcW w:w="0" w:type="auto"/>
          </w:tcPr>
          <w:p w14:paraId="1D111A47" w14:textId="56502C53" w:rsidR="00CA7A9A" w:rsidRDefault="00CA7A9A" w:rsidP="00CA7A9A">
            <w:pPr>
              <w:rPr>
                <w:rFonts w:cs="Arial"/>
                <w:b/>
                <w:sz w:val="20"/>
              </w:rPr>
            </w:pPr>
            <w:r w:rsidRPr="00CA7A9A">
              <w:rPr>
                <w:rFonts w:cs="Arial"/>
              </w:rPr>
              <w:t>Ritesh Jha</w:t>
            </w:r>
          </w:p>
        </w:tc>
        <w:tc>
          <w:tcPr>
            <w:tcW w:w="0" w:type="auto"/>
          </w:tcPr>
          <w:p w14:paraId="3429DEC6" w14:textId="5CC15B0B" w:rsidR="00CA7A9A" w:rsidRDefault="00CA7A9A" w:rsidP="00CA7A9A">
            <w:pPr>
              <w:rPr>
                <w:rFonts w:cs="Arial"/>
                <w:b/>
                <w:sz w:val="20"/>
              </w:rPr>
            </w:pPr>
            <w:r w:rsidRPr="00CA7A9A">
              <w:rPr>
                <w:rFonts w:cs="Arial"/>
              </w:rPr>
              <w:t>All</w:t>
            </w:r>
          </w:p>
        </w:tc>
        <w:tc>
          <w:tcPr>
            <w:tcW w:w="0" w:type="auto"/>
          </w:tcPr>
          <w:p w14:paraId="4554289F" w14:textId="00CEAE9C" w:rsidR="00CA7A9A" w:rsidRDefault="00CA7A9A" w:rsidP="00CA7A9A">
            <w:pPr>
              <w:rPr>
                <w:rFonts w:cs="Arial"/>
                <w:b/>
                <w:sz w:val="20"/>
              </w:rPr>
            </w:pPr>
            <w:r w:rsidRPr="00CA7A9A">
              <w:rPr>
                <w:rFonts w:cs="Arial"/>
              </w:rPr>
              <w:t>InApp FAQ feature</w:t>
            </w:r>
          </w:p>
        </w:tc>
      </w:tr>
      <w:tr w:rsidR="000737E2" w14:paraId="224730CC" w14:textId="77777777" w:rsidTr="000737E2">
        <w:tc>
          <w:tcPr>
            <w:tcW w:w="0" w:type="auto"/>
          </w:tcPr>
          <w:p w14:paraId="52A8FC24" w14:textId="43972F21" w:rsidR="000737E2" w:rsidRDefault="000737E2" w:rsidP="000737E2">
            <w:pPr>
              <w:rPr>
                <w:rFonts w:cs="Arial"/>
                <w:b/>
                <w:sz w:val="20"/>
              </w:rPr>
            </w:pPr>
            <w:r w:rsidRPr="00CA7A9A">
              <w:rPr>
                <w:rFonts w:cs="Arial"/>
              </w:rPr>
              <w:t>1.8</w:t>
            </w:r>
          </w:p>
        </w:tc>
        <w:tc>
          <w:tcPr>
            <w:tcW w:w="0" w:type="auto"/>
          </w:tcPr>
          <w:p w14:paraId="37DDD5EF" w14:textId="19F7E3C6" w:rsidR="000737E2" w:rsidRDefault="000737E2" w:rsidP="000737E2">
            <w:pPr>
              <w:rPr>
                <w:rFonts w:cs="Arial"/>
                <w:b/>
                <w:sz w:val="20"/>
              </w:rPr>
            </w:pPr>
            <w:r w:rsidRPr="00CA7A9A">
              <w:rPr>
                <w:rFonts w:cs="Arial"/>
              </w:rPr>
              <w:t>06-07-2016</w:t>
            </w:r>
          </w:p>
        </w:tc>
        <w:tc>
          <w:tcPr>
            <w:tcW w:w="0" w:type="auto"/>
          </w:tcPr>
          <w:p w14:paraId="5464F808" w14:textId="55E9F427" w:rsidR="000737E2" w:rsidRDefault="000737E2" w:rsidP="000737E2">
            <w:pPr>
              <w:rPr>
                <w:rFonts w:cs="Arial"/>
                <w:b/>
                <w:sz w:val="20"/>
              </w:rPr>
            </w:pPr>
            <w:r w:rsidRPr="00CA7A9A">
              <w:rPr>
                <w:rFonts w:cs="Arial"/>
              </w:rPr>
              <w:t>Naveen AH</w:t>
            </w:r>
          </w:p>
        </w:tc>
        <w:tc>
          <w:tcPr>
            <w:tcW w:w="0" w:type="auto"/>
          </w:tcPr>
          <w:p w14:paraId="408C2C50" w14:textId="0B48521D" w:rsidR="000737E2" w:rsidRDefault="000737E2" w:rsidP="000737E2">
            <w:pPr>
              <w:rPr>
                <w:rFonts w:cs="Arial"/>
                <w:b/>
                <w:sz w:val="20"/>
              </w:rPr>
            </w:pPr>
            <w:r w:rsidRPr="00CA7A9A">
              <w:rPr>
                <w:rFonts w:cs="Arial"/>
              </w:rPr>
              <w:t>Library Integrating,</w:t>
            </w:r>
            <w:r w:rsidRPr="00CA7A9A">
              <w:rPr>
                <w:rFonts w:cs="Arial"/>
              </w:rPr>
              <w:br/>
              <w:t>Proguard Rules</w:t>
            </w:r>
          </w:p>
        </w:tc>
        <w:tc>
          <w:tcPr>
            <w:tcW w:w="0" w:type="auto"/>
          </w:tcPr>
          <w:p w14:paraId="5C8CD7FF" w14:textId="7082E31F" w:rsidR="000737E2" w:rsidRDefault="000737E2" w:rsidP="000737E2">
            <w:pPr>
              <w:rPr>
                <w:rFonts w:cs="Arial"/>
                <w:b/>
                <w:sz w:val="20"/>
              </w:rPr>
            </w:pPr>
            <w:r w:rsidRPr="00CA7A9A">
              <w:rPr>
                <w:rFonts w:cs="Arial"/>
              </w:rPr>
              <w:t>Developer Mode Support</w:t>
            </w:r>
          </w:p>
        </w:tc>
      </w:tr>
      <w:tr w:rsidR="000737E2" w14:paraId="493CB220" w14:textId="77777777" w:rsidTr="000737E2">
        <w:tc>
          <w:tcPr>
            <w:tcW w:w="0" w:type="auto"/>
          </w:tcPr>
          <w:p w14:paraId="2027CFD0" w14:textId="7704D34F" w:rsidR="000737E2" w:rsidRDefault="000737E2" w:rsidP="000737E2">
            <w:pPr>
              <w:rPr>
                <w:rFonts w:cs="Arial"/>
                <w:b/>
                <w:sz w:val="20"/>
              </w:rPr>
            </w:pPr>
            <w:r w:rsidRPr="00CA7A9A">
              <w:rPr>
                <w:rFonts w:cs="Arial"/>
              </w:rPr>
              <w:t>1.9</w:t>
            </w:r>
          </w:p>
        </w:tc>
        <w:tc>
          <w:tcPr>
            <w:tcW w:w="0" w:type="auto"/>
          </w:tcPr>
          <w:p w14:paraId="325C1FE7" w14:textId="0F2B7FEE" w:rsidR="000737E2" w:rsidRDefault="000737E2" w:rsidP="000737E2">
            <w:pPr>
              <w:rPr>
                <w:rFonts w:cs="Arial"/>
                <w:b/>
                <w:sz w:val="20"/>
              </w:rPr>
            </w:pPr>
            <w:r w:rsidRPr="00CA7A9A">
              <w:rPr>
                <w:rFonts w:cs="Arial"/>
              </w:rPr>
              <w:t>22/06/2016</w:t>
            </w:r>
          </w:p>
        </w:tc>
        <w:tc>
          <w:tcPr>
            <w:tcW w:w="0" w:type="auto"/>
          </w:tcPr>
          <w:p w14:paraId="1340A362" w14:textId="12D77540" w:rsidR="000737E2" w:rsidRDefault="000737E2" w:rsidP="000737E2">
            <w:pPr>
              <w:rPr>
                <w:rFonts w:cs="Arial"/>
                <w:b/>
                <w:sz w:val="20"/>
              </w:rPr>
            </w:pPr>
            <w:r w:rsidRPr="00CA7A9A">
              <w:rPr>
                <w:rFonts w:cs="Arial"/>
              </w:rPr>
              <w:t>Naveen AH</w:t>
            </w:r>
          </w:p>
        </w:tc>
        <w:tc>
          <w:tcPr>
            <w:tcW w:w="0" w:type="auto"/>
          </w:tcPr>
          <w:p w14:paraId="31C89E80" w14:textId="6EB9DD08" w:rsidR="000737E2" w:rsidRDefault="000737E2" w:rsidP="000737E2">
            <w:pPr>
              <w:rPr>
                <w:rFonts w:cs="Arial"/>
                <w:b/>
                <w:sz w:val="20"/>
              </w:rPr>
            </w:pPr>
            <w:r w:rsidRPr="00CA7A9A">
              <w:rPr>
                <w:rFonts w:cs="Arial"/>
              </w:rPr>
              <w:t>None</w:t>
            </w:r>
          </w:p>
        </w:tc>
        <w:tc>
          <w:tcPr>
            <w:tcW w:w="0" w:type="auto"/>
          </w:tcPr>
          <w:p w14:paraId="78755B4E" w14:textId="6B61725E" w:rsidR="000737E2" w:rsidRDefault="000737E2" w:rsidP="000737E2">
            <w:pPr>
              <w:rPr>
                <w:rFonts w:cs="Arial"/>
                <w:b/>
                <w:sz w:val="20"/>
              </w:rPr>
            </w:pPr>
            <w:r w:rsidRPr="00CA7A9A">
              <w:rPr>
                <w:rFonts w:cs="Arial"/>
              </w:rPr>
              <w:t>Bug Fixing, Category &amp; Subcategory fix.</w:t>
            </w:r>
          </w:p>
        </w:tc>
      </w:tr>
      <w:tr w:rsidR="000737E2" w14:paraId="19918114" w14:textId="77777777" w:rsidTr="000737E2">
        <w:tc>
          <w:tcPr>
            <w:tcW w:w="0" w:type="auto"/>
          </w:tcPr>
          <w:p w14:paraId="388A59F4" w14:textId="38C13FB9" w:rsidR="000737E2" w:rsidRDefault="000737E2" w:rsidP="000737E2">
            <w:pPr>
              <w:rPr>
                <w:rFonts w:cs="Arial"/>
                <w:b/>
                <w:sz w:val="20"/>
              </w:rPr>
            </w:pPr>
            <w:r w:rsidRPr="00CA7A9A">
              <w:rPr>
                <w:rFonts w:cs="Arial"/>
              </w:rPr>
              <w:t>2.0</w:t>
            </w:r>
          </w:p>
        </w:tc>
        <w:tc>
          <w:tcPr>
            <w:tcW w:w="0" w:type="auto"/>
          </w:tcPr>
          <w:p w14:paraId="2EA9C7CC" w14:textId="68B65F31" w:rsidR="000737E2" w:rsidRDefault="000737E2" w:rsidP="000737E2">
            <w:pPr>
              <w:rPr>
                <w:rFonts w:cs="Arial"/>
                <w:b/>
                <w:sz w:val="20"/>
              </w:rPr>
            </w:pPr>
            <w:r w:rsidRPr="00CA7A9A">
              <w:rPr>
                <w:rFonts w:cs="Arial"/>
              </w:rPr>
              <w:t>20/07/2016</w:t>
            </w:r>
          </w:p>
        </w:tc>
        <w:tc>
          <w:tcPr>
            <w:tcW w:w="0" w:type="auto"/>
          </w:tcPr>
          <w:p w14:paraId="4262B500" w14:textId="376EC37A" w:rsidR="000737E2" w:rsidRDefault="000737E2" w:rsidP="000737E2">
            <w:pPr>
              <w:rPr>
                <w:rFonts w:cs="Arial"/>
                <w:b/>
                <w:sz w:val="20"/>
              </w:rPr>
            </w:pPr>
            <w:r w:rsidRPr="00CA7A9A">
              <w:rPr>
                <w:rFonts w:cs="Arial"/>
              </w:rPr>
              <w:t>Naveen AH</w:t>
            </w:r>
          </w:p>
        </w:tc>
        <w:tc>
          <w:tcPr>
            <w:tcW w:w="0" w:type="auto"/>
          </w:tcPr>
          <w:p w14:paraId="5FC69D4F" w14:textId="2F4DEFA5" w:rsidR="000737E2" w:rsidRDefault="000737E2" w:rsidP="000737E2">
            <w:pPr>
              <w:rPr>
                <w:rFonts w:cs="Arial"/>
                <w:b/>
                <w:sz w:val="20"/>
              </w:rPr>
            </w:pPr>
            <w:r w:rsidRPr="00CA7A9A">
              <w:rPr>
                <w:rFonts w:cs="Arial"/>
              </w:rPr>
              <w:t>Library Integration &amp; Progaurd</w:t>
            </w:r>
          </w:p>
        </w:tc>
        <w:tc>
          <w:tcPr>
            <w:tcW w:w="0" w:type="auto"/>
          </w:tcPr>
          <w:p w14:paraId="618DD782" w14:textId="5BEF5BFD" w:rsidR="000737E2" w:rsidRDefault="000737E2" w:rsidP="000737E2">
            <w:pPr>
              <w:rPr>
                <w:rFonts w:cs="Arial"/>
                <w:b/>
                <w:sz w:val="20"/>
              </w:rPr>
            </w:pPr>
            <w:r w:rsidRPr="00CA7A9A">
              <w:rPr>
                <w:rFonts w:cs="Arial"/>
              </w:rPr>
              <w:t>APPInfra Component Integration.</w:t>
            </w:r>
            <w:r w:rsidRPr="00CA7A9A">
              <w:rPr>
                <w:rFonts w:cs="Arial"/>
              </w:rPr>
              <w:br/>
              <w:t>Volley library removal.</w:t>
            </w:r>
            <w:r w:rsidRPr="00CA7A9A">
              <w:rPr>
                <w:rFonts w:cs="Arial"/>
              </w:rPr>
              <w:br/>
              <w:t>Tagging Library Removal.</w:t>
            </w:r>
          </w:p>
        </w:tc>
      </w:tr>
      <w:tr w:rsidR="000737E2" w14:paraId="41C24948" w14:textId="77777777" w:rsidTr="000737E2">
        <w:tc>
          <w:tcPr>
            <w:tcW w:w="0" w:type="auto"/>
          </w:tcPr>
          <w:p w14:paraId="7E11907D" w14:textId="3B77303F" w:rsidR="000737E2" w:rsidRDefault="000737E2" w:rsidP="000737E2">
            <w:pPr>
              <w:rPr>
                <w:rFonts w:cs="Arial"/>
                <w:b/>
                <w:sz w:val="20"/>
              </w:rPr>
            </w:pPr>
            <w:r w:rsidRPr="00CA7A9A">
              <w:rPr>
                <w:rFonts w:cs="Arial"/>
              </w:rPr>
              <w:t>2.1</w:t>
            </w:r>
          </w:p>
        </w:tc>
        <w:tc>
          <w:tcPr>
            <w:tcW w:w="0" w:type="auto"/>
          </w:tcPr>
          <w:p w14:paraId="02E0FC68" w14:textId="6682B45B" w:rsidR="000737E2" w:rsidRDefault="000737E2" w:rsidP="000737E2">
            <w:pPr>
              <w:rPr>
                <w:rFonts w:cs="Arial"/>
                <w:b/>
                <w:sz w:val="20"/>
              </w:rPr>
            </w:pPr>
            <w:r w:rsidRPr="00CA7A9A">
              <w:rPr>
                <w:rFonts w:cs="Arial"/>
              </w:rPr>
              <w:t>30/09/2016</w:t>
            </w:r>
          </w:p>
        </w:tc>
        <w:tc>
          <w:tcPr>
            <w:tcW w:w="0" w:type="auto"/>
          </w:tcPr>
          <w:p w14:paraId="0C3FD1F7" w14:textId="3F4DEE3C" w:rsidR="000737E2" w:rsidRDefault="000737E2" w:rsidP="000737E2">
            <w:pPr>
              <w:rPr>
                <w:rFonts w:cs="Arial"/>
                <w:b/>
                <w:sz w:val="20"/>
              </w:rPr>
            </w:pPr>
            <w:r w:rsidRPr="00CA7A9A">
              <w:rPr>
                <w:rFonts w:cs="Arial"/>
              </w:rPr>
              <w:t>Sampath kumar</w:t>
            </w:r>
          </w:p>
        </w:tc>
        <w:tc>
          <w:tcPr>
            <w:tcW w:w="0" w:type="auto"/>
          </w:tcPr>
          <w:p w14:paraId="07669C58" w14:textId="2BB95235" w:rsidR="000737E2" w:rsidRDefault="000737E2" w:rsidP="000737E2">
            <w:pPr>
              <w:rPr>
                <w:rFonts w:cs="Arial"/>
                <w:b/>
                <w:sz w:val="20"/>
              </w:rPr>
            </w:pPr>
            <w:r w:rsidRPr="00CA7A9A">
              <w:rPr>
                <w:rFonts w:cs="Arial"/>
              </w:rPr>
              <w:t>All</w:t>
            </w:r>
          </w:p>
        </w:tc>
        <w:tc>
          <w:tcPr>
            <w:tcW w:w="0" w:type="auto"/>
          </w:tcPr>
          <w:p w14:paraId="06889B81" w14:textId="7F938FFF" w:rsidR="000737E2" w:rsidRDefault="000737E2" w:rsidP="000737E2">
            <w:pPr>
              <w:rPr>
                <w:rFonts w:cs="Arial"/>
                <w:b/>
                <w:sz w:val="20"/>
              </w:rPr>
            </w:pPr>
            <w:r w:rsidRPr="00CA7A9A">
              <w:rPr>
                <w:rFonts w:cs="Arial"/>
              </w:rPr>
              <w:t>OneRoofChanges, bug fixes</w:t>
            </w:r>
          </w:p>
        </w:tc>
      </w:tr>
      <w:tr w:rsidR="000737E2" w14:paraId="09AC03E4" w14:textId="77777777" w:rsidTr="000737E2">
        <w:tc>
          <w:tcPr>
            <w:tcW w:w="0" w:type="auto"/>
          </w:tcPr>
          <w:p w14:paraId="5582228B" w14:textId="6887E3C0" w:rsidR="000737E2" w:rsidRDefault="000737E2" w:rsidP="000737E2">
            <w:pPr>
              <w:rPr>
                <w:rFonts w:cs="Arial"/>
                <w:b/>
                <w:sz w:val="20"/>
              </w:rPr>
            </w:pPr>
            <w:r w:rsidRPr="00CA7A9A">
              <w:rPr>
                <w:rFonts w:cs="Arial"/>
              </w:rPr>
              <w:t>2.2</w:t>
            </w:r>
          </w:p>
        </w:tc>
        <w:tc>
          <w:tcPr>
            <w:tcW w:w="0" w:type="auto"/>
          </w:tcPr>
          <w:p w14:paraId="7C73FF6A" w14:textId="4039250D" w:rsidR="000737E2" w:rsidRDefault="000737E2" w:rsidP="000737E2">
            <w:pPr>
              <w:rPr>
                <w:rFonts w:cs="Arial"/>
                <w:b/>
                <w:sz w:val="20"/>
              </w:rPr>
            </w:pPr>
            <w:r w:rsidRPr="00CA7A9A">
              <w:rPr>
                <w:rFonts w:cs="Arial"/>
              </w:rPr>
              <w:t>29/11/2016</w:t>
            </w:r>
          </w:p>
        </w:tc>
        <w:tc>
          <w:tcPr>
            <w:tcW w:w="0" w:type="auto"/>
          </w:tcPr>
          <w:p w14:paraId="091A8C4F" w14:textId="6B4F3791" w:rsidR="000737E2" w:rsidRDefault="000737E2" w:rsidP="000737E2">
            <w:pPr>
              <w:rPr>
                <w:rFonts w:cs="Arial"/>
                <w:b/>
                <w:sz w:val="20"/>
              </w:rPr>
            </w:pPr>
            <w:r w:rsidRPr="00CA7A9A">
              <w:rPr>
                <w:rFonts w:cs="Arial"/>
              </w:rPr>
              <w:t>Sampath kumar</w:t>
            </w:r>
          </w:p>
        </w:tc>
        <w:tc>
          <w:tcPr>
            <w:tcW w:w="0" w:type="auto"/>
          </w:tcPr>
          <w:p w14:paraId="5A855D7B" w14:textId="59139954" w:rsidR="000737E2" w:rsidRDefault="000737E2" w:rsidP="000737E2">
            <w:pPr>
              <w:rPr>
                <w:rFonts w:cs="Arial"/>
                <w:b/>
                <w:sz w:val="20"/>
              </w:rPr>
            </w:pPr>
            <w:r w:rsidRPr="00CA7A9A">
              <w:rPr>
                <w:rFonts w:cs="Arial"/>
              </w:rPr>
              <w:t>All</w:t>
            </w:r>
          </w:p>
        </w:tc>
        <w:tc>
          <w:tcPr>
            <w:tcW w:w="0" w:type="auto"/>
          </w:tcPr>
          <w:p w14:paraId="49602D05" w14:textId="5FEE1BD5" w:rsidR="000737E2" w:rsidRDefault="000737E2" w:rsidP="000737E2">
            <w:pPr>
              <w:rPr>
                <w:rFonts w:cs="Arial"/>
                <w:b/>
                <w:sz w:val="20"/>
              </w:rPr>
            </w:pPr>
            <w:r w:rsidRPr="00CA7A9A">
              <w:rPr>
                <w:rFonts w:cs="Arial"/>
              </w:rPr>
              <w:t>Android N changes, Memory leak fixes</w:t>
            </w:r>
          </w:p>
        </w:tc>
      </w:tr>
      <w:tr w:rsidR="000737E2" w14:paraId="58B2DE2D" w14:textId="77777777" w:rsidTr="000737E2">
        <w:tc>
          <w:tcPr>
            <w:tcW w:w="0" w:type="auto"/>
          </w:tcPr>
          <w:p w14:paraId="271E0AF6" w14:textId="3983D52D" w:rsidR="000737E2" w:rsidRDefault="000737E2" w:rsidP="000737E2">
            <w:pPr>
              <w:rPr>
                <w:rFonts w:cs="Arial"/>
                <w:b/>
                <w:sz w:val="20"/>
              </w:rPr>
            </w:pPr>
            <w:r w:rsidRPr="00CA7A9A">
              <w:rPr>
                <w:rFonts w:cs="Arial"/>
              </w:rPr>
              <w:t>2.3</w:t>
            </w:r>
          </w:p>
        </w:tc>
        <w:tc>
          <w:tcPr>
            <w:tcW w:w="0" w:type="auto"/>
          </w:tcPr>
          <w:p w14:paraId="46973DA2" w14:textId="1195FD89" w:rsidR="000737E2" w:rsidRDefault="000737E2" w:rsidP="000737E2">
            <w:pPr>
              <w:rPr>
                <w:rFonts w:cs="Arial"/>
                <w:b/>
                <w:sz w:val="20"/>
              </w:rPr>
            </w:pPr>
            <w:r w:rsidRPr="00CA7A9A">
              <w:rPr>
                <w:rFonts w:cs="Arial"/>
              </w:rPr>
              <w:t>10/02/2017</w:t>
            </w:r>
          </w:p>
        </w:tc>
        <w:tc>
          <w:tcPr>
            <w:tcW w:w="0" w:type="auto"/>
          </w:tcPr>
          <w:p w14:paraId="33244785" w14:textId="422C309C" w:rsidR="000737E2" w:rsidRDefault="000737E2" w:rsidP="000737E2">
            <w:pPr>
              <w:rPr>
                <w:rFonts w:cs="Arial"/>
                <w:b/>
                <w:sz w:val="20"/>
              </w:rPr>
            </w:pPr>
            <w:r w:rsidRPr="00CA7A9A">
              <w:rPr>
                <w:rFonts w:cs="Arial"/>
              </w:rPr>
              <w:t>Sampath Kumar</w:t>
            </w:r>
          </w:p>
        </w:tc>
        <w:tc>
          <w:tcPr>
            <w:tcW w:w="0" w:type="auto"/>
          </w:tcPr>
          <w:p w14:paraId="11D880BA" w14:textId="3451A139" w:rsidR="000737E2" w:rsidRDefault="000737E2" w:rsidP="000737E2">
            <w:pPr>
              <w:rPr>
                <w:rFonts w:cs="Arial"/>
                <w:b/>
                <w:sz w:val="20"/>
              </w:rPr>
            </w:pPr>
            <w:r w:rsidRPr="00CA7A9A">
              <w:rPr>
                <w:rFonts w:cs="Arial"/>
              </w:rPr>
              <w:t>All</w:t>
            </w:r>
          </w:p>
        </w:tc>
        <w:tc>
          <w:tcPr>
            <w:tcW w:w="0" w:type="auto"/>
          </w:tcPr>
          <w:p w14:paraId="39CF1705" w14:textId="3AA2C54C" w:rsidR="000737E2" w:rsidRDefault="000737E2" w:rsidP="000737E2">
            <w:pPr>
              <w:rPr>
                <w:rFonts w:cs="Arial"/>
                <w:b/>
                <w:sz w:val="20"/>
              </w:rPr>
            </w:pPr>
            <w:r w:rsidRPr="00CA7A9A">
              <w:rPr>
                <w:rFonts w:cs="Arial"/>
              </w:rPr>
              <w:t>Service discovery integration, China support, Memory leak fixes</w:t>
            </w:r>
          </w:p>
        </w:tc>
      </w:tr>
      <w:tr w:rsidR="000737E2" w14:paraId="7B0C3E76" w14:textId="77777777" w:rsidTr="000737E2">
        <w:tc>
          <w:tcPr>
            <w:tcW w:w="0" w:type="auto"/>
          </w:tcPr>
          <w:p w14:paraId="61024980" w14:textId="2305A7E5" w:rsidR="000737E2" w:rsidRDefault="000737E2" w:rsidP="000737E2">
            <w:pPr>
              <w:rPr>
                <w:rFonts w:cs="Arial"/>
                <w:b/>
                <w:sz w:val="20"/>
              </w:rPr>
            </w:pPr>
            <w:r w:rsidRPr="00CA7A9A">
              <w:rPr>
                <w:rFonts w:cs="Arial"/>
              </w:rPr>
              <w:t>2.4</w:t>
            </w:r>
          </w:p>
        </w:tc>
        <w:tc>
          <w:tcPr>
            <w:tcW w:w="0" w:type="auto"/>
          </w:tcPr>
          <w:p w14:paraId="2FCA9595" w14:textId="2B06D356" w:rsidR="000737E2" w:rsidRDefault="000737E2" w:rsidP="000737E2">
            <w:pPr>
              <w:rPr>
                <w:rFonts w:cs="Arial"/>
                <w:b/>
                <w:sz w:val="20"/>
              </w:rPr>
            </w:pPr>
            <w:r w:rsidRPr="00CA7A9A">
              <w:rPr>
                <w:rFonts w:cs="Arial"/>
              </w:rPr>
              <w:t>20/03/2017</w:t>
            </w:r>
          </w:p>
        </w:tc>
        <w:tc>
          <w:tcPr>
            <w:tcW w:w="0" w:type="auto"/>
          </w:tcPr>
          <w:p w14:paraId="09D9460E" w14:textId="3FE6473C" w:rsidR="000737E2" w:rsidRDefault="000737E2" w:rsidP="000737E2">
            <w:pPr>
              <w:rPr>
                <w:rFonts w:cs="Arial"/>
                <w:b/>
                <w:sz w:val="20"/>
              </w:rPr>
            </w:pPr>
            <w:r w:rsidRPr="00CA7A9A">
              <w:rPr>
                <w:rFonts w:cs="Arial"/>
              </w:rPr>
              <w:t>Sampath Kumar</w:t>
            </w:r>
          </w:p>
        </w:tc>
        <w:tc>
          <w:tcPr>
            <w:tcW w:w="0" w:type="auto"/>
          </w:tcPr>
          <w:p w14:paraId="6F614127" w14:textId="00479D18" w:rsidR="000737E2" w:rsidRDefault="000737E2" w:rsidP="000737E2">
            <w:pPr>
              <w:rPr>
                <w:rFonts w:cs="Arial"/>
                <w:b/>
                <w:sz w:val="20"/>
              </w:rPr>
            </w:pPr>
            <w:r w:rsidRPr="00CA7A9A">
              <w:rPr>
                <w:rFonts w:cs="Arial"/>
              </w:rPr>
              <w:t>All</w:t>
            </w:r>
          </w:p>
        </w:tc>
        <w:tc>
          <w:tcPr>
            <w:tcW w:w="0" w:type="auto"/>
          </w:tcPr>
          <w:p w14:paraId="010D6C9C" w14:textId="56626275" w:rsidR="000737E2" w:rsidRDefault="000737E2" w:rsidP="000737E2">
            <w:pPr>
              <w:rPr>
                <w:rFonts w:cs="Arial"/>
                <w:b/>
                <w:sz w:val="20"/>
              </w:rPr>
            </w:pPr>
            <w:r w:rsidRPr="00CA7A9A">
              <w:rPr>
                <w:rFonts w:cs="Arial"/>
              </w:rPr>
              <w:t>FAQ Feature with Tutorials and Troubleshooting implemented</w:t>
            </w:r>
          </w:p>
        </w:tc>
      </w:tr>
      <w:tr w:rsidR="000737E2" w14:paraId="7F10FA42" w14:textId="77777777" w:rsidTr="000737E2">
        <w:tc>
          <w:tcPr>
            <w:tcW w:w="0" w:type="auto"/>
          </w:tcPr>
          <w:p w14:paraId="1FC53200" w14:textId="552B7215" w:rsidR="000737E2" w:rsidRDefault="000737E2" w:rsidP="000737E2">
            <w:pPr>
              <w:rPr>
                <w:rFonts w:cs="Arial"/>
                <w:b/>
                <w:sz w:val="20"/>
              </w:rPr>
            </w:pPr>
            <w:r w:rsidRPr="00CA7A9A">
              <w:rPr>
                <w:rFonts w:cs="Arial"/>
              </w:rPr>
              <w:t>2.5</w:t>
            </w:r>
          </w:p>
        </w:tc>
        <w:tc>
          <w:tcPr>
            <w:tcW w:w="0" w:type="auto"/>
          </w:tcPr>
          <w:p w14:paraId="6B1BF60D" w14:textId="7EC4833D" w:rsidR="000737E2" w:rsidRDefault="000737E2" w:rsidP="000737E2">
            <w:pPr>
              <w:rPr>
                <w:rFonts w:cs="Arial"/>
                <w:b/>
                <w:sz w:val="20"/>
              </w:rPr>
            </w:pPr>
            <w:r w:rsidRPr="00CA7A9A">
              <w:rPr>
                <w:rFonts w:cs="Arial"/>
              </w:rPr>
              <w:t>27/04/2017</w:t>
            </w:r>
          </w:p>
        </w:tc>
        <w:tc>
          <w:tcPr>
            <w:tcW w:w="0" w:type="auto"/>
          </w:tcPr>
          <w:p w14:paraId="2ABB3893" w14:textId="53EBC5C7" w:rsidR="000737E2" w:rsidRDefault="000737E2" w:rsidP="000737E2">
            <w:pPr>
              <w:rPr>
                <w:rFonts w:cs="Arial"/>
                <w:b/>
                <w:sz w:val="20"/>
              </w:rPr>
            </w:pPr>
            <w:r w:rsidRPr="00CA7A9A">
              <w:rPr>
                <w:rFonts w:cs="Arial"/>
              </w:rPr>
              <w:t>Sampath kumar</w:t>
            </w:r>
          </w:p>
        </w:tc>
        <w:tc>
          <w:tcPr>
            <w:tcW w:w="0" w:type="auto"/>
          </w:tcPr>
          <w:p w14:paraId="6B762FF3" w14:textId="77777777" w:rsidR="000737E2" w:rsidRDefault="000737E2" w:rsidP="000737E2">
            <w:pPr>
              <w:rPr>
                <w:rFonts w:cs="Arial"/>
                <w:b/>
                <w:sz w:val="20"/>
              </w:rPr>
            </w:pPr>
          </w:p>
        </w:tc>
        <w:tc>
          <w:tcPr>
            <w:tcW w:w="0" w:type="auto"/>
          </w:tcPr>
          <w:p w14:paraId="170F3EA2" w14:textId="77777777" w:rsidR="000737E2" w:rsidRPr="00CA7A9A" w:rsidRDefault="000737E2" w:rsidP="000737E2">
            <w:pPr>
              <w:rPr>
                <w:rFonts w:cs="Arial"/>
              </w:rPr>
            </w:pPr>
            <w:r w:rsidRPr="00CA7A9A">
              <w:rPr>
                <w:rFonts w:cs="Arial"/>
              </w:rPr>
              <w:t xml:space="preserve">FAQ Feature with Tutorials and Troubleshooting, </w:t>
            </w:r>
          </w:p>
          <w:p w14:paraId="301A613C" w14:textId="3EE29070" w:rsidR="000737E2" w:rsidRDefault="000737E2" w:rsidP="000737E2">
            <w:pPr>
              <w:rPr>
                <w:rFonts w:cs="Arial"/>
                <w:b/>
                <w:sz w:val="20"/>
              </w:rPr>
            </w:pPr>
            <w:r w:rsidRPr="00CA7A9A">
              <w:rPr>
                <w:rFonts w:cs="Arial"/>
              </w:rPr>
              <w:t>Defect fixes, PSRA defect fixes</w:t>
            </w:r>
          </w:p>
        </w:tc>
      </w:tr>
    </w:tbl>
    <w:p w14:paraId="08D526B7" w14:textId="77777777" w:rsidR="000737E2" w:rsidRDefault="000737E2" w:rsidP="000737E2">
      <w:pPr>
        <w:rPr>
          <w:rFonts w:cs="Arial"/>
          <w:b/>
          <w:sz w:val="20"/>
        </w:rPr>
      </w:pPr>
    </w:p>
    <w:p w14:paraId="164E6495" w14:textId="77777777" w:rsidR="000737E2" w:rsidRDefault="000737E2">
      <w:pPr>
        <w:rPr>
          <w:rFonts w:cs="Arial"/>
          <w:b/>
          <w:sz w:val="20"/>
        </w:rPr>
      </w:pPr>
      <w:r>
        <w:rPr>
          <w:rFonts w:cs="Arial"/>
          <w:b/>
          <w:sz w:val="20"/>
        </w:rPr>
        <w:br w:type="page"/>
      </w:r>
    </w:p>
    <w:sdt>
      <w:sdtPr>
        <w:rPr>
          <w:rFonts w:ascii="Arial" w:eastAsia="Times New Roman" w:hAnsi="Arial" w:cs="Times New Roman"/>
          <w:b w:val="0"/>
          <w:bCs w:val="0"/>
          <w:color w:val="auto"/>
          <w:sz w:val="24"/>
          <w:szCs w:val="20"/>
        </w:rPr>
        <w:id w:val="-1462098311"/>
        <w:docPartObj>
          <w:docPartGallery w:val="Table of Contents"/>
          <w:docPartUnique/>
        </w:docPartObj>
      </w:sdtPr>
      <w:sdtEndPr>
        <w:rPr>
          <w:noProof/>
        </w:rPr>
      </w:sdtEndPr>
      <w:sdtContent>
        <w:p w14:paraId="34A8FBA1" w14:textId="5745A87B" w:rsidR="000737E2" w:rsidRDefault="000737E2">
          <w:pPr>
            <w:pStyle w:val="TOCHeading"/>
          </w:pPr>
          <w:r>
            <w:t>Table of Contents</w:t>
          </w:r>
        </w:p>
        <w:p w14:paraId="648F6163" w14:textId="776D43E9" w:rsidR="000737E2" w:rsidRDefault="000737E2">
          <w:pPr>
            <w:pStyle w:val="TOC1"/>
            <w:tabs>
              <w:tab w:val="left" w:pos="480"/>
              <w:tab w:val="right" w:leader="dot" w:pos="9533"/>
            </w:tabs>
            <w:rPr>
              <w:rFonts w:asciiTheme="minorHAnsi" w:eastAsiaTheme="minorEastAsia" w:hAnsiTheme="minorHAnsi" w:cstheme="minorBidi"/>
              <w:b w:val="0"/>
              <w:caps w:val="0"/>
              <w:noProof/>
              <w:sz w:val="22"/>
              <w:szCs w:val="22"/>
            </w:rPr>
          </w:pPr>
          <w:r>
            <w:fldChar w:fldCharType="begin"/>
          </w:r>
          <w:r>
            <w:instrText xml:space="preserve"> TOC \o "1-3" \h \z \u </w:instrText>
          </w:r>
          <w:r>
            <w:fldChar w:fldCharType="separate"/>
          </w:r>
          <w:hyperlink w:anchor="_Toc481751155" w:history="1">
            <w:r w:rsidRPr="005C773F">
              <w:rPr>
                <w:rStyle w:val="Hyperlink"/>
                <w:rFonts w:cs="Arial"/>
                <w:noProof/>
              </w:rPr>
              <w:t>1.</w:t>
            </w:r>
            <w:r>
              <w:rPr>
                <w:rFonts w:asciiTheme="minorHAnsi" w:eastAsiaTheme="minorEastAsia" w:hAnsiTheme="minorHAnsi" w:cstheme="minorBidi"/>
                <w:b w:val="0"/>
                <w:caps w:val="0"/>
                <w:noProof/>
                <w:sz w:val="22"/>
                <w:szCs w:val="22"/>
              </w:rPr>
              <w:tab/>
            </w:r>
            <w:r w:rsidRPr="005C773F">
              <w:rPr>
                <w:rStyle w:val="Hyperlink"/>
                <w:rFonts w:cs="Arial"/>
                <w:noProof/>
              </w:rPr>
              <w:t>INTRODUCTION</w:t>
            </w:r>
            <w:r>
              <w:rPr>
                <w:noProof/>
                <w:webHidden/>
              </w:rPr>
              <w:tab/>
            </w:r>
            <w:r>
              <w:rPr>
                <w:noProof/>
                <w:webHidden/>
              </w:rPr>
              <w:fldChar w:fldCharType="begin"/>
            </w:r>
            <w:r>
              <w:rPr>
                <w:noProof/>
                <w:webHidden/>
              </w:rPr>
              <w:instrText xml:space="preserve"> PAGEREF _Toc481751155 \h </w:instrText>
            </w:r>
            <w:r>
              <w:rPr>
                <w:noProof/>
                <w:webHidden/>
              </w:rPr>
            </w:r>
            <w:r>
              <w:rPr>
                <w:noProof/>
                <w:webHidden/>
              </w:rPr>
              <w:fldChar w:fldCharType="separate"/>
            </w:r>
            <w:r>
              <w:rPr>
                <w:noProof/>
                <w:webHidden/>
              </w:rPr>
              <w:t>4</w:t>
            </w:r>
            <w:r>
              <w:rPr>
                <w:noProof/>
                <w:webHidden/>
              </w:rPr>
              <w:fldChar w:fldCharType="end"/>
            </w:r>
          </w:hyperlink>
        </w:p>
        <w:p w14:paraId="6B980EE5" w14:textId="73BB1278" w:rsidR="000737E2" w:rsidRDefault="00CF1A6F">
          <w:pPr>
            <w:pStyle w:val="TOC1"/>
            <w:tabs>
              <w:tab w:val="left" w:pos="480"/>
              <w:tab w:val="right" w:leader="dot" w:pos="9533"/>
            </w:tabs>
            <w:rPr>
              <w:rFonts w:asciiTheme="minorHAnsi" w:eastAsiaTheme="minorEastAsia" w:hAnsiTheme="minorHAnsi" w:cstheme="minorBidi"/>
              <w:b w:val="0"/>
              <w:caps w:val="0"/>
              <w:noProof/>
              <w:sz w:val="22"/>
              <w:szCs w:val="22"/>
            </w:rPr>
          </w:pPr>
          <w:hyperlink w:anchor="_Toc481751156" w:history="1">
            <w:r w:rsidR="000737E2" w:rsidRPr="005C773F">
              <w:rPr>
                <w:rStyle w:val="Hyperlink"/>
                <w:rFonts w:cs="Arial"/>
                <w:noProof/>
              </w:rPr>
              <w:t>2.</w:t>
            </w:r>
            <w:r w:rsidR="000737E2">
              <w:rPr>
                <w:rFonts w:asciiTheme="minorHAnsi" w:eastAsiaTheme="minorEastAsia" w:hAnsiTheme="minorHAnsi" w:cstheme="minorBidi"/>
                <w:b w:val="0"/>
                <w:caps w:val="0"/>
                <w:noProof/>
                <w:sz w:val="22"/>
                <w:szCs w:val="22"/>
              </w:rPr>
              <w:tab/>
            </w:r>
            <w:r w:rsidR="000737E2" w:rsidRPr="005C773F">
              <w:rPr>
                <w:rStyle w:val="Hyperlink"/>
                <w:rFonts w:cs="Arial"/>
                <w:noProof/>
              </w:rPr>
              <w:t>INTEGRATION</w:t>
            </w:r>
            <w:r w:rsidR="000737E2">
              <w:rPr>
                <w:noProof/>
                <w:webHidden/>
              </w:rPr>
              <w:tab/>
            </w:r>
            <w:r w:rsidR="000737E2">
              <w:rPr>
                <w:noProof/>
                <w:webHidden/>
              </w:rPr>
              <w:fldChar w:fldCharType="begin"/>
            </w:r>
            <w:r w:rsidR="000737E2">
              <w:rPr>
                <w:noProof/>
                <w:webHidden/>
              </w:rPr>
              <w:instrText xml:space="preserve"> PAGEREF _Toc481751156 \h </w:instrText>
            </w:r>
            <w:r w:rsidR="000737E2">
              <w:rPr>
                <w:noProof/>
                <w:webHidden/>
              </w:rPr>
            </w:r>
            <w:r w:rsidR="000737E2">
              <w:rPr>
                <w:noProof/>
                <w:webHidden/>
              </w:rPr>
              <w:fldChar w:fldCharType="separate"/>
            </w:r>
            <w:r w:rsidR="000737E2">
              <w:rPr>
                <w:noProof/>
                <w:webHidden/>
              </w:rPr>
              <w:t>4</w:t>
            </w:r>
            <w:r w:rsidR="000737E2">
              <w:rPr>
                <w:noProof/>
                <w:webHidden/>
              </w:rPr>
              <w:fldChar w:fldCharType="end"/>
            </w:r>
          </w:hyperlink>
        </w:p>
        <w:p w14:paraId="438051AA" w14:textId="7139E7D5" w:rsidR="000737E2" w:rsidRDefault="00CF1A6F">
          <w:pPr>
            <w:pStyle w:val="TOC2"/>
            <w:tabs>
              <w:tab w:val="left" w:pos="480"/>
              <w:tab w:val="right" w:leader="dot" w:pos="9533"/>
            </w:tabs>
            <w:rPr>
              <w:rFonts w:eastAsiaTheme="minorEastAsia" w:cstheme="minorBidi"/>
              <w:b w:val="0"/>
              <w:noProof/>
              <w:sz w:val="22"/>
              <w:szCs w:val="22"/>
            </w:rPr>
          </w:pPr>
          <w:hyperlink w:anchor="_Toc481751157" w:history="1">
            <w:r w:rsidR="000737E2" w:rsidRPr="005C773F">
              <w:rPr>
                <w:rStyle w:val="Hyperlink"/>
                <w:rFonts w:cs="Arial"/>
                <w:noProof/>
              </w:rPr>
              <w:t>2.1</w:t>
            </w:r>
            <w:r w:rsidR="000737E2">
              <w:rPr>
                <w:rFonts w:eastAsiaTheme="minorEastAsia" w:cstheme="minorBidi"/>
                <w:b w:val="0"/>
                <w:noProof/>
                <w:sz w:val="22"/>
                <w:szCs w:val="22"/>
              </w:rPr>
              <w:tab/>
            </w:r>
            <w:r w:rsidR="000737E2" w:rsidRPr="005C773F">
              <w:rPr>
                <w:rStyle w:val="Hyperlink"/>
                <w:rFonts w:cs="Arial"/>
                <w:noProof/>
              </w:rPr>
              <w:t>Maven repository (Artifactory based) Integration</w:t>
            </w:r>
            <w:r w:rsidR="000737E2">
              <w:rPr>
                <w:noProof/>
                <w:webHidden/>
              </w:rPr>
              <w:tab/>
            </w:r>
            <w:r w:rsidR="000737E2">
              <w:rPr>
                <w:noProof/>
                <w:webHidden/>
              </w:rPr>
              <w:fldChar w:fldCharType="begin"/>
            </w:r>
            <w:r w:rsidR="000737E2">
              <w:rPr>
                <w:noProof/>
                <w:webHidden/>
              </w:rPr>
              <w:instrText xml:space="preserve"> PAGEREF _Toc481751157 \h </w:instrText>
            </w:r>
            <w:r w:rsidR="000737E2">
              <w:rPr>
                <w:noProof/>
                <w:webHidden/>
              </w:rPr>
            </w:r>
            <w:r w:rsidR="000737E2">
              <w:rPr>
                <w:noProof/>
                <w:webHidden/>
              </w:rPr>
              <w:fldChar w:fldCharType="separate"/>
            </w:r>
            <w:r w:rsidR="000737E2">
              <w:rPr>
                <w:noProof/>
                <w:webHidden/>
              </w:rPr>
              <w:t>4</w:t>
            </w:r>
            <w:r w:rsidR="000737E2">
              <w:rPr>
                <w:noProof/>
                <w:webHidden/>
              </w:rPr>
              <w:fldChar w:fldCharType="end"/>
            </w:r>
          </w:hyperlink>
        </w:p>
        <w:p w14:paraId="2CC9C4F2" w14:textId="0AF68051" w:rsidR="000737E2" w:rsidRDefault="00CF1A6F">
          <w:pPr>
            <w:pStyle w:val="TOC2"/>
            <w:tabs>
              <w:tab w:val="left" w:pos="480"/>
              <w:tab w:val="right" w:leader="dot" w:pos="9533"/>
            </w:tabs>
            <w:rPr>
              <w:rFonts w:eastAsiaTheme="minorEastAsia" w:cstheme="minorBidi"/>
              <w:b w:val="0"/>
              <w:noProof/>
              <w:sz w:val="22"/>
              <w:szCs w:val="22"/>
            </w:rPr>
          </w:pPr>
          <w:hyperlink w:anchor="_Toc481751158" w:history="1">
            <w:r w:rsidR="000737E2" w:rsidRPr="005C773F">
              <w:rPr>
                <w:rStyle w:val="Hyperlink"/>
                <w:rFonts w:cs="Arial"/>
                <w:noProof/>
              </w:rPr>
              <w:t>2.2</w:t>
            </w:r>
            <w:r w:rsidR="000737E2">
              <w:rPr>
                <w:rFonts w:eastAsiaTheme="minorEastAsia" w:cstheme="minorBidi"/>
                <w:b w:val="0"/>
                <w:noProof/>
                <w:sz w:val="22"/>
                <w:szCs w:val="22"/>
              </w:rPr>
              <w:tab/>
            </w:r>
            <w:r w:rsidR="000737E2" w:rsidRPr="005C773F">
              <w:rPr>
                <w:rStyle w:val="Hyperlink"/>
                <w:rFonts w:cs="Arial"/>
                <w:noProof/>
              </w:rPr>
              <w:t>Library Integration</w:t>
            </w:r>
            <w:r w:rsidR="000737E2">
              <w:rPr>
                <w:noProof/>
                <w:webHidden/>
              </w:rPr>
              <w:tab/>
            </w:r>
            <w:r w:rsidR="000737E2">
              <w:rPr>
                <w:noProof/>
                <w:webHidden/>
              </w:rPr>
              <w:fldChar w:fldCharType="begin"/>
            </w:r>
            <w:r w:rsidR="000737E2">
              <w:rPr>
                <w:noProof/>
                <w:webHidden/>
              </w:rPr>
              <w:instrText xml:space="preserve"> PAGEREF _Toc481751158 \h </w:instrText>
            </w:r>
            <w:r w:rsidR="000737E2">
              <w:rPr>
                <w:noProof/>
                <w:webHidden/>
              </w:rPr>
            </w:r>
            <w:r w:rsidR="000737E2">
              <w:rPr>
                <w:noProof/>
                <w:webHidden/>
              </w:rPr>
              <w:fldChar w:fldCharType="separate"/>
            </w:r>
            <w:r w:rsidR="000737E2">
              <w:rPr>
                <w:noProof/>
                <w:webHidden/>
              </w:rPr>
              <w:t>4</w:t>
            </w:r>
            <w:r w:rsidR="000737E2">
              <w:rPr>
                <w:noProof/>
                <w:webHidden/>
              </w:rPr>
              <w:fldChar w:fldCharType="end"/>
            </w:r>
          </w:hyperlink>
        </w:p>
        <w:p w14:paraId="539537C1" w14:textId="2D53A0F5" w:rsidR="000737E2" w:rsidRDefault="00CF1A6F">
          <w:pPr>
            <w:pStyle w:val="TOC2"/>
            <w:tabs>
              <w:tab w:val="left" w:pos="480"/>
              <w:tab w:val="right" w:leader="dot" w:pos="9533"/>
            </w:tabs>
            <w:rPr>
              <w:rFonts w:eastAsiaTheme="minorEastAsia" w:cstheme="minorBidi"/>
              <w:b w:val="0"/>
              <w:noProof/>
              <w:sz w:val="22"/>
              <w:szCs w:val="22"/>
            </w:rPr>
          </w:pPr>
          <w:hyperlink w:anchor="_Toc481751159" w:history="1">
            <w:r w:rsidR="000737E2" w:rsidRPr="005C773F">
              <w:rPr>
                <w:rStyle w:val="Hyperlink"/>
                <w:rFonts w:cs="Arial"/>
                <w:noProof/>
              </w:rPr>
              <w:t>2.3</w:t>
            </w:r>
            <w:r w:rsidR="000737E2">
              <w:rPr>
                <w:rFonts w:eastAsiaTheme="minorEastAsia" w:cstheme="minorBidi"/>
                <w:b w:val="0"/>
                <w:noProof/>
                <w:sz w:val="22"/>
                <w:szCs w:val="22"/>
              </w:rPr>
              <w:tab/>
            </w:r>
            <w:r w:rsidR="000737E2" w:rsidRPr="005C773F">
              <w:rPr>
                <w:rStyle w:val="Hyperlink"/>
                <w:rFonts w:cs="Arial"/>
                <w:noProof/>
              </w:rPr>
              <w:t>Library versioning</w:t>
            </w:r>
            <w:r w:rsidR="000737E2">
              <w:rPr>
                <w:noProof/>
                <w:webHidden/>
              </w:rPr>
              <w:tab/>
            </w:r>
            <w:r w:rsidR="000737E2">
              <w:rPr>
                <w:noProof/>
                <w:webHidden/>
              </w:rPr>
              <w:fldChar w:fldCharType="begin"/>
            </w:r>
            <w:r w:rsidR="000737E2">
              <w:rPr>
                <w:noProof/>
                <w:webHidden/>
              </w:rPr>
              <w:instrText xml:space="preserve"> PAGEREF _Toc481751159 \h </w:instrText>
            </w:r>
            <w:r w:rsidR="000737E2">
              <w:rPr>
                <w:noProof/>
                <w:webHidden/>
              </w:rPr>
            </w:r>
            <w:r w:rsidR="000737E2">
              <w:rPr>
                <w:noProof/>
                <w:webHidden/>
              </w:rPr>
              <w:fldChar w:fldCharType="separate"/>
            </w:r>
            <w:r w:rsidR="000737E2">
              <w:rPr>
                <w:noProof/>
                <w:webHidden/>
              </w:rPr>
              <w:t>4</w:t>
            </w:r>
            <w:r w:rsidR="000737E2">
              <w:rPr>
                <w:noProof/>
                <w:webHidden/>
              </w:rPr>
              <w:fldChar w:fldCharType="end"/>
            </w:r>
          </w:hyperlink>
        </w:p>
        <w:p w14:paraId="1E88B7AA" w14:textId="6F118583" w:rsidR="000737E2" w:rsidRDefault="00CF1A6F">
          <w:pPr>
            <w:pStyle w:val="TOC2"/>
            <w:tabs>
              <w:tab w:val="left" w:pos="480"/>
              <w:tab w:val="right" w:leader="dot" w:pos="9533"/>
            </w:tabs>
            <w:rPr>
              <w:rFonts w:eastAsiaTheme="minorEastAsia" w:cstheme="minorBidi"/>
              <w:b w:val="0"/>
              <w:noProof/>
              <w:sz w:val="22"/>
              <w:szCs w:val="22"/>
            </w:rPr>
          </w:pPr>
          <w:hyperlink w:anchor="_Toc481751160" w:history="1">
            <w:r w:rsidR="000737E2" w:rsidRPr="005C773F">
              <w:rPr>
                <w:rStyle w:val="Hyperlink"/>
                <w:rFonts w:cs="Arial"/>
                <w:noProof/>
              </w:rPr>
              <w:t>2.4</w:t>
            </w:r>
            <w:r w:rsidR="000737E2">
              <w:rPr>
                <w:rFonts w:eastAsiaTheme="minorEastAsia" w:cstheme="minorBidi"/>
                <w:b w:val="0"/>
                <w:noProof/>
                <w:sz w:val="22"/>
                <w:szCs w:val="22"/>
              </w:rPr>
              <w:tab/>
            </w:r>
            <w:r w:rsidR="000737E2" w:rsidRPr="005C773F">
              <w:rPr>
                <w:rStyle w:val="Hyperlink"/>
                <w:rFonts w:cs="Arial"/>
                <w:noProof/>
              </w:rPr>
              <w:t>Root gradle changes</w:t>
            </w:r>
            <w:r w:rsidR="000737E2">
              <w:rPr>
                <w:noProof/>
                <w:webHidden/>
              </w:rPr>
              <w:tab/>
            </w:r>
            <w:r w:rsidR="000737E2">
              <w:rPr>
                <w:noProof/>
                <w:webHidden/>
              </w:rPr>
              <w:fldChar w:fldCharType="begin"/>
            </w:r>
            <w:r w:rsidR="000737E2">
              <w:rPr>
                <w:noProof/>
                <w:webHidden/>
              </w:rPr>
              <w:instrText xml:space="preserve"> PAGEREF _Toc481751160 \h </w:instrText>
            </w:r>
            <w:r w:rsidR="000737E2">
              <w:rPr>
                <w:noProof/>
                <w:webHidden/>
              </w:rPr>
            </w:r>
            <w:r w:rsidR="000737E2">
              <w:rPr>
                <w:noProof/>
                <w:webHidden/>
              </w:rPr>
              <w:fldChar w:fldCharType="separate"/>
            </w:r>
            <w:r w:rsidR="000737E2">
              <w:rPr>
                <w:noProof/>
                <w:webHidden/>
              </w:rPr>
              <w:t>5</w:t>
            </w:r>
            <w:r w:rsidR="000737E2">
              <w:rPr>
                <w:noProof/>
                <w:webHidden/>
              </w:rPr>
              <w:fldChar w:fldCharType="end"/>
            </w:r>
          </w:hyperlink>
        </w:p>
        <w:p w14:paraId="7DFAB258" w14:textId="2E2D9A94" w:rsidR="000737E2" w:rsidRDefault="00CF1A6F">
          <w:pPr>
            <w:pStyle w:val="TOC2"/>
            <w:tabs>
              <w:tab w:val="left" w:pos="480"/>
              <w:tab w:val="right" w:leader="dot" w:pos="9533"/>
            </w:tabs>
            <w:rPr>
              <w:rFonts w:eastAsiaTheme="minorEastAsia" w:cstheme="minorBidi"/>
              <w:b w:val="0"/>
              <w:noProof/>
              <w:sz w:val="22"/>
              <w:szCs w:val="22"/>
            </w:rPr>
          </w:pPr>
          <w:hyperlink w:anchor="_Toc481751161" w:history="1">
            <w:r w:rsidR="000737E2" w:rsidRPr="005C773F">
              <w:rPr>
                <w:rStyle w:val="Hyperlink"/>
                <w:rFonts w:cs="Arial"/>
                <w:noProof/>
              </w:rPr>
              <w:t>2.5</w:t>
            </w:r>
            <w:r w:rsidR="000737E2">
              <w:rPr>
                <w:rFonts w:eastAsiaTheme="minorEastAsia" w:cstheme="minorBidi"/>
                <w:b w:val="0"/>
                <w:noProof/>
                <w:sz w:val="22"/>
                <w:szCs w:val="22"/>
              </w:rPr>
              <w:tab/>
            </w:r>
            <w:r w:rsidR="000737E2" w:rsidRPr="005C773F">
              <w:rPr>
                <w:rStyle w:val="Hyperlink"/>
                <w:rFonts w:cs="Arial"/>
                <w:noProof/>
              </w:rPr>
              <w:t>Gradle dependencies</w:t>
            </w:r>
            <w:r w:rsidR="000737E2">
              <w:rPr>
                <w:noProof/>
                <w:webHidden/>
              </w:rPr>
              <w:tab/>
            </w:r>
            <w:r w:rsidR="000737E2">
              <w:rPr>
                <w:noProof/>
                <w:webHidden/>
              </w:rPr>
              <w:fldChar w:fldCharType="begin"/>
            </w:r>
            <w:r w:rsidR="000737E2">
              <w:rPr>
                <w:noProof/>
                <w:webHidden/>
              </w:rPr>
              <w:instrText xml:space="preserve"> PAGEREF _Toc481751161 \h </w:instrText>
            </w:r>
            <w:r w:rsidR="000737E2">
              <w:rPr>
                <w:noProof/>
                <w:webHidden/>
              </w:rPr>
            </w:r>
            <w:r w:rsidR="000737E2">
              <w:rPr>
                <w:noProof/>
                <w:webHidden/>
              </w:rPr>
              <w:fldChar w:fldCharType="separate"/>
            </w:r>
            <w:r w:rsidR="000737E2">
              <w:rPr>
                <w:noProof/>
                <w:webHidden/>
              </w:rPr>
              <w:t>5</w:t>
            </w:r>
            <w:r w:rsidR="000737E2">
              <w:rPr>
                <w:noProof/>
                <w:webHidden/>
              </w:rPr>
              <w:fldChar w:fldCharType="end"/>
            </w:r>
          </w:hyperlink>
        </w:p>
        <w:p w14:paraId="1598E603" w14:textId="47A6D977" w:rsidR="000737E2" w:rsidRDefault="00CF1A6F">
          <w:pPr>
            <w:pStyle w:val="TOC2"/>
            <w:tabs>
              <w:tab w:val="left" w:pos="480"/>
              <w:tab w:val="right" w:leader="dot" w:pos="9533"/>
            </w:tabs>
            <w:rPr>
              <w:rFonts w:eastAsiaTheme="minorEastAsia" w:cstheme="minorBidi"/>
              <w:b w:val="0"/>
              <w:noProof/>
              <w:sz w:val="22"/>
              <w:szCs w:val="22"/>
            </w:rPr>
          </w:pPr>
          <w:hyperlink w:anchor="_Toc481751162" w:history="1">
            <w:r w:rsidR="000737E2" w:rsidRPr="005C773F">
              <w:rPr>
                <w:rStyle w:val="Hyperlink"/>
                <w:rFonts w:cs="Arial"/>
                <w:noProof/>
              </w:rPr>
              <w:t>2.6</w:t>
            </w:r>
            <w:r w:rsidR="000737E2">
              <w:rPr>
                <w:rFonts w:eastAsiaTheme="minorEastAsia" w:cstheme="minorBidi"/>
                <w:b w:val="0"/>
                <w:noProof/>
                <w:sz w:val="22"/>
                <w:szCs w:val="22"/>
              </w:rPr>
              <w:tab/>
            </w:r>
            <w:r w:rsidR="000737E2" w:rsidRPr="005C773F">
              <w:rPr>
                <w:rStyle w:val="Hyperlink"/>
                <w:rFonts w:cs="Arial"/>
                <w:noProof/>
              </w:rPr>
              <w:t>Proxy dependencies</w:t>
            </w:r>
            <w:r w:rsidR="000737E2">
              <w:rPr>
                <w:noProof/>
                <w:webHidden/>
              </w:rPr>
              <w:tab/>
            </w:r>
            <w:r w:rsidR="000737E2">
              <w:rPr>
                <w:noProof/>
                <w:webHidden/>
              </w:rPr>
              <w:fldChar w:fldCharType="begin"/>
            </w:r>
            <w:r w:rsidR="000737E2">
              <w:rPr>
                <w:noProof/>
                <w:webHidden/>
              </w:rPr>
              <w:instrText xml:space="preserve"> PAGEREF _Toc481751162 \h </w:instrText>
            </w:r>
            <w:r w:rsidR="000737E2">
              <w:rPr>
                <w:noProof/>
                <w:webHidden/>
              </w:rPr>
            </w:r>
            <w:r w:rsidR="000737E2">
              <w:rPr>
                <w:noProof/>
                <w:webHidden/>
              </w:rPr>
              <w:fldChar w:fldCharType="separate"/>
            </w:r>
            <w:r w:rsidR="000737E2">
              <w:rPr>
                <w:noProof/>
                <w:webHidden/>
              </w:rPr>
              <w:t>5</w:t>
            </w:r>
            <w:r w:rsidR="000737E2">
              <w:rPr>
                <w:noProof/>
                <w:webHidden/>
              </w:rPr>
              <w:fldChar w:fldCharType="end"/>
            </w:r>
          </w:hyperlink>
        </w:p>
        <w:p w14:paraId="25BCC74D" w14:textId="2947B50B" w:rsidR="000737E2" w:rsidRDefault="00CF1A6F">
          <w:pPr>
            <w:pStyle w:val="TOC2"/>
            <w:tabs>
              <w:tab w:val="left" w:pos="480"/>
              <w:tab w:val="right" w:leader="dot" w:pos="9533"/>
            </w:tabs>
            <w:rPr>
              <w:rFonts w:eastAsiaTheme="minorEastAsia" w:cstheme="minorBidi"/>
              <w:b w:val="0"/>
              <w:noProof/>
              <w:sz w:val="22"/>
              <w:szCs w:val="22"/>
            </w:rPr>
          </w:pPr>
          <w:hyperlink w:anchor="_Toc481751163" w:history="1">
            <w:r w:rsidR="000737E2" w:rsidRPr="005C773F">
              <w:rPr>
                <w:rStyle w:val="Hyperlink"/>
                <w:rFonts w:cs="Arial"/>
                <w:noProof/>
              </w:rPr>
              <w:t>2.7</w:t>
            </w:r>
            <w:r w:rsidR="000737E2">
              <w:rPr>
                <w:rFonts w:eastAsiaTheme="minorEastAsia" w:cstheme="minorBidi"/>
                <w:b w:val="0"/>
                <w:noProof/>
                <w:sz w:val="22"/>
                <w:szCs w:val="22"/>
              </w:rPr>
              <w:tab/>
            </w:r>
            <w:r w:rsidR="000737E2" w:rsidRPr="005C773F">
              <w:rPr>
                <w:rStyle w:val="Hyperlink"/>
                <w:rFonts w:cs="Arial"/>
                <w:noProof/>
              </w:rPr>
              <w:t>Configuration File</w:t>
            </w:r>
            <w:r w:rsidR="000737E2">
              <w:rPr>
                <w:noProof/>
                <w:webHidden/>
              </w:rPr>
              <w:tab/>
            </w:r>
            <w:r w:rsidR="000737E2">
              <w:rPr>
                <w:noProof/>
                <w:webHidden/>
              </w:rPr>
              <w:fldChar w:fldCharType="begin"/>
            </w:r>
            <w:r w:rsidR="000737E2">
              <w:rPr>
                <w:noProof/>
                <w:webHidden/>
              </w:rPr>
              <w:instrText xml:space="preserve"> PAGEREF _Toc481751163 \h </w:instrText>
            </w:r>
            <w:r w:rsidR="000737E2">
              <w:rPr>
                <w:noProof/>
                <w:webHidden/>
              </w:rPr>
            </w:r>
            <w:r w:rsidR="000737E2">
              <w:rPr>
                <w:noProof/>
                <w:webHidden/>
              </w:rPr>
              <w:fldChar w:fldCharType="separate"/>
            </w:r>
            <w:r w:rsidR="000737E2">
              <w:rPr>
                <w:noProof/>
                <w:webHidden/>
              </w:rPr>
              <w:t>5</w:t>
            </w:r>
            <w:r w:rsidR="000737E2">
              <w:rPr>
                <w:noProof/>
                <w:webHidden/>
              </w:rPr>
              <w:fldChar w:fldCharType="end"/>
            </w:r>
          </w:hyperlink>
        </w:p>
        <w:p w14:paraId="56369004" w14:textId="07989340" w:rsidR="000737E2" w:rsidRDefault="00CF1A6F">
          <w:pPr>
            <w:pStyle w:val="TOC2"/>
            <w:tabs>
              <w:tab w:val="left" w:pos="480"/>
              <w:tab w:val="right" w:leader="dot" w:pos="9533"/>
            </w:tabs>
            <w:rPr>
              <w:rFonts w:eastAsiaTheme="minorEastAsia" w:cstheme="minorBidi"/>
              <w:b w:val="0"/>
              <w:noProof/>
              <w:sz w:val="22"/>
              <w:szCs w:val="22"/>
            </w:rPr>
          </w:pPr>
          <w:hyperlink w:anchor="_Toc481751164" w:history="1">
            <w:r w:rsidR="000737E2" w:rsidRPr="005C773F">
              <w:rPr>
                <w:rStyle w:val="Hyperlink"/>
                <w:rFonts w:cs="Arial"/>
                <w:noProof/>
              </w:rPr>
              <w:t>2.8</w:t>
            </w:r>
            <w:r w:rsidR="000737E2">
              <w:rPr>
                <w:rFonts w:eastAsiaTheme="minorEastAsia" w:cstheme="minorBidi"/>
                <w:b w:val="0"/>
                <w:noProof/>
                <w:sz w:val="22"/>
                <w:szCs w:val="22"/>
              </w:rPr>
              <w:tab/>
            </w:r>
            <w:r w:rsidR="000737E2" w:rsidRPr="005C773F">
              <w:rPr>
                <w:rStyle w:val="Hyperlink"/>
                <w:rFonts w:cs="Arial"/>
                <w:noProof/>
              </w:rPr>
              <w:t>Prerequisites</w:t>
            </w:r>
            <w:r w:rsidR="000737E2">
              <w:rPr>
                <w:noProof/>
                <w:webHidden/>
              </w:rPr>
              <w:tab/>
            </w:r>
            <w:r w:rsidR="000737E2">
              <w:rPr>
                <w:noProof/>
                <w:webHidden/>
              </w:rPr>
              <w:fldChar w:fldCharType="begin"/>
            </w:r>
            <w:r w:rsidR="000737E2">
              <w:rPr>
                <w:noProof/>
                <w:webHidden/>
              </w:rPr>
              <w:instrText xml:space="preserve"> PAGEREF _Toc481751164 \h </w:instrText>
            </w:r>
            <w:r w:rsidR="000737E2">
              <w:rPr>
                <w:noProof/>
                <w:webHidden/>
              </w:rPr>
            </w:r>
            <w:r w:rsidR="000737E2">
              <w:rPr>
                <w:noProof/>
                <w:webHidden/>
              </w:rPr>
              <w:fldChar w:fldCharType="separate"/>
            </w:r>
            <w:r w:rsidR="000737E2">
              <w:rPr>
                <w:noProof/>
                <w:webHidden/>
              </w:rPr>
              <w:t>6</w:t>
            </w:r>
            <w:r w:rsidR="000737E2">
              <w:rPr>
                <w:noProof/>
                <w:webHidden/>
              </w:rPr>
              <w:fldChar w:fldCharType="end"/>
            </w:r>
          </w:hyperlink>
        </w:p>
        <w:p w14:paraId="063FC864" w14:textId="105169AE" w:rsidR="000737E2" w:rsidRDefault="00CF1A6F">
          <w:pPr>
            <w:pStyle w:val="TOC1"/>
            <w:tabs>
              <w:tab w:val="left" w:pos="480"/>
              <w:tab w:val="right" w:leader="dot" w:pos="9533"/>
            </w:tabs>
            <w:rPr>
              <w:rFonts w:asciiTheme="minorHAnsi" w:eastAsiaTheme="minorEastAsia" w:hAnsiTheme="minorHAnsi" w:cstheme="minorBidi"/>
              <w:b w:val="0"/>
              <w:caps w:val="0"/>
              <w:noProof/>
              <w:sz w:val="22"/>
              <w:szCs w:val="22"/>
            </w:rPr>
          </w:pPr>
          <w:hyperlink w:anchor="_Toc481751165" w:history="1">
            <w:r w:rsidR="000737E2" w:rsidRPr="005C773F">
              <w:rPr>
                <w:rStyle w:val="Hyperlink"/>
                <w:rFonts w:cs="Arial"/>
                <w:noProof/>
              </w:rPr>
              <w:t>3.</w:t>
            </w:r>
            <w:r w:rsidR="000737E2">
              <w:rPr>
                <w:rFonts w:asciiTheme="minorHAnsi" w:eastAsiaTheme="minorEastAsia" w:hAnsiTheme="minorHAnsi" w:cstheme="minorBidi"/>
                <w:b w:val="0"/>
                <w:caps w:val="0"/>
                <w:noProof/>
                <w:sz w:val="22"/>
                <w:szCs w:val="22"/>
              </w:rPr>
              <w:tab/>
            </w:r>
            <w:r w:rsidR="000737E2" w:rsidRPr="005C773F">
              <w:rPr>
                <w:rStyle w:val="Hyperlink"/>
                <w:rFonts w:cs="Arial"/>
                <w:noProof/>
              </w:rPr>
              <w:t>INITIALIZATION</w:t>
            </w:r>
            <w:r w:rsidR="000737E2">
              <w:rPr>
                <w:noProof/>
                <w:webHidden/>
              </w:rPr>
              <w:tab/>
            </w:r>
            <w:r w:rsidR="000737E2">
              <w:rPr>
                <w:noProof/>
                <w:webHidden/>
              </w:rPr>
              <w:fldChar w:fldCharType="begin"/>
            </w:r>
            <w:r w:rsidR="000737E2">
              <w:rPr>
                <w:noProof/>
                <w:webHidden/>
              </w:rPr>
              <w:instrText xml:space="preserve"> PAGEREF _Toc481751165 \h </w:instrText>
            </w:r>
            <w:r w:rsidR="000737E2">
              <w:rPr>
                <w:noProof/>
                <w:webHidden/>
              </w:rPr>
            </w:r>
            <w:r w:rsidR="000737E2">
              <w:rPr>
                <w:noProof/>
                <w:webHidden/>
              </w:rPr>
              <w:fldChar w:fldCharType="separate"/>
            </w:r>
            <w:r w:rsidR="000737E2">
              <w:rPr>
                <w:noProof/>
                <w:webHidden/>
              </w:rPr>
              <w:t>6</w:t>
            </w:r>
            <w:r w:rsidR="000737E2">
              <w:rPr>
                <w:noProof/>
                <w:webHidden/>
              </w:rPr>
              <w:fldChar w:fldCharType="end"/>
            </w:r>
          </w:hyperlink>
        </w:p>
        <w:p w14:paraId="57F75D1F" w14:textId="15A5AED5" w:rsidR="000737E2" w:rsidRDefault="00CF1A6F">
          <w:pPr>
            <w:pStyle w:val="TOC1"/>
            <w:tabs>
              <w:tab w:val="left" w:pos="480"/>
              <w:tab w:val="right" w:leader="dot" w:pos="9533"/>
            </w:tabs>
            <w:rPr>
              <w:rFonts w:asciiTheme="minorHAnsi" w:eastAsiaTheme="minorEastAsia" w:hAnsiTheme="minorHAnsi" w:cstheme="minorBidi"/>
              <w:b w:val="0"/>
              <w:caps w:val="0"/>
              <w:noProof/>
              <w:sz w:val="22"/>
              <w:szCs w:val="22"/>
            </w:rPr>
          </w:pPr>
          <w:hyperlink w:anchor="_Toc481751166" w:history="1">
            <w:r w:rsidR="000737E2" w:rsidRPr="005C773F">
              <w:rPr>
                <w:rStyle w:val="Hyperlink"/>
                <w:rFonts w:cs="Arial"/>
                <w:noProof/>
              </w:rPr>
              <w:t>4.</w:t>
            </w:r>
            <w:r w:rsidR="000737E2">
              <w:rPr>
                <w:rFonts w:asciiTheme="minorHAnsi" w:eastAsiaTheme="minorEastAsia" w:hAnsiTheme="minorHAnsi" w:cstheme="minorBidi"/>
                <w:b w:val="0"/>
                <w:caps w:val="0"/>
                <w:noProof/>
                <w:sz w:val="22"/>
                <w:szCs w:val="22"/>
              </w:rPr>
              <w:tab/>
            </w:r>
            <w:r w:rsidR="000737E2" w:rsidRPr="005C773F">
              <w:rPr>
                <w:rStyle w:val="Hyperlink"/>
                <w:rFonts w:cs="Arial"/>
                <w:noProof/>
              </w:rPr>
              <w:t>How to invoke Consumer care as activity?</w:t>
            </w:r>
            <w:r w:rsidR="000737E2">
              <w:rPr>
                <w:noProof/>
                <w:webHidden/>
              </w:rPr>
              <w:tab/>
            </w:r>
            <w:r w:rsidR="000737E2">
              <w:rPr>
                <w:noProof/>
                <w:webHidden/>
              </w:rPr>
              <w:fldChar w:fldCharType="begin"/>
            </w:r>
            <w:r w:rsidR="000737E2">
              <w:rPr>
                <w:noProof/>
                <w:webHidden/>
              </w:rPr>
              <w:instrText xml:space="preserve"> PAGEREF _Toc481751166 \h </w:instrText>
            </w:r>
            <w:r w:rsidR="000737E2">
              <w:rPr>
                <w:noProof/>
                <w:webHidden/>
              </w:rPr>
            </w:r>
            <w:r w:rsidR="000737E2">
              <w:rPr>
                <w:noProof/>
                <w:webHidden/>
              </w:rPr>
              <w:fldChar w:fldCharType="separate"/>
            </w:r>
            <w:r w:rsidR="000737E2">
              <w:rPr>
                <w:noProof/>
                <w:webHidden/>
              </w:rPr>
              <w:t>7</w:t>
            </w:r>
            <w:r w:rsidR="000737E2">
              <w:rPr>
                <w:noProof/>
                <w:webHidden/>
              </w:rPr>
              <w:fldChar w:fldCharType="end"/>
            </w:r>
          </w:hyperlink>
        </w:p>
        <w:p w14:paraId="47BC6253" w14:textId="09B493B6" w:rsidR="000737E2" w:rsidRDefault="00CF1A6F">
          <w:pPr>
            <w:pStyle w:val="TOC1"/>
            <w:tabs>
              <w:tab w:val="left" w:pos="480"/>
              <w:tab w:val="right" w:leader="dot" w:pos="9533"/>
            </w:tabs>
            <w:rPr>
              <w:rFonts w:asciiTheme="minorHAnsi" w:eastAsiaTheme="minorEastAsia" w:hAnsiTheme="minorHAnsi" w:cstheme="minorBidi"/>
              <w:b w:val="0"/>
              <w:caps w:val="0"/>
              <w:noProof/>
              <w:sz w:val="22"/>
              <w:szCs w:val="22"/>
            </w:rPr>
          </w:pPr>
          <w:hyperlink w:anchor="_Toc481751167" w:history="1">
            <w:r w:rsidR="000737E2" w:rsidRPr="005C773F">
              <w:rPr>
                <w:rStyle w:val="Hyperlink"/>
                <w:rFonts w:cs="Arial"/>
                <w:noProof/>
              </w:rPr>
              <w:t>5.</w:t>
            </w:r>
            <w:r w:rsidR="000737E2">
              <w:rPr>
                <w:rFonts w:asciiTheme="minorHAnsi" w:eastAsiaTheme="minorEastAsia" w:hAnsiTheme="minorHAnsi" w:cstheme="minorBidi"/>
                <w:b w:val="0"/>
                <w:caps w:val="0"/>
                <w:noProof/>
                <w:sz w:val="22"/>
                <w:szCs w:val="22"/>
              </w:rPr>
              <w:tab/>
            </w:r>
            <w:r w:rsidR="000737E2" w:rsidRPr="005C773F">
              <w:rPr>
                <w:rStyle w:val="Hyperlink"/>
                <w:rFonts w:cs="Arial"/>
                <w:noProof/>
              </w:rPr>
              <w:t>How to invoke Consumer care as Fragment?</w:t>
            </w:r>
            <w:r w:rsidR="000737E2">
              <w:rPr>
                <w:noProof/>
                <w:webHidden/>
              </w:rPr>
              <w:tab/>
            </w:r>
            <w:r w:rsidR="000737E2">
              <w:rPr>
                <w:noProof/>
                <w:webHidden/>
              </w:rPr>
              <w:fldChar w:fldCharType="begin"/>
            </w:r>
            <w:r w:rsidR="000737E2">
              <w:rPr>
                <w:noProof/>
                <w:webHidden/>
              </w:rPr>
              <w:instrText xml:space="preserve"> PAGEREF _Toc481751167 \h </w:instrText>
            </w:r>
            <w:r w:rsidR="000737E2">
              <w:rPr>
                <w:noProof/>
                <w:webHidden/>
              </w:rPr>
            </w:r>
            <w:r w:rsidR="000737E2">
              <w:rPr>
                <w:noProof/>
                <w:webHidden/>
              </w:rPr>
              <w:fldChar w:fldCharType="separate"/>
            </w:r>
            <w:r w:rsidR="000737E2">
              <w:rPr>
                <w:noProof/>
                <w:webHidden/>
              </w:rPr>
              <w:t>8</w:t>
            </w:r>
            <w:r w:rsidR="000737E2">
              <w:rPr>
                <w:noProof/>
                <w:webHidden/>
              </w:rPr>
              <w:fldChar w:fldCharType="end"/>
            </w:r>
          </w:hyperlink>
        </w:p>
        <w:p w14:paraId="2114F1DB" w14:textId="13B4B47E" w:rsidR="000737E2" w:rsidRDefault="00CF1A6F">
          <w:pPr>
            <w:pStyle w:val="TOC1"/>
            <w:tabs>
              <w:tab w:val="left" w:pos="480"/>
              <w:tab w:val="right" w:leader="dot" w:pos="9533"/>
            </w:tabs>
            <w:rPr>
              <w:rFonts w:asciiTheme="minorHAnsi" w:eastAsiaTheme="minorEastAsia" w:hAnsiTheme="minorHAnsi" w:cstheme="minorBidi"/>
              <w:b w:val="0"/>
              <w:caps w:val="0"/>
              <w:noProof/>
              <w:sz w:val="22"/>
              <w:szCs w:val="22"/>
            </w:rPr>
          </w:pPr>
          <w:hyperlink w:anchor="_Toc481751168" w:history="1">
            <w:r w:rsidR="000737E2" w:rsidRPr="005C773F">
              <w:rPr>
                <w:rStyle w:val="Hyperlink"/>
                <w:rFonts w:cs="Arial"/>
                <w:noProof/>
              </w:rPr>
              <w:t>6.</w:t>
            </w:r>
            <w:r w:rsidR="000737E2">
              <w:rPr>
                <w:rFonts w:asciiTheme="minorHAnsi" w:eastAsiaTheme="minorEastAsia" w:hAnsiTheme="minorHAnsi" w:cstheme="minorBidi"/>
                <w:b w:val="0"/>
                <w:caps w:val="0"/>
                <w:noProof/>
                <w:sz w:val="22"/>
                <w:szCs w:val="22"/>
              </w:rPr>
              <w:tab/>
            </w:r>
            <w:r w:rsidR="000737E2" w:rsidRPr="005C773F">
              <w:rPr>
                <w:rStyle w:val="Hyperlink"/>
                <w:rFonts w:cs="Arial"/>
                <w:noProof/>
              </w:rPr>
              <w:t>Android Manifest Changes</w:t>
            </w:r>
            <w:r w:rsidR="000737E2">
              <w:rPr>
                <w:noProof/>
                <w:webHidden/>
              </w:rPr>
              <w:tab/>
            </w:r>
            <w:r w:rsidR="000737E2">
              <w:rPr>
                <w:noProof/>
                <w:webHidden/>
              </w:rPr>
              <w:fldChar w:fldCharType="begin"/>
            </w:r>
            <w:r w:rsidR="000737E2">
              <w:rPr>
                <w:noProof/>
                <w:webHidden/>
              </w:rPr>
              <w:instrText xml:space="preserve"> PAGEREF _Toc481751168 \h </w:instrText>
            </w:r>
            <w:r w:rsidR="000737E2">
              <w:rPr>
                <w:noProof/>
                <w:webHidden/>
              </w:rPr>
            </w:r>
            <w:r w:rsidR="000737E2">
              <w:rPr>
                <w:noProof/>
                <w:webHidden/>
              </w:rPr>
              <w:fldChar w:fldCharType="separate"/>
            </w:r>
            <w:r w:rsidR="000737E2">
              <w:rPr>
                <w:noProof/>
                <w:webHidden/>
              </w:rPr>
              <w:t>9</w:t>
            </w:r>
            <w:r w:rsidR="000737E2">
              <w:rPr>
                <w:noProof/>
                <w:webHidden/>
              </w:rPr>
              <w:fldChar w:fldCharType="end"/>
            </w:r>
          </w:hyperlink>
        </w:p>
        <w:p w14:paraId="3B8F2105" w14:textId="24A71A09" w:rsidR="000737E2" w:rsidRDefault="00CF1A6F">
          <w:pPr>
            <w:pStyle w:val="TOC1"/>
            <w:tabs>
              <w:tab w:val="left" w:pos="480"/>
              <w:tab w:val="right" w:leader="dot" w:pos="9533"/>
            </w:tabs>
            <w:rPr>
              <w:rFonts w:asciiTheme="minorHAnsi" w:eastAsiaTheme="minorEastAsia" w:hAnsiTheme="minorHAnsi" w:cstheme="minorBidi"/>
              <w:b w:val="0"/>
              <w:caps w:val="0"/>
              <w:noProof/>
              <w:sz w:val="22"/>
              <w:szCs w:val="22"/>
            </w:rPr>
          </w:pPr>
          <w:hyperlink w:anchor="_Toc481751169" w:history="1">
            <w:r w:rsidR="000737E2" w:rsidRPr="005C773F">
              <w:rPr>
                <w:rStyle w:val="Hyperlink"/>
                <w:rFonts w:cs="Arial"/>
                <w:noProof/>
              </w:rPr>
              <w:t>7.</w:t>
            </w:r>
            <w:r w:rsidR="000737E2">
              <w:rPr>
                <w:rFonts w:asciiTheme="minorHAnsi" w:eastAsiaTheme="minorEastAsia" w:hAnsiTheme="minorHAnsi" w:cstheme="minorBidi"/>
                <w:b w:val="0"/>
                <w:caps w:val="0"/>
                <w:noProof/>
                <w:sz w:val="22"/>
                <w:szCs w:val="22"/>
              </w:rPr>
              <w:tab/>
            </w:r>
            <w:r w:rsidR="000737E2" w:rsidRPr="005C773F">
              <w:rPr>
                <w:rStyle w:val="Hyperlink"/>
                <w:rFonts w:cs="Arial"/>
                <w:noProof/>
              </w:rPr>
              <w:t>Consumer care configuration</w:t>
            </w:r>
            <w:r w:rsidR="000737E2">
              <w:rPr>
                <w:noProof/>
                <w:webHidden/>
              </w:rPr>
              <w:tab/>
            </w:r>
            <w:r w:rsidR="000737E2">
              <w:rPr>
                <w:noProof/>
                <w:webHidden/>
              </w:rPr>
              <w:fldChar w:fldCharType="begin"/>
            </w:r>
            <w:r w:rsidR="000737E2">
              <w:rPr>
                <w:noProof/>
                <w:webHidden/>
              </w:rPr>
              <w:instrText xml:space="preserve"> PAGEREF _Toc481751169 \h </w:instrText>
            </w:r>
            <w:r w:rsidR="000737E2">
              <w:rPr>
                <w:noProof/>
                <w:webHidden/>
              </w:rPr>
            </w:r>
            <w:r w:rsidR="000737E2">
              <w:rPr>
                <w:noProof/>
                <w:webHidden/>
              </w:rPr>
              <w:fldChar w:fldCharType="separate"/>
            </w:r>
            <w:r w:rsidR="000737E2">
              <w:rPr>
                <w:noProof/>
                <w:webHidden/>
              </w:rPr>
              <w:t>10</w:t>
            </w:r>
            <w:r w:rsidR="000737E2">
              <w:rPr>
                <w:noProof/>
                <w:webHidden/>
              </w:rPr>
              <w:fldChar w:fldCharType="end"/>
            </w:r>
          </w:hyperlink>
        </w:p>
        <w:p w14:paraId="7CF29B13" w14:textId="5BD51449" w:rsidR="000737E2" w:rsidRDefault="00CF1A6F">
          <w:pPr>
            <w:pStyle w:val="TOC2"/>
            <w:tabs>
              <w:tab w:val="left" w:pos="480"/>
              <w:tab w:val="right" w:leader="dot" w:pos="9533"/>
            </w:tabs>
            <w:rPr>
              <w:rFonts w:eastAsiaTheme="minorEastAsia" w:cstheme="minorBidi"/>
              <w:b w:val="0"/>
              <w:noProof/>
              <w:sz w:val="22"/>
              <w:szCs w:val="22"/>
            </w:rPr>
          </w:pPr>
          <w:hyperlink w:anchor="_Toc481751170" w:history="1">
            <w:r w:rsidR="000737E2" w:rsidRPr="005C773F">
              <w:rPr>
                <w:rStyle w:val="Hyperlink"/>
                <w:rFonts w:cs="Arial"/>
                <w:noProof/>
              </w:rPr>
              <w:t>7.3</w:t>
            </w:r>
            <w:r w:rsidR="000737E2">
              <w:rPr>
                <w:rFonts w:eastAsiaTheme="minorEastAsia" w:cstheme="minorBidi"/>
                <w:b w:val="0"/>
                <w:noProof/>
                <w:sz w:val="22"/>
                <w:szCs w:val="22"/>
              </w:rPr>
              <w:tab/>
            </w:r>
            <w:r w:rsidR="000737E2" w:rsidRPr="005C773F">
              <w:rPr>
                <w:rStyle w:val="Hyperlink"/>
                <w:rFonts w:cs="Arial"/>
                <w:noProof/>
              </w:rPr>
              <w:t>Social provider configuration</w:t>
            </w:r>
            <w:r w:rsidR="000737E2">
              <w:rPr>
                <w:noProof/>
                <w:webHidden/>
              </w:rPr>
              <w:tab/>
            </w:r>
            <w:r w:rsidR="000737E2">
              <w:rPr>
                <w:noProof/>
                <w:webHidden/>
              </w:rPr>
              <w:fldChar w:fldCharType="begin"/>
            </w:r>
            <w:r w:rsidR="000737E2">
              <w:rPr>
                <w:noProof/>
                <w:webHidden/>
              </w:rPr>
              <w:instrText xml:space="preserve"> PAGEREF _Toc481751170 \h </w:instrText>
            </w:r>
            <w:r w:rsidR="000737E2">
              <w:rPr>
                <w:noProof/>
                <w:webHidden/>
              </w:rPr>
            </w:r>
            <w:r w:rsidR="000737E2">
              <w:rPr>
                <w:noProof/>
                <w:webHidden/>
              </w:rPr>
              <w:fldChar w:fldCharType="separate"/>
            </w:r>
            <w:r w:rsidR="000737E2">
              <w:rPr>
                <w:noProof/>
                <w:webHidden/>
              </w:rPr>
              <w:t>14</w:t>
            </w:r>
            <w:r w:rsidR="000737E2">
              <w:rPr>
                <w:noProof/>
                <w:webHidden/>
              </w:rPr>
              <w:fldChar w:fldCharType="end"/>
            </w:r>
          </w:hyperlink>
        </w:p>
        <w:p w14:paraId="02341514" w14:textId="548B8A6E" w:rsidR="000737E2" w:rsidRDefault="00CF1A6F">
          <w:pPr>
            <w:pStyle w:val="TOC1"/>
            <w:tabs>
              <w:tab w:val="left" w:pos="480"/>
              <w:tab w:val="right" w:leader="dot" w:pos="9533"/>
            </w:tabs>
            <w:rPr>
              <w:rFonts w:asciiTheme="minorHAnsi" w:eastAsiaTheme="minorEastAsia" w:hAnsiTheme="minorHAnsi" w:cstheme="minorBidi"/>
              <w:b w:val="0"/>
              <w:caps w:val="0"/>
              <w:noProof/>
              <w:sz w:val="22"/>
              <w:szCs w:val="22"/>
            </w:rPr>
          </w:pPr>
          <w:hyperlink w:anchor="_Toc481751171" w:history="1">
            <w:r w:rsidR="000737E2" w:rsidRPr="005C773F">
              <w:rPr>
                <w:rStyle w:val="Hyperlink"/>
                <w:rFonts w:cs="Arial"/>
                <w:noProof/>
              </w:rPr>
              <w:t>8.</w:t>
            </w:r>
            <w:r w:rsidR="000737E2">
              <w:rPr>
                <w:rFonts w:asciiTheme="minorHAnsi" w:eastAsiaTheme="minorEastAsia" w:hAnsiTheme="minorHAnsi" w:cstheme="minorBidi"/>
                <w:b w:val="0"/>
                <w:caps w:val="0"/>
                <w:noProof/>
                <w:sz w:val="22"/>
                <w:szCs w:val="22"/>
              </w:rPr>
              <w:tab/>
            </w:r>
            <w:r w:rsidR="000737E2" w:rsidRPr="005C773F">
              <w:rPr>
                <w:rStyle w:val="Hyperlink"/>
                <w:rFonts w:cs="Arial"/>
                <w:noProof/>
              </w:rPr>
              <w:t>Handling consumer care as fragments:</w:t>
            </w:r>
            <w:r w:rsidR="000737E2">
              <w:rPr>
                <w:noProof/>
                <w:webHidden/>
              </w:rPr>
              <w:tab/>
            </w:r>
            <w:r w:rsidR="000737E2">
              <w:rPr>
                <w:noProof/>
                <w:webHidden/>
              </w:rPr>
              <w:fldChar w:fldCharType="begin"/>
            </w:r>
            <w:r w:rsidR="000737E2">
              <w:rPr>
                <w:noProof/>
                <w:webHidden/>
              </w:rPr>
              <w:instrText xml:space="preserve"> PAGEREF _Toc481751171 \h </w:instrText>
            </w:r>
            <w:r w:rsidR="000737E2">
              <w:rPr>
                <w:noProof/>
                <w:webHidden/>
              </w:rPr>
            </w:r>
            <w:r w:rsidR="000737E2">
              <w:rPr>
                <w:noProof/>
                <w:webHidden/>
              </w:rPr>
              <w:fldChar w:fldCharType="separate"/>
            </w:r>
            <w:r w:rsidR="000737E2">
              <w:rPr>
                <w:noProof/>
                <w:webHidden/>
              </w:rPr>
              <w:t>15</w:t>
            </w:r>
            <w:r w:rsidR="000737E2">
              <w:rPr>
                <w:noProof/>
                <w:webHidden/>
              </w:rPr>
              <w:fldChar w:fldCharType="end"/>
            </w:r>
          </w:hyperlink>
        </w:p>
        <w:p w14:paraId="23194668" w14:textId="2C9A5AFE" w:rsidR="000737E2" w:rsidRDefault="00CF1A6F">
          <w:pPr>
            <w:pStyle w:val="TOC1"/>
            <w:tabs>
              <w:tab w:val="left" w:pos="480"/>
              <w:tab w:val="right" w:leader="dot" w:pos="9533"/>
            </w:tabs>
            <w:rPr>
              <w:rFonts w:asciiTheme="minorHAnsi" w:eastAsiaTheme="minorEastAsia" w:hAnsiTheme="minorHAnsi" w:cstheme="minorBidi"/>
              <w:b w:val="0"/>
              <w:caps w:val="0"/>
              <w:noProof/>
              <w:sz w:val="22"/>
              <w:szCs w:val="22"/>
            </w:rPr>
          </w:pPr>
          <w:hyperlink w:anchor="_Toc481751172" w:history="1">
            <w:r w:rsidR="000737E2" w:rsidRPr="005C773F">
              <w:rPr>
                <w:rStyle w:val="Hyperlink"/>
                <w:rFonts w:cs="Arial"/>
                <w:noProof/>
              </w:rPr>
              <w:t>9.</w:t>
            </w:r>
            <w:r w:rsidR="000737E2">
              <w:rPr>
                <w:rFonts w:asciiTheme="minorHAnsi" w:eastAsiaTheme="minorEastAsia" w:hAnsiTheme="minorHAnsi" w:cstheme="minorBidi"/>
                <w:b w:val="0"/>
                <w:caps w:val="0"/>
                <w:noProof/>
                <w:sz w:val="22"/>
                <w:szCs w:val="22"/>
              </w:rPr>
              <w:tab/>
            </w:r>
            <w:r w:rsidR="000737E2" w:rsidRPr="005C773F">
              <w:rPr>
                <w:rStyle w:val="Hyperlink"/>
                <w:rFonts w:cs="Arial"/>
                <w:noProof/>
              </w:rPr>
              <w:t>Handling consumer care as activity</w:t>
            </w:r>
            <w:r w:rsidR="000737E2">
              <w:rPr>
                <w:noProof/>
                <w:webHidden/>
              </w:rPr>
              <w:tab/>
            </w:r>
            <w:r w:rsidR="000737E2">
              <w:rPr>
                <w:noProof/>
                <w:webHidden/>
              </w:rPr>
              <w:fldChar w:fldCharType="begin"/>
            </w:r>
            <w:r w:rsidR="000737E2">
              <w:rPr>
                <w:noProof/>
                <w:webHidden/>
              </w:rPr>
              <w:instrText xml:space="preserve"> PAGEREF _Toc481751172 \h </w:instrText>
            </w:r>
            <w:r w:rsidR="000737E2">
              <w:rPr>
                <w:noProof/>
                <w:webHidden/>
              </w:rPr>
            </w:r>
            <w:r w:rsidR="000737E2">
              <w:rPr>
                <w:noProof/>
                <w:webHidden/>
              </w:rPr>
              <w:fldChar w:fldCharType="separate"/>
            </w:r>
            <w:r w:rsidR="000737E2">
              <w:rPr>
                <w:noProof/>
                <w:webHidden/>
              </w:rPr>
              <w:t>15</w:t>
            </w:r>
            <w:r w:rsidR="000737E2">
              <w:rPr>
                <w:noProof/>
                <w:webHidden/>
              </w:rPr>
              <w:fldChar w:fldCharType="end"/>
            </w:r>
          </w:hyperlink>
        </w:p>
        <w:p w14:paraId="1BAEC8B8" w14:textId="62699596" w:rsidR="000737E2" w:rsidRDefault="00CF1A6F">
          <w:pPr>
            <w:pStyle w:val="TOC1"/>
            <w:tabs>
              <w:tab w:val="left" w:pos="720"/>
              <w:tab w:val="right" w:leader="dot" w:pos="9533"/>
            </w:tabs>
            <w:rPr>
              <w:rFonts w:asciiTheme="minorHAnsi" w:eastAsiaTheme="minorEastAsia" w:hAnsiTheme="minorHAnsi" w:cstheme="minorBidi"/>
              <w:b w:val="0"/>
              <w:caps w:val="0"/>
              <w:noProof/>
              <w:sz w:val="22"/>
              <w:szCs w:val="22"/>
            </w:rPr>
          </w:pPr>
          <w:hyperlink w:anchor="_Toc481751173" w:history="1">
            <w:r w:rsidR="000737E2" w:rsidRPr="005C773F">
              <w:rPr>
                <w:rStyle w:val="Hyperlink"/>
                <w:rFonts w:cs="Arial"/>
                <w:noProof/>
              </w:rPr>
              <w:t>10.</w:t>
            </w:r>
            <w:r w:rsidR="000737E2">
              <w:rPr>
                <w:rFonts w:asciiTheme="minorHAnsi" w:eastAsiaTheme="minorEastAsia" w:hAnsiTheme="minorHAnsi" w:cstheme="minorBidi"/>
                <w:b w:val="0"/>
                <w:caps w:val="0"/>
                <w:noProof/>
                <w:sz w:val="22"/>
                <w:szCs w:val="22"/>
              </w:rPr>
              <w:tab/>
            </w:r>
            <w:r w:rsidR="000737E2" w:rsidRPr="005C773F">
              <w:rPr>
                <w:rStyle w:val="Hyperlink"/>
                <w:rFonts w:cs="Arial"/>
                <w:noProof/>
              </w:rPr>
              <w:t>Vertical features customization</w:t>
            </w:r>
            <w:r w:rsidR="000737E2">
              <w:rPr>
                <w:noProof/>
                <w:webHidden/>
              </w:rPr>
              <w:tab/>
            </w:r>
            <w:r w:rsidR="000737E2">
              <w:rPr>
                <w:noProof/>
                <w:webHidden/>
              </w:rPr>
              <w:fldChar w:fldCharType="begin"/>
            </w:r>
            <w:r w:rsidR="000737E2">
              <w:rPr>
                <w:noProof/>
                <w:webHidden/>
              </w:rPr>
              <w:instrText xml:space="preserve"> PAGEREF _Toc481751173 \h </w:instrText>
            </w:r>
            <w:r w:rsidR="000737E2">
              <w:rPr>
                <w:noProof/>
                <w:webHidden/>
              </w:rPr>
            </w:r>
            <w:r w:rsidR="000737E2">
              <w:rPr>
                <w:noProof/>
                <w:webHidden/>
              </w:rPr>
              <w:fldChar w:fldCharType="separate"/>
            </w:r>
            <w:r w:rsidR="000737E2">
              <w:rPr>
                <w:noProof/>
                <w:webHidden/>
              </w:rPr>
              <w:t>15</w:t>
            </w:r>
            <w:r w:rsidR="000737E2">
              <w:rPr>
                <w:noProof/>
                <w:webHidden/>
              </w:rPr>
              <w:fldChar w:fldCharType="end"/>
            </w:r>
          </w:hyperlink>
        </w:p>
        <w:p w14:paraId="1B570985" w14:textId="0813995E" w:rsidR="000737E2" w:rsidRDefault="00CF1A6F">
          <w:pPr>
            <w:pStyle w:val="TOC1"/>
            <w:tabs>
              <w:tab w:val="left" w:pos="720"/>
              <w:tab w:val="right" w:leader="dot" w:pos="9533"/>
            </w:tabs>
            <w:rPr>
              <w:rFonts w:asciiTheme="minorHAnsi" w:eastAsiaTheme="minorEastAsia" w:hAnsiTheme="minorHAnsi" w:cstheme="minorBidi"/>
              <w:b w:val="0"/>
              <w:caps w:val="0"/>
              <w:noProof/>
              <w:sz w:val="22"/>
              <w:szCs w:val="22"/>
            </w:rPr>
          </w:pPr>
          <w:hyperlink w:anchor="_Toc481751174" w:history="1">
            <w:r w:rsidR="000737E2" w:rsidRPr="005C773F">
              <w:rPr>
                <w:rStyle w:val="Hyperlink"/>
                <w:rFonts w:cs="Arial"/>
                <w:noProof/>
              </w:rPr>
              <w:t>11.</w:t>
            </w:r>
            <w:r w:rsidR="000737E2">
              <w:rPr>
                <w:rFonts w:asciiTheme="minorHAnsi" w:eastAsiaTheme="minorEastAsia" w:hAnsiTheme="minorHAnsi" w:cstheme="minorBidi"/>
                <w:b w:val="0"/>
                <w:caps w:val="0"/>
                <w:noProof/>
                <w:sz w:val="22"/>
                <w:szCs w:val="22"/>
              </w:rPr>
              <w:tab/>
            </w:r>
            <w:r w:rsidR="000737E2" w:rsidRPr="005C773F">
              <w:rPr>
                <w:rStyle w:val="Hyperlink"/>
                <w:rFonts w:cs="Arial"/>
                <w:noProof/>
              </w:rPr>
              <w:t>Action bar customization</w:t>
            </w:r>
            <w:r w:rsidR="000737E2">
              <w:rPr>
                <w:noProof/>
                <w:webHidden/>
              </w:rPr>
              <w:tab/>
            </w:r>
            <w:r w:rsidR="000737E2">
              <w:rPr>
                <w:noProof/>
                <w:webHidden/>
              </w:rPr>
              <w:fldChar w:fldCharType="begin"/>
            </w:r>
            <w:r w:rsidR="000737E2">
              <w:rPr>
                <w:noProof/>
                <w:webHidden/>
              </w:rPr>
              <w:instrText xml:space="preserve"> PAGEREF _Toc481751174 \h </w:instrText>
            </w:r>
            <w:r w:rsidR="000737E2">
              <w:rPr>
                <w:noProof/>
                <w:webHidden/>
              </w:rPr>
            </w:r>
            <w:r w:rsidR="000737E2">
              <w:rPr>
                <w:noProof/>
                <w:webHidden/>
              </w:rPr>
              <w:fldChar w:fldCharType="separate"/>
            </w:r>
            <w:r w:rsidR="000737E2">
              <w:rPr>
                <w:noProof/>
                <w:webHidden/>
              </w:rPr>
              <w:t>18</w:t>
            </w:r>
            <w:r w:rsidR="000737E2">
              <w:rPr>
                <w:noProof/>
                <w:webHidden/>
              </w:rPr>
              <w:fldChar w:fldCharType="end"/>
            </w:r>
          </w:hyperlink>
        </w:p>
        <w:p w14:paraId="75150283" w14:textId="00BA7F0C" w:rsidR="000737E2" w:rsidRDefault="00CF1A6F">
          <w:pPr>
            <w:pStyle w:val="TOC1"/>
            <w:tabs>
              <w:tab w:val="left" w:pos="720"/>
              <w:tab w:val="right" w:leader="dot" w:pos="9533"/>
            </w:tabs>
            <w:rPr>
              <w:rFonts w:asciiTheme="minorHAnsi" w:eastAsiaTheme="minorEastAsia" w:hAnsiTheme="minorHAnsi" w:cstheme="minorBidi"/>
              <w:b w:val="0"/>
              <w:caps w:val="0"/>
              <w:noProof/>
              <w:sz w:val="22"/>
              <w:szCs w:val="22"/>
            </w:rPr>
          </w:pPr>
          <w:hyperlink w:anchor="_Toc481751175" w:history="1">
            <w:r w:rsidR="000737E2" w:rsidRPr="005C773F">
              <w:rPr>
                <w:rStyle w:val="Hyperlink"/>
                <w:noProof/>
              </w:rPr>
              <w:t>12.</w:t>
            </w:r>
            <w:r w:rsidR="000737E2">
              <w:rPr>
                <w:rFonts w:asciiTheme="minorHAnsi" w:eastAsiaTheme="minorEastAsia" w:hAnsiTheme="minorHAnsi" w:cstheme="minorBidi"/>
                <w:b w:val="0"/>
                <w:caps w:val="0"/>
                <w:noProof/>
                <w:sz w:val="22"/>
                <w:szCs w:val="22"/>
              </w:rPr>
              <w:tab/>
            </w:r>
            <w:r w:rsidR="000737E2" w:rsidRPr="005C773F">
              <w:rPr>
                <w:rStyle w:val="Hyperlink"/>
                <w:noProof/>
              </w:rPr>
              <w:t>Supporting apps with Over 65K Methods</w:t>
            </w:r>
            <w:r w:rsidR="000737E2">
              <w:rPr>
                <w:noProof/>
                <w:webHidden/>
              </w:rPr>
              <w:tab/>
            </w:r>
            <w:r w:rsidR="000737E2">
              <w:rPr>
                <w:noProof/>
                <w:webHidden/>
              </w:rPr>
              <w:fldChar w:fldCharType="begin"/>
            </w:r>
            <w:r w:rsidR="000737E2">
              <w:rPr>
                <w:noProof/>
                <w:webHidden/>
              </w:rPr>
              <w:instrText xml:space="preserve"> PAGEREF _Toc481751175 \h </w:instrText>
            </w:r>
            <w:r w:rsidR="000737E2">
              <w:rPr>
                <w:noProof/>
                <w:webHidden/>
              </w:rPr>
            </w:r>
            <w:r w:rsidR="000737E2">
              <w:rPr>
                <w:noProof/>
                <w:webHidden/>
              </w:rPr>
              <w:fldChar w:fldCharType="separate"/>
            </w:r>
            <w:r w:rsidR="000737E2">
              <w:rPr>
                <w:noProof/>
                <w:webHidden/>
              </w:rPr>
              <w:t>18</w:t>
            </w:r>
            <w:r w:rsidR="000737E2">
              <w:rPr>
                <w:noProof/>
                <w:webHidden/>
              </w:rPr>
              <w:fldChar w:fldCharType="end"/>
            </w:r>
          </w:hyperlink>
        </w:p>
        <w:p w14:paraId="420E5B91" w14:textId="3D42E3CD" w:rsidR="000737E2" w:rsidRDefault="00CF1A6F">
          <w:pPr>
            <w:pStyle w:val="TOC1"/>
            <w:tabs>
              <w:tab w:val="left" w:pos="720"/>
              <w:tab w:val="right" w:leader="dot" w:pos="9533"/>
            </w:tabs>
            <w:rPr>
              <w:rFonts w:asciiTheme="minorHAnsi" w:eastAsiaTheme="minorEastAsia" w:hAnsiTheme="minorHAnsi" w:cstheme="minorBidi"/>
              <w:b w:val="0"/>
              <w:caps w:val="0"/>
              <w:noProof/>
              <w:sz w:val="22"/>
              <w:szCs w:val="22"/>
            </w:rPr>
          </w:pPr>
          <w:hyperlink w:anchor="_Toc481751176" w:history="1">
            <w:r w:rsidR="000737E2" w:rsidRPr="005C773F">
              <w:rPr>
                <w:rStyle w:val="Hyperlink"/>
                <w:rFonts w:cs="Arial"/>
                <w:noProof/>
              </w:rPr>
              <w:t>13.</w:t>
            </w:r>
            <w:r w:rsidR="000737E2">
              <w:rPr>
                <w:rFonts w:asciiTheme="minorHAnsi" w:eastAsiaTheme="minorEastAsia" w:hAnsiTheme="minorHAnsi" w:cstheme="minorBidi"/>
                <w:b w:val="0"/>
                <w:caps w:val="0"/>
                <w:noProof/>
                <w:sz w:val="22"/>
                <w:szCs w:val="22"/>
              </w:rPr>
              <w:tab/>
            </w:r>
            <w:r w:rsidR="000737E2" w:rsidRPr="005C773F">
              <w:rPr>
                <w:rStyle w:val="Hyperlink"/>
                <w:rFonts w:cs="Arial"/>
                <w:noProof/>
              </w:rPr>
              <w:t>Supported Languages</w:t>
            </w:r>
            <w:r w:rsidR="000737E2">
              <w:rPr>
                <w:noProof/>
                <w:webHidden/>
              </w:rPr>
              <w:tab/>
            </w:r>
            <w:r w:rsidR="000737E2">
              <w:rPr>
                <w:noProof/>
                <w:webHidden/>
              </w:rPr>
              <w:fldChar w:fldCharType="begin"/>
            </w:r>
            <w:r w:rsidR="000737E2">
              <w:rPr>
                <w:noProof/>
                <w:webHidden/>
              </w:rPr>
              <w:instrText xml:space="preserve"> PAGEREF _Toc481751176 \h </w:instrText>
            </w:r>
            <w:r w:rsidR="000737E2">
              <w:rPr>
                <w:noProof/>
                <w:webHidden/>
              </w:rPr>
            </w:r>
            <w:r w:rsidR="000737E2">
              <w:rPr>
                <w:noProof/>
                <w:webHidden/>
              </w:rPr>
              <w:fldChar w:fldCharType="separate"/>
            </w:r>
            <w:r w:rsidR="000737E2">
              <w:rPr>
                <w:noProof/>
                <w:webHidden/>
              </w:rPr>
              <w:t>19</w:t>
            </w:r>
            <w:r w:rsidR="000737E2">
              <w:rPr>
                <w:noProof/>
                <w:webHidden/>
              </w:rPr>
              <w:fldChar w:fldCharType="end"/>
            </w:r>
          </w:hyperlink>
        </w:p>
        <w:p w14:paraId="3BDBACCE" w14:textId="34B0C044" w:rsidR="000737E2" w:rsidRDefault="00CF1A6F">
          <w:pPr>
            <w:pStyle w:val="TOC1"/>
            <w:tabs>
              <w:tab w:val="left" w:pos="720"/>
              <w:tab w:val="right" w:leader="dot" w:pos="9533"/>
            </w:tabs>
            <w:rPr>
              <w:rFonts w:asciiTheme="minorHAnsi" w:eastAsiaTheme="minorEastAsia" w:hAnsiTheme="minorHAnsi" w:cstheme="minorBidi"/>
              <w:b w:val="0"/>
              <w:caps w:val="0"/>
              <w:noProof/>
              <w:sz w:val="22"/>
              <w:szCs w:val="22"/>
            </w:rPr>
          </w:pPr>
          <w:hyperlink w:anchor="_Toc481751177" w:history="1">
            <w:r w:rsidR="000737E2" w:rsidRPr="005C773F">
              <w:rPr>
                <w:rStyle w:val="Hyperlink"/>
                <w:rFonts w:cs="Arial"/>
                <w:noProof/>
              </w:rPr>
              <w:t>14.</w:t>
            </w:r>
            <w:r w:rsidR="000737E2">
              <w:rPr>
                <w:rFonts w:asciiTheme="minorHAnsi" w:eastAsiaTheme="minorEastAsia" w:hAnsiTheme="minorHAnsi" w:cstheme="minorBidi"/>
                <w:b w:val="0"/>
                <w:caps w:val="0"/>
                <w:noProof/>
                <w:sz w:val="22"/>
                <w:szCs w:val="22"/>
              </w:rPr>
              <w:tab/>
            </w:r>
            <w:r w:rsidR="000737E2" w:rsidRPr="005C773F">
              <w:rPr>
                <w:rStyle w:val="Hyperlink"/>
                <w:rFonts w:cs="Arial"/>
                <w:noProof/>
              </w:rPr>
              <w:t>Proguard Rules</w:t>
            </w:r>
            <w:r w:rsidR="000737E2">
              <w:rPr>
                <w:noProof/>
                <w:webHidden/>
              </w:rPr>
              <w:tab/>
            </w:r>
            <w:r w:rsidR="000737E2">
              <w:rPr>
                <w:noProof/>
                <w:webHidden/>
              </w:rPr>
              <w:fldChar w:fldCharType="begin"/>
            </w:r>
            <w:r w:rsidR="000737E2">
              <w:rPr>
                <w:noProof/>
                <w:webHidden/>
              </w:rPr>
              <w:instrText xml:space="preserve"> PAGEREF _Toc481751177 \h </w:instrText>
            </w:r>
            <w:r w:rsidR="000737E2">
              <w:rPr>
                <w:noProof/>
                <w:webHidden/>
              </w:rPr>
            </w:r>
            <w:r w:rsidR="000737E2">
              <w:rPr>
                <w:noProof/>
                <w:webHidden/>
              </w:rPr>
              <w:fldChar w:fldCharType="separate"/>
            </w:r>
            <w:r w:rsidR="000737E2">
              <w:rPr>
                <w:noProof/>
                <w:webHidden/>
              </w:rPr>
              <w:t>19</w:t>
            </w:r>
            <w:r w:rsidR="000737E2">
              <w:rPr>
                <w:noProof/>
                <w:webHidden/>
              </w:rPr>
              <w:fldChar w:fldCharType="end"/>
            </w:r>
          </w:hyperlink>
        </w:p>
        <w:p w14:paraId="75814096" w14:textId="3B6C416B" w:rsidR="000737E2" w:rsidRDefault="00CF1A6F">
          <w:pPr>
            <w:pStyle w:val="TOC1"/>
            <w:tabs>
              <w:tab w:val="left" w:pos="720"/>
              <w:tab w:val="right" w:leader="dot" w:pos="9533"/>
            </w:tabs>
            <w:rPr>
              <w:rFonts w:asciiTheme="minorHAnsi" w:eastAsiaTheme="minorEastAsia" w:hAnsiTheme="minorHAnsi" w:cstheme="minorBidi"/>
              <w:b w:val="0"/>
              <w:caps w:val="0"/>
              <w:noProof/>
              <w:sz w:val="22"/>
              <w:szCs w:val="22"/>
            </w:rPr>
          </w:pPr>
          <w:hyperlink w:anchor="_Toc481751178" w:history="1">
            <w:r w:rsidR="000737E2" w:rsidRPr="005C773F">
              <w:rPr>
                <w:rStyle w:val="Hyperlink"/>
                <w:rFonts w:cs="Arial"/>
                <w:noProof/>
              </w:rPr>
              <w:t>15.</w:t>
            </w:r>
            <w:r w:rsidR="000737E2">
              <w:rPr>
                <w:rFonts w:asciiTheme="minorHAnsi" w:eastAsiaTheme="minorEastAsia" w:hAnsiTheme="minorHAnsi" w:cstheme="minorBidi"/>
                <w:b w:val="0"/>
                <w:caps w:val="0"/>
                <w:noProof/>
                <w:sz w:val="22"/>
                <w:szCs w:val="22"/>
              </w:rPr>
              <w:tab/>
            </w:r>
            <w:r w:rsidR="000737E2" w:rsidRPr="005C773F">
              <w:rPr>
                <w:rStyle w:val="Hyperlink"/>
                <w:rFonts w:cs="Arial"/>
                <w:noProof/>
              </w:rPr>
              <w:t>Frequently asked Questions</w:t>
            </w:r>
            <w:r w:rsidR="000737E2">
              <w:rPr>
                <w:noProof/>
                <w:webHidden/>
              </w:rPr>
              <w:tab/>
            </w:r>
            <w:r w:rsidR="000737E2">
              <w:rPr>
                <w:noProof/>
                <w:webHidden/>
              </w:rPr>
              <w:fldChar w:fldCharType="begin"/>
            </w:r>
            <w:r w:rsidR="000737E2">
              <w:rPr>
                <w:noProof/>
                <w:webHidden/>
              </w:rPr>
              <w:instrText xml:space="preserve"> PAGEREF _Toc481751178 \h </w:instrText>
            </w:r>
            <w:r w:rsidR="000737E2">
              <w:rPr>
                <w:noProof/>
                <w:webHidden/>
              </w:rPr>
            </w:r>
            <w:r w:rsidR="000737E2">
              <w:rPr>
                <w:noProof/>
                <w:webHidden/>
              </w:rPr>
              <w:fldChar w:fldCharType="separate"/>
            </w:r>
            <w:r w:rsidR="000737E2">
              <w:rPr>
                <w:noProof/>
                <w:webHidden/>
              </w:rPr>
              <w:t>21</w:t>
            </w:r>
            <w:r w:rsidR="000737E2">
              <w:rPr>
                <w:noProof/>
                <w:webHidden/>
              </w:rPr>
              <w:fldChar w:fldCharType="end"/>
            </w:r>
          </w:hyperlink>
        </w:p>
        <w:p w14:paraId="7A97ADF4" w14:textId="287EECB1" w:rsidR="000737E2" w:rsidRDefault="00CF1A6F">
          <w:pPr>
            <w:pStyle w:val="TOC1"/>
            <w:tabs>
              <w:tab w:val="left" w:pos="480"/>
              <w:tab w:val="right" w:leader="dot" w:pos="9533"/>
            </w:tabs>
            <w:rPr>
              <w:rFonts w:asciiTheme="minorHAnsi" w:eastAsiaTheme="minorEastAsia" w:hAnsiTheme="minorHAnsi" w:cstheme="minorBidi"/>
              <w:b w:val="0"/>
              <w:caps w:val="0"/>
              <w:noProof/>
              <w:sz w:val="22"/>
              <w:szCs w:val="22"/>
            </w:rPr>
          </w:pPr>
          <w:hyperlink w:anchor="_Toc481751179" w:history="1">
            <w:r w:rsidR="000737E2" w:rsidRPr="005C773F">
              <w:rPr>
                <w:rStyle w:val="Hyperlink"/>
                <w:rFonts w:cs="Arial"/>
                <w:noProof/>
              </w:rPr>
              <w:t>a.</w:t>
            </w:r>
            <w:r w:rsidR="000737E2">
              <w:rPr>
                <w:rFonts w:asciiTheme="minorHAnsi" w:eastAsiaTheme="minorEastAsia" w:hAnsiTheme="minorHAnsi" w:cstheme="minorBidi"/>
                <w:b w:val="0"/>
                <w:caps w:val="0"/>
                <w:noProof/>
                <w:sz w:val="22"/>
                <w:szCs w:val="22"/>
              </w:rPr>
              <w:tab/>
            </w:r>
            <w:r w:rsidR="000737E2" w:rsidRPr="005C773F">
              <w:rPr>
                <w:rStyle w:val="Hyperlink"/>
                <w:rFonts w:cs="Arial"/>
                <w:noProof/>
              </w:rPr>
              <w:t>How about customising fonts and sizes?</w:t>
            </w:r>
            <w:r w:rsidR="000737E2">
              <w:rPr>
                <w:noProof/>
                <w:webHidden/>
              </w:rPr>
              <w:tab/>
            </w:r>
            <w:r w:rsidR="000737E2">
              <w:rPr>
                <w:noProof/>
                <w:webHidden/>
              </w:rPr>
              <w:fldChar w:fldCharType="begin"/>
            </w:r>
            <w:r w:rsidR="000737E2">
              <w:rPr>
                <w:noProof/>
                <w:webHidden/>
              </w:rPr>
              <w:instrText xml:space="preserve"> PAGEREF _Toc481751179 \h </w:instrText>
            </w:r>
            <w:r w:rsidR="000737E2">
              <w:rPr>
                <w:noProof/>
                <w:webHidden/>
              </w:rPr>
            </w:r>
            <w:r w:rsidR="000737E2">
              <w:rPr>
                <w:noProof/>
                <w:webHidden/>
              </w:rPr>
              <w:fldChar w:fldCharType="separate"/>
            </w:r>
            <w:r w:rsidR="000737E2">
              <w:rPr>
                <w:noProof/>
                <w:webHidden/>
              </w:rPr>
              <w:t>21</w:t>
            </w:r>
            <w:r w:rsidR="000737E2">
              <w:rPr>
                <w:noProof/>
                <w:webHidden/>
              </w:rPr>
              <w:fldChar w:fldCharType="end"/>
            </w:r>
          </w:hyperlink>
        </w:p>
        <w:p w14:paraId="27F96666" w14:textId="72EDFC2E" w:rsidR="000737E2" w:rsidRDefault="00CF1A6F">
          <w:pPr>
            <w:pStyle w:val="TOC1"/>
            <w:tabs>
              <w:tab w:val="left" w:pos="720"/>
              <w:tab w:val="right" w:leader="dot" w:pos="9533"/>
            </w:tabs>
            <w:rPr>
              <w:rFonts w:asciiTheme="minorHAnsi" w:eastAsiaTheme="minorEastAsia" w:hAnsiTheme="minorHAnsi" w:cstheme="minorBidi"/>
              <w:b w:val="0"/>
              <w:caps w:val="0"/>
              <w:noProof/>
              <w:sz w:val="22"/>
              <w:szCs w:val="22"/>
            </w:rPr>
          </w:pPr>
          <w:hyperlink w:anchor="_Toc481751180" w:history="1">
            <w:r w:rsidR="000737E2" w:rsidRPr="005C773F">
              <w:rPr>
                <w:rStyle w:val="Hyperlink"/>
                <w:rFonts w:cs="Arial"/>
                <w:noProof/>
              </w:rPr>
              <w:t>16.</w:t>
            </w:r>
            <w:r w:rsidR="000737E2">
              <w:rPr>
                <w:rFonts w:asciiTheme="minorHAnsi" w:eastAsiaTheme="minorEastAsia" w:hAnsiTheme="minorHAnsi" w:cstheme="minorBidi"/>
                <w:b w:val="0"/>
                <w:caps w:val="0"/>
                <w:noProof/>
                <w:sz w:val="22"/>
                <w:szCs w:val="22"/>
              </w:rPr>
              <w:tab/>
            </w:r>
            <w:r w:rsidR="000737E2" w:rsidRPr="005C773F">
              <w:rPr>
                <w:rStyle w:val="Hyperlink"/>
                <w:rFonts w:cs="Arial"/>
                <w:noProof/>
              </w:rPr>
              <w:t>Notes</w:t>
            </w:r>
            <w:r w:rsidR="000737E2">
              <w:rPr>
                <w:noProof/>
                <w:webHidden/>
              </w:rPr>
              <w:tab/>
            </w:r>
            <w:r w:rsidR="000737E2">
              <w:rPr>
                <w:noProof/>
                <w:webHidden/>
              </w:rPr>
              <w:fldChar w:fldCharType="begin"/>
            </w:r>
            <w:r w:rsidR="000737E2">
              <w:rPr>
                <w:noProof/>
                <w:webHidden/>
              </w:rPr>
              <w:instrText xml:space="preserve"> PAGEREF _Toc481751180 \h </w:instrText>
            </w:r>
            <w:r w:rsidR="000737E2">
              <w:rPr>
                <w:noProof/>
                <w:webHidden/>
              </w:rPr>
            </w:r>
            <w:r w:rsidR="000737E2">
              <w:rPr>
                <w:noProof/>
                <w:webHidden/>
              </w:rPr>
              <w:fldChar w:fldCharType="separate"/>
            </w:r>
            <w:r w:rsidR="000737E2">
              <w:rPr>
                <w:noProof/>
                <w:webHidden/>
              </w:rPr>
              <w:t>23</w:t>
            </w:r>
            <w:r w:rsidR="000737E2">
              <w:rPr>
                <w:noProof/>
                <w:webHidden/>
              </w:rPr>
              <w:fldChar w:fldCharType="end"/>
            </w:r>
          </w:hyperlink>
        </w:p>
        <w:p w14:paraId="51CA20B6" w14:textId="2EF06454" w:rsidR="000737E2" w:rsidRDefault="000737E2">
          <w:r>
            <w:rPr>
              <w:b/>
              <w:bCs/>
              <w:noProof/>
            </w:rPr>
            <w:fldChar w:fldCharType="end"/>
          </w:r>
        </w:p>
      </w:sdtContent>
    </w:sdt>
    <w:p w14:paraId="70DB43A0" w14:textId="743AFED0" w:rsidR="00A1206C" w:rsidRPr="000737E2" w:rsidRDefault="00CA7A9A" w:rsidP="000737E2">
      <w:pPr>
        <w:rPr>
          <w:rFonts w:cs="Arial"/>
          <w:b/>
          <w:sz w:val="20"/>
        </w:rPr>
      </w:pPr>
      <w:r>
        <w:rPr>
          <w:rFonts w:cs="Arial"/>
          <w:b/>
          <w:sz w:val="20"/>
        </w:rPr>
        <w:br w:type="page"/>
      </w:r>
    </w:p>
    <w:p w14:paraId="3B1D7A0D" w14:textId="77777777" w:rsidR="00F31F86" w:rsidRPr="008D6FA5" w:rsidRDefault="00F31F86" w:rsidP="00F31F86">
      <w:pPr>
        <w:pStyle w:val="Heading1"/>
        <w:rPr>
          <w:rFonts w:cs="Arial"/>
        </w:rPr>
      </w:pPr>
      <w:bookmarkStart w:id="0" w:name="_Toc364069857"/>
      <w:bookmarkStart w:id="1" w:name="_Toc364069951"/>
      <w:bookmarkStart w:id="2" w:name="_Toc364070065"/>
      <w:bookmarkStart w:id="3" w:name="_Toc364070108"/>
      <w:bookmarkStart w:id="4" w:name="_Toc364070150"/>
      <w:bookmarkStart w:id="5" w:name="_Toc364131929"/>
      <w:bookmarkStart w:id="6" w:name="_Toc364133095"/>
      <w:bookmarkStart w:id="7" w:name="_Toc364133387"/>
      <w:bookmarkStart w:id="8" w:name="_Toc364140007"/>
      <w:bookmarkStart w:id="9" w:name="_Toc375657134"/>
      <w:bookmarkStart w:id="10" w:name="_Toc393187360"/>
      <w:bookmarkStart w:id="11" w:name="_Toc387047448"/>
      <w:bookmarkStart w:id="12" w:name="_Toc297311296"/>
      <w:bookmarkStart w:id="13" w:name="_Toc444883170"/>
      <w:bookmarkStart w:id="14" w:name="_Toc481751155"/>
      <w:r w:rsidRPr="008D6FA5">
        <w:rPr>
          <w:rFonts w:cs="Arial"/>
        </w:rPr>
        <w:lastRenderedPageBreak/>
        <w:t>INTRODUCTION</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p>
    <w:p w14:paraId="74E020F5" w14:textId="56B53D50" w:rsidR="00F31F86" w:rsidRPr="008D6FA5" w:rsidRDefault="00F31F86" w:rsidP="00F31F86">
      <w:pPr>
        <w:rPr>
          <w:rFonts w:cs="Arial"/>
        </w:rPr>
      </w:pPr>
      <w:r w:rsidRPr="008D6FA5">
        <w:rPr>
          <w:rFonts w:cs="Arial"/>
        </w:rPr>
        <w:t>This document</w:t>
      </w:r>
      <w:r w:rsidR="00644872" w:rsidRPr="008D6FA5">
        <w:rPr>
          <w:rFonts w:cs="Arial"/>
        </w:rPr>
        <w:t xml:space="preserve"> provides </w:t>
      </w:r>
      <w:r w:rsidRPr="008D6FA5">
        <w:rPr>
          <w:rFonts w:cs="Arial"/>
        </w:rPr>
        <w:t xml:space="preserve">an overview of integration </w:t>
      </w:r>
      <w:r w:rsidR="00644872" w:rsidRPr="008D6FA5">
        <w:rPr>
          <w:rFonts w:cs="Arial"/>
        </w:rPr>
        <w:t>procedure for consumer care library</w:t>
      </w:r>
      <w:r w:rsidRPr="008D6FA5">
        <w:rPr>
          <w:rFonts w:cs="Arial"/>
        </w:rPr>
        <w:t xml:space="preserve"> in </w:t>
      </w:r>
      <w:r w:rsidR="00644872" w:rsidRPr="008D6FA5">
        <w:rPr>
          <w:rFonts w:cs="Arial"/>
        </w:rPr>
        <w:t>android m</w:t>
      </w:r>
      <w:r w:rsidRPr="008D6FA5">
        <w:rPr>
          <w:rFonts w:cs="Arial"/>
        </w:rPr>
        <w:t xml:space="preserve">obile applications. </w:t>
      </w:r>
    </w:p>
    <w:p w14:paraId="555D47D8" w14:textId="77777777" w:rsidR="00F31F86" w:rsidRPr="008D6FA5" w:rsidRDefault="00F31F86" w:rsidP="00F31F86">
      <w:pPr>
        <w:rPr>
          <w:rFonts w:cs="Arial"/>
        </w:rPr>
      </w:pPr>
    </w:p>
    <w:p w14:paraId="289CF796" w14:textId="5D0472F2" w:rsidR="00B234E4" w:rsidRPr="008D6FA5" w:rsidRDefault="00010061" w:rsidP="00FF6D95">
      <w:pPr>
        <w:pStyle w:val="BodyText"/>
        <w:rPr>
          <w:rFonts w:cs="Arial"/>
        </w:rPr>
      </w:pPr>
      <w:r w:rsidRPr="00CA7A9A">
        <w:rPr>
          <w:rFonts w:cs="Arial"/>
          <w:color w:val="000000" w:themeColor="text1"/>
          <w:szCs w:val="24"/>
        </w:rPr>
        <w:t xml:space="preserve">Consumer care </w:t>
      </w:r>
      <w:r w:rsidR="00B234E4" w:rsidRPr="008D6FA5">
        <w:rPr>
          <w:rFonts w:cs="Arial"/>
          <w:szCs w:val="24"/>
        </w:rPr>
        <w:t>library provides set of standardized consumer care support features which can be used in all Philips apps.</w:t>
      </w:r>
    </w:p>
    <w:p w14:paraId="6ECA4399" w14:textId="337FFA71" w:rsidR="00C20BDF" w:rsidRDefault="00912AE3" w:rsidP="00C20BDF">
      <w:pPr>
        <w:pStyle w:val="Heading1"/>
        <w:rPr>
          <w:rFonts w:cs="Arial"/>
        </w:rPr>
      </w:pPr>
      <w:bookmarkStart w:id="15" w:name="_Toc297311297"/>
      <w:bookmarkStart w:id="16" w:name="_Toc444883171"/>
      <w:bookmarkStart w:id="17" w:name="_Toc481751156"/>
      <w:r w:rsidRPr="008D6FA5">
        <w:rPr>
          <w:rFonts w:cs="Arial"/>
        </w:rPr>
        <w:t>INTEG</w:t>
      </w:r>
      <w:r w:rsidR="00E060AE" w:rsidRPr="008D6FA5">
        <w:rPr>
          <w:rFonts w:cs="Arial"/>
        </w:rPr>
        <w:t>RATION</w:t>
      </w:r>
      <w:bookmarkEnd w:id="15"/>
      <w:bookmarkEnd w:id="16"/>
      <w:bookmarkEnd w:id="17"/>
    </w:p>
    <w:p w14:paraId="3CD27188" w14:textId="7B509AF1" w:rsidR="00774B41" w:rsidRDefault="00662764" w:rsidP="00774B41">
      <w:pPr>
        <w:pStyle w:val="BodyText"/>
        <w:rPr>
          <w:lang w:val="en-GB"/>
        </w:rPr>
      </w:pPr>
      <w:r>
        <w:rPr>
          <w:lang w:val="en-GB"/>
        </w:rPr>
        <w:t>There are two ways to integrate “Digital Care” library with any Android app.</w:t>
      </w:r>
    </w:p>
    <w:p w14:paraId="5D62844C" w14:textId="2054078D" w:rsidR="00662764" w:rsidRDefault="00662764" w:rsidP="00662764">
      <w:pPr>
        <w:pStyle w:val="BodyText"/>
        <w:numPr>
          <w:ilvl w:val="2"/>
          <w:numId w:val="43"/>
        </w:numPr>
        <w:rPr>
          <w:lang w:val="en-GB"/>
        </w:rPr>
      </w:pPr>
      <w:r w:rsidRPr="00662764">
        <w:rPr>
          <w:b/>
          <w:lang w:val="en-GB"/>
        </w:rPr>
        <w:t>Maven repository based</w:t>
      </w:r>
      <w:r>
        <w:rPr>
          <w:lang w:val="en-GB"/>
        </w:rPr>
        <w:t xml:space="preserve">: At compile time, machine </w:t>
      </w:r>
      <w:r w:rsidR="008E773B">
        <w:rPr>
          <w:lang w:val="en-GB"/>
        </w:rPr>
        <w:t>must</w:t>
      </w:r>
      <w:r>
        <w:rPr>
          <w:lang w:val="en-GB"/>
        </w:rPr>
        <w:t xml:space="preserve"> be connected with Philips network.</w:t>
      </w:r>
      <w:r w:rsidR="00D2544B">
        <w:rPr>
          <w:lang w:val="en-GB"/>
        </w:rPr>
        <w:t xml:space="preserve"> Do follow section 2.</w:t>
      </w:r>
      <w:r w:rsidR="00EB477A" w:rsidRPr="00CA7A9A">
        <w:rPr>
          <w:color w:val="000000" w:themeColor="text1"/>
          <w:lang w:val="en-GB"/>
        </w:rPr>
        <w:t>1</w:t>
      </w:r>
    </w:p>
    <w:p w14:paraId="705A4E16" w14:textId="779CC73D" w:rsidR="00774B41" w:rsidRPr="00662764" w:rsidRDefault="00662764" w:rsidP="009560E4">
      <w:pPr>
        <w:pStyle w:val="BodyText"/>
        <w:numPr>
          <w:ilvl w:val="2"/>
          <w:numId w:val="43"/>
        </w:numPr>
        <w:rPr>
          <w:lang w:val="en-GB"/>
        </w:rPr>
      </w:pPr>
      <w:r w:rsidRPr="00662764">
        <w:rPr>
          <w:b/>
          <w:lang w:val="en-GB"/>
        </w:rPr>
        <w:t>Library Integration</w:t>
      </w:r>
      <w:r w:rsidRPr="00662764">
        <w:rPr>
          <w:lang w:val="en-GB"/>
        </w:rPr>
        <w:t>: If unable to connect with Philips network then include libraries to your root application.</w:t>
      </w:r>
      <w:r w:rsidR="00460199">
        <w:rPr>
          <w:lang w:val="en-GB"/>
        </w:rPr>
        <w:t xml:space="preserve"> Do follow section 2.</w:t>
      </w:r>
      <w:r w:rsidR="00EB477A">
        <w:rPr>
          <w:lang w:val="en-GB"/>
        </w:rPr>
        <w:t>2</w:t>
      </w:r>
    </w:p>
    <w:p w14:paraId="5446F41F" w14:textId="212B8687" w:rsidR="0063714A" w:rsidRPr="008D6FA5" w:rsidRDefault="003039E4" w:rsidP="00C20BDF">
      <w:pPr>
        <w:pStyle w:val="Heading2"/>
        <w:rPr>
          <w:rFonts w:cs="Arial"/>
        </w:rPr>
      </w:pPr>
      <w:bookmarkStart w:id="18" w:name="_Toc297311298"/>
      <w:bookmarkStart w:id="19" w:name="_Toc444883172"/>
      <w:bookmarkStart w:id="20" w:name="_Toc481751157"/>
      <w:r w:rsidRPr="008D6FA5">
        <w:rPr>
          <w:rFonts w:cs="Arial"/>
        </w:rPr>
        <w:t>Maven</w:t>
      </w:r>
      <w:r w:rsidR="0063714A" w:rsidRPr="008D6FA5">
        <w:rPr>
          <w:rFonts w:cs="Arial"/>
        </w:rPr>
        <w:t xml:space="preserve"> </w:t>
      </w:r>
      <w:r w:rsidRPr="008D6FA5">
        <w:rPr>
          <w:rFonts w:cs="Arial"/>
        </w:rPr>
        <w:t>repository</w:t>
      </w:r>
      <w:r w:rsidR="0063714A" w:rsidRPr="008D6FA5">
        <w:rPr>
          <w:rFonts w:cs="Arial"/>
        </w:rPr>
        <w:t xml:space="preserve"> </w:t>
      </w:r>
      <w:r w:rsidR="00C60D10">
        <w:rPr>
          <w:rFonts w:cs="Arial"/>
        </w:rPr>
        <w:t xml:space="preserve">(Artifactory based) </w:t>
      </w:r>
      <w:r w:rsidR="0063714A" w:rsidRPr="008D6FA5">
        <w:rPr>
          <w:rFonts w:cs="Arial"/>
        </w:rPr>
        <w:t>Integration</w:t>
      </w:r>
      <w:bookmarkEnd w:id="18"/>
      <w:bookmarkEnd w:id="19"/>
      <w:bookmarkEnd w:id="20"/>
    </w:p>
    <w:p w14:paraId="6B1BF9FA" w14:textId="348CB1ED" w:rsidR="00E060AE" w:rsidRPr="00057DBC" w:rsidRDefault="00E060AE" w:rsidP="00057DBC">
      <w:pPr>
        <w:pStyle w:val="BodyText"/>
        <w:rPr>
          <w:rFonts w:cs="Arial"/>
          <w:szCs w:val="24"/>
        </w:rPr>
      </w:pPr>
      <w:r w:rsidRPr="00057DBC">
        <w:rPr>
          <w:rFonts w:cs="Arial"/>
          <w:szCs w:val="24"/>
        </w:rPr>
        <w:t xml:space="preserve">The easiest and preferred way to use these components is using </w:t>
      </w:r>
      <w:r w:rsidR="00301BD9" w:rsidRPr="00057DBC">
        <w:rPr>
          <w:rFonts w:cs="Arial"/>
          <w:szCs w:val="24"/>
        </w:rPr>
        <w:t>maven.</w:t>
      </w:r>
    </w:p>
    <w:p w14:paraId="546F35A8" w14:textId="73236D63" w:rsidR="004F19F1" w:rsidRPr="00057DBC" w:rsidRDefault="004F19F1" w:rsidP="00057DBC">
      <w:pPr>
        <w:pStyle w:val="BodyText"/>
        <w:rPr>
          <w:rFonts w:cs="Arial"/>
          <w:szCs w:val="24"/>
        </w:rPr>
      </w:pPr>
      <w:r w:rsidRPr="00057DBC">
        <w:rPr>
          <w:rFonts w:cs="Arial"/>
          <w:szCs w:val="24"/>
        </w:rPr>
        <w:t>All dependent libraries should be downloaded from artifactory</w:t>
      </w:r>
      <w:r w:rsidR="002A48B2" w:rsidRPr="00057DBC">
        <w:rPr>
          <w:rFonts w:cs="Arial"/>
          <w:szCs w:val="24"/>
        </w:rPr>
        <w:t>.</w:t>
      </w:r>
    </w:p>
    <w:p w14:paraId="2C0F1F9E" w14:textId="77777777" w:rsidR="004F19F1" w:rsidRDefault="004F19F1" w:rsidP="004F19F1">
      <w:pPr>
        <w:rPr>
          <w:rFonts w:cs="Arial"/>
          <w:color w:val="333333"/>
          <w:sz w:val="21"/>
          <w:szCs w:val="21"/>
          <w:shd w:val="clear" w:color="auto" w:fill="FFFFFF"/>
          <w:lang w:val="en-IN"/>
        </w:rPr>
      </w:pPr>
    </w:p>
    <w:p w14:paraId="5B3CCC42" w14:textId="4772AEC2" w:rsidR="004F19F1" w:rsidRPr="00646198" w:rsidRDefault="00A403B4" w:rsidP="004F19F1">
      <w:pPr>
        <w:rPr>
          <w:rFonts w:cs="Arial"/>
          <w:b/>
          <w:color w:val="333333"/>
          <w:sz w:val="21"/>
          <w:szCs w:val="21"/>
          <w:shd w:val="clear" w:color="auto" w:fill="FFFFFF"/>
          <w:lang w:val="en-IN"/>
        </w:rPr>
      </w:pPr>
      <w:r>
        <w:rPr>
          <w:rFonts w:cs="Arial"/>
          <w:b/>
          <w:color w:val="333333"/>
          <w:sz w:val="21"/>
          <w:szCs w:val="21"/>
          <w:shd w:val="clear" w:color="auto" w:fill="FFFFFF"/>
          <w:lang w:val="en-IN"/>
        </w:rPr>
        <w:t>Artifactory P</w:t>
      </w:r>
      <w:r w:rsidR="004F19F1" w:rsidRPr="00646198">
        <w:rPr>
          <w:rFonts w:cs="Arial"/>
          <w:b/>
          <w:color w:val="333333"/>
          <w:sz w:val="21"/>
          <w:szCs w:val="21"/>
          <w:shd w:val="clear" w:color="auto" w:fill="FFFFFF"/>
          <w:lang w:val="en-IN"/>
        </w:rPr>
        <w:t>ath:</w:t>
      </w:r>
    </w:p>
    <w:p w14:paraId="36107145" w14:textId="77777777" w:rsidR="00646198" w:rsidRDefault="00646198" w:rsidP="00646198">
      <w:pPr>
        <w:rPr>
          <w:rFonts w:cs="Arial"/>
          <w:color w:val="333333"/>
          <w:sz w:val="21"/>
          <w:szCs w:val="21"/>
          <w:shd w:val="clear" w:color="auto" w:fill="FFFFFF"/>
          <w:lang w:val="en-IN"/>
        </w:rPr>
      </w:pPr>
    </w:p>
    <w:p w14:paraId="235DB894" w14:textId="6F698842" w:rsidR="00A57309" w:rsidRPr="00B178F8" w:rsidRDefault="00CF1A6F" w:rsidP="00E060AE">
      <w:pPr>
        <w:rPr>
          <w:color w:val="FFC000"/>
        </w:rPr>
      </w:pPr>
      <w:hyperlink r:id="rId9" w:history="1">
        <w:r w:rsidR="007272C4" w:rsidRPr="006C3AE6">
          <w:rPr>
            <w:rStyle w:val="Hyperlink"/>
          </w:rPr>
          <w:t>http://maartens-mini.ddns.htc.nl.philips.com:8081/artifactory/simple/libs-release-local-android/c</w:t>
        </w:r>
        <w:r w:rsidR="008E773B">
          <w:rPr>
            <w:rStyle w:val="Hyperlink"/>
          </w:rPr>
          <w:t>om/philips/cdp/digitalCare/7.4.0</w:t>
        </w:r>
        <w:r w:rsidR="007272C4" w:rsidRPr="006C3AE6">
          <w:rPr>
            <w:rStyle w:val="Hyperlink"/>
          </w:rPr>
          <w:t>/</w:t>
        </w:r>
      </w:hyperlink>
    </w:p>
    <w:p w14:paraId="20639C86" w14:textId="77777777" w:rsidR="009560E4" w:rsidRDefault="009560E4" w:rsidP="00E060AE">
      <w:pPr>
        <w:rPr>
          <w:rFonts w:cs="Arial"/>
          <w:color w:val="333333"/>
          <w:sz w:val="21"/>
          <w:szCs w:val="21"/>
          <w:shd w:val="clear" w:color="auto" w:fill="FFFFFF"/>
          <w:lang w:val="en-IN"/>
        </w:rPr>
      </w:pPr>
    </w:p>
    <w:p w14:paraId="70661D7B" w14:textId="04EBA451" w:rsidR="00A57309" w:rsidRPr="00A57309" w:rsidRDefault="00A57309" w:rsidP="00E060AE">
      <w:pPr>
        <w:rPr>
          <w:rFonts w:cs="Arial"/>
          <w:sz w:val="26"/>
        </w:rPr>
      </w:pPr>
      <w:r w:rsidRPr="00A57309">
        <w:rPr>
          <w:rFonts w:cs="Arial"/>
          <w:sz w:val="26"/>
        </w:rPr>
        <w:t>If you are inside Philips network then you can directly refer “</w:t>
      </w:r>
      <w:r w:rsidRPr="00413806">
        <w:rPr>
          <w:rFonts w:cs="Arial"/>
          <w:b/>
          <w:sz w:val="26"/>
        </w:rPr>
        <w:t>2.</w:t>
      </w:r>
      <w:r w:rsidR="00CF42CA">
        <w:rPr>
          <w:rFonts w:cs="Arial"/>
          <w:b/>
          <w:sz w:val="26"/>
        </w:rPr>
        <w:t>14.1</w:t>
      </w:r>
      <w:r w:rsidRPr="00413806">
        <w:rPr>
          <w:rFonts w:cs="Arial"/>
          <w:b/>
          <w:sz w:val="26"/>
        </w:rPr>
        <w:t xml:space="preserve">  Gradle dependencies</w:t>
      </w:r>
      <w:r w:rsidRPr="00A57309">
        <w:rPr>
          <w:rFonts w:cs="Arial"/>
          <w:sz w:val="26"/>
        </w:rPr>
        <w:t xml:space="preserve">” section. It will automatically download all nested dependencies from artifactory. </w:t>
      </w:r>
    </w:p>
    <w:p w14:paraId="7F1B883B" w14:textId="64B06A4B" w:rsidR="0063714A" w:rsidRDefault="0063714A" w:rsidP="00C20BDF">
      <w:pPr>
        <w:pStyle w:val="Heading2"/>
        <w:rPr>
          <w:rFonts w:cs="Arial"/>
        </w:rPr>
      </w:pPr>
      <w:bookmarkStart w:id="21" w:name="_Toc297311299"/>
      <w:bookmarkStart w:id="22" w:name="_Toc444883173"/>
      <w:bookmarkStart w:id="23" w:name="_Toc481751158"/>
      <w:r w:rsidRPr="008D6FA5">
        <w:rPr>
          <w:rFonts w:cs="Arial"/>
        </w:rPr>
        <w:t xml:space="preserve">Library </w:t>
      </w:r>
      <w:r w:rsidR="00C20BDF" w:rsidRPr="008D6FA5">
        <w:rPr>
          <w:rFonts w:cs="Arial"/>
        </w:rPr>
        <w:t>Integration</w:t>
      </w:r>
      <w:bookmarkEnd w:id="21"/>
      <w:bookmarkEnd w:id="22"/>
      <w:bookmarkEnd w:id="23"/>
    </w:p>
    <w:p w14:paraId="5723E00B" w14:textId="6FA428F7" w:rsidR="00B234E4" w:rsidRDefault="00A340F1" w:rsidP="00850BCF">
      <w:pPr>
        <w:rPr>
          <w:rFonts w:cs="Arial"/>
          <w:color w:val="333333"/>
          <w:szCs w:val="24"/>
          <w:shd w:val="clear" w:color="auto" w:fill="F5F5F5"/>
          <w:lang w:val="en-IN"/>
        </w:rPr>
      </w:pPr>
      <w:r>
        <w:rPr>
          <w:rFonts w:cs="Arial"/>
          <w:color w:val="333333"/>
          <w:szCs w:val="24"/>
          <w:shd w:val="clear" w:color="auto" w:fill="F5F5F5"/>
          <w:lang w:val="en-IN"/>
        </w:rPr>
        <w:t xml:space="preserve">Need to copy all aar files in libs </w:t>
      </w:r>
      <w:r w:rsidR="00E254BE">
        <w:rPr>
          <w:rFonts w:cs="Arial"/>
          <w:color w:val="333333"/>
          <w:szCs w:val="24"/>
          <w:shd w:val="clear" w:color="auto" w:fill="F5F5F5"/>
          <w:lang w:val="en-IN"/>
        </w:rPr>
        <w:t>folder;</w:t>
      </w:r>
      <w:r>
        <w:rPr>
          <w:rFonts w:cs="Arial"/>
          <w:color w:val="333333"/>
          <w:szCs w:val="24"/>
          <w:shd w:val="clear" w:color="auto" w:fill="F5F5F5"/>
          <w:lang w:val="en-IN"/>
        </w:rPr>
        <w:t xml:space="preserve"> below are the libraries needed,</w:t>
      </w:r>
      <w:r w:rsidR="00850BCF">
        <w:rPr>
          <w:rFonts w:cs="Arial"/>
          <w:color w:val="333333"/>
          <w:szCs w:val="24"/>
          <w:shd w:val="clear" w:color="auto" w:fill="F5F5F5"/>
          <w:lang w:val="en-IN"/>
        </w:rPr>
        <w:t xml:space="preserve"> </w:t>
      </w:r>
      <w:r w:rsidR="009560E4">
        <w:rPr>
          <w:rFonts w:cs="Arial"/>
          <w:color w:val="333333"/>
          <w:szCs w:val="24"/>
          <w:shd w:val="clear" w:color="auto" w:fill="F5F5F5"/>
          <w:lang w:val="en-IN"/>
        </w:rPr>
        <w:t>please</w:t>
      </w:r>
      <w:r w:rsidR="00850BCF">
        <w:rPr>
          <w:rFonts w:cs="Arial"/>
          <w:color w:val="333333"/>
          <w:szCs w:val="24"/>
          <w:shd w:val="clear" w:color="auto" w:fill="F5F5F5"/>
          <w:lang w:val="en-IN"/>
        </w:rPr>
        <w:t xml:space="preserve"> make gradle changes</w:t>
      </w:r>
    </w:p>
    <w:p w14:paraId="1F57A27C" w14:textId="77777777" w:rsidR="00A340F1" w:rsidRDefault="00A340F1" w:rsidP="00AD42DC">
      <w:pPr>
        <w:ind w:left="360"/>
        <w:rPr>
          <w:rFonts w:cs="Arial"/>
          <w:color w:val="333333"/>
          <w:szCs w:val="24"/>
          <w:shd w:val="clear" w:color="auto" w:fill="F5F5F5"/>
          <w:lang w:val="en-IN"/>
        </w:rPr>
      </w:pPr>
    </w:p>
    <w:p w14:paraId="0FC0D056" w14:textId="77777777" w:rsidR="008D4020" w:rsidRDefault="008D4020" w:rsidP="008D4020">
      <w:pPr>
        <w:pStyle w:val="Default"/>
        <w:rPr>
          <w:sz w:val="23"/>
          <w:szCs w:val="23"/>
        </w:rPr>
      </w:pPr>
      <w:r>
        <w:rPr>
          <w:sz w:val="23"/>
          <w:szCs w:val="23"/>
        </w:rPr>
        <w:t xml:space="preserve">dependencies { </w:t>
      </w:r>
    </w:p>
    <w:p w14:paraId="730532C7" w14:textId="77777777" w:rsidR="008D4020" w:rsidRDefault="008D4020" w:rsidP="008D4020">
      <w:pPr>
        <w:pStyle w:val="Default"/>
        <w:rPr>
          <w:sz w:val="23"/>
          <w:szCs w:val="23"/>
        </w:rPr>
      </w:pPr>
      <w:r>
        <w:rPr>
          <w:sz w:val="23"/>
          <w:szCs w:val="23"/>
        </w:rPr>
        <w:t xml:space="preserve">compile fileTree(dir:'libs', include:['*.jar']) </w:t>
      </w:r>
    </w:p>
    <w:p w14:paraId="2671085D" w14:textId="77777777" w:rsidR="009560E4" w:rsidRDefault="009560E4" w:rsidP="008D4020">
      <w:pPr>
        <w:pStyle w:val="Default"/>
        <w:rPr>
          <w:sz w:val="23"/>
          <w:szCs w:val="23"/>
        </w:rPr>
      </w:pPr>
    </w:p>
    <w:p w14:paraId="480663D0" w14:textId="298C0D28" w:rsidR="008D4020" w:rsidRPr="009A633C" w:rsidRDefault="008D4020" w:rsidP="008F0D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bCs/>
          <w:color w:val="008000"/>
          <w:sz w:val="18"/>
          <w:szCs w:val="18"/>
        </w:rPr>
      </w:pPr>
      <w:r w:rsidRPr="009A633C">
        <w:rPr>
          <w:rFonts w:eastAsiaTheme="minorEastAsia" w:cs="Arial"/>
          <w:color w:val="000000"/>
          <w:sz w:val="23"/>
          <w:szCs w:val="23"/>
        </w:rPr>
        <w:t>compile</w:t>
      </w:r>
      <w:r w:rsidRPr="00702E32">
        <w:rPr>
          <w:rFonts w:ascii="Courier New" w:hAnsi="Courier New" w:cs="Courier New"/>
          <w:color w:val="000000"/>
          <w:sz w:val="18"/>
          <w:szCs w:val="18"/>
        </w:rPr>
        <w:t xml:space="preserve"> </w:t>
      </w:r>
      <w:r w:rsidRPr="00702E32">
        <w:rPr>
          <w:rFonts w:ascii="Courier New" w:hAnsi="Courier New" w:cs="Courier New"/>
          <w:b/>
          <w:bCs/>
          <w:color w:val="008000"/>
          <w:sz w:val="18"/>
          <w:szCs w:val="18"/>
        </w:rPr>
        <w:t>'com</w:t>
      </w:r>
      <w:r w:rsidR="009560E4">
        <w:rPr>
          <w:rFonts w:ascii="Courier New" w:hAnsi="Courier New" w:cs="Courier New"/>
          <w:b/>
          <w:bCs/>
          <w:color w:val="008000"/>
          <w:sz w:val="18"/>
          <w:szCs w:val="18"/>
        </w:rPr>
        <w:t>.android.support:appcompat-v7:</w:t>
      </w:r>
      <w:r w:rsidRPr="00702E32">
        <w:rPr>
          <w:rFonts w:ascii="Courier New" w:hAnsi="Courier New" w:cs="Courier New"/>
          <w:b/>
          <w:bCs/>
          <w:color w:val="008000"/>
          <w:sz w:val="18"/>
          <w:szCs w:val="18"/>
        </w:rPr>
        <w:t>+'</w:t>
      </w:r>
      <w:r w:rsidRPr="009A633C">
        <w:rPr>
          <w:rFonts w:ascii="Courier New" w:hAnsi="Courier New" w:cs="Courier New"/>
          <w:b/>
          <w:bCs/>
          <w:color w:val="008000"/>
          <w:sz w:val="18"/>
          <w:szCs w:val="18"/>
        </w:rPr>
        <w:t xml:space="preserve"> </w:t>
      </w:r>
    </w:p>
    <w:p w14:paraId="268ACF38" w14:textId="33FECCC5" w:rsidR="008D4020" w:rsidRPr="00F93033" w:rsidRDefault="008D4020" w:rsidP="008D40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bCs/>
          <w:color w:val="FFC000"/>
          <w:sz w:val="18"/>
          <w:szCs w:val="18"/>
        </w:rPr>
      </w:pPr>
      <w:r w:rsidRPr="00F93033">
        <w:rPr>
          <w:rFonts w:eastAsiaTheme="minorEastAsia" w:cs="Arial"/>
          <w:color w:val="FFC000"/>
          <w:sz w:val="23"/>
          <w:szCs w:val="23"/>
        </w:rPr>
        <w:t>compile</w:t>
      </w:r>
      <w:r w:rsidRPr="00F93033">
        <w:rPr>
          <w:rFonts w:ascii="Courier New" w:hAnsi="Courier New" w:cs="Courier New"/>
          <w:b/>
          <w:bCs/>
          <w:color w:val="FFC000"/>
          <w:sz w:val="18"/>
          <w:szCs w:val="18"/>
        </w:rPr>
        <w:t>(name:'digitalCare-v</w:t>
      </w:r>
      <w:r w:rsidR="008E773B">
        <w:rPr>
          <w:rFonts w:ascii="Courier New" w:hAnsi="Courier New" w:cs="Courier New"/>
          <w:b/>
          <w:bCs/>
          <w:color w:val="FFC000"/>
          <w:sz w:val="18"/>
          <w:szCs w:val="18"/>
        </w:rPr>
        <w:t>7.4.0</w:t>
      </w:r>
      <w:r w:rsidRPr="00F93033">
        <w:rPr>
          <w:rFonts w:ascii="Courier New" w:hAnsi="Courier New" w:cs="Courier New"/>
          <w:b/>
          <w:bCs/>
          <w:color w:val="FFC000"/>
          <w:sz w:val="18"/>
          <w:szCs w:val="18"/>
        </w:rPr>
        <w:t xml:space="preserve">', ext:aar) </w:t>
      </w:r>
    </w:p>
    <w:p w14:paraId="3268B418" w14:textId="77777777" w:rsidR="008D4020" w:rsidRDefault="008D4020" w:rsidP="008D4020">
      <w:pPr>
        <w:pStyle w:val="Default"/>
        <w:rPr>
          <w:sz w:val="23"/>
          <w:szCs w:val="23"/>
        </w:rPr>
      </w:pPr>
      <w:r>
        <w:rPr>
          <w:sz w:val="23"/>
          <w:szCs w:val="23"/>
        </w:rPr>
        <w:t xml:space="preserve">} </w:t>
      </w:r>
    </w:p>
    <w:p w14:paraId="75D1C492" w14:textId="77777777" w:rsidR="008D4020" w:rsidRDefault="008D4020" w:rsidP="008D4020">
      <w:pPr>
        <w:rPr>
          <w:sz w:val="23"/>
          <w:szCs w:val="23"/>
        </w:rPr>
      </w:pPr>
      <w:r>
        <w:rPr>
          <w:sz w:val="23"/>
          <w:szCs w:val="23"/>
        </w:rPr>
        <w:t>}</w:t>
      </w:r>
    </w:p>
    <w:p w14:paraId="13C4D882" w14:textId="77777777" w:rsidR="00FE675B" w:rsidRPr="008D6FA5" w:rsidRDefault="00FE675B" w:rsidP="00FE675B">
      <w:pPr>
        <w:rPr>
          <w:rFonts w:cs="Arial"/>
          <w:color w:val="333333"/>
          <w:szCs w:val="24"/>
        </w:rPr>
      </w:pPr>
    </w:p>
    <w:p w14:paraId="64813DED" w14:textId="77777777" w:rsidR="00F03576" w:rsidRPr="008D6FA5" w:rsidRDefault="00F03576" w:rsidP="00F03576">
      <w:pPr>
        <w:pStyle w:val="Heading2"/>
        <w:rPr>
          <w:rFonts w:cs="Arial"/>
        </w:rPr>
      </w:pPr>
      <w:bookmarkStart w:id="24" w:name="_Toc444883174"/>
      <w:bookmarkStart w:id="25" w:name="_Toc481751159"/>
      <w:bookmarkStart w:id="26" w:name="_Toc297311300"/>
      <w:r w:rsidRPr="008D6FA5">
        <w:rPr>
          <w:rFonts w:cs="Arial"/>
        </w:rPr>
        <w:t>Library versioning</w:t>
      </w:r>
      <w:bookmarkEnd w:id="24"/>
      <w:bookmarkEnd w:id="25"/>
    </w:p>
    <w:p w14:paraId="4D319F5D" w14:textId="77777777" w:rsidR="00F03576" w:rsidRPr="008D6FA5" w:rsidRDefault="00F03576" w:rsidP="00F03576">
      <w:pPr>
        <w:pStyle w:val="BodyText"/>
        <w:rPr>
          <w:rFonts w:cs="Arial"/>
          <w:lang w:val="en-GB"/>
        </w:rPr>
      </w:pPr>
      <w:r w:rsidRPr="008D6FA5">
        <w:rPr>
          <w:rFonts w:cs="Arial"/>
          <w:lang w:val="en-GB"/>
        </w:rPr>
        <w:t>Library version can be obtained by using below API</w:t>
      </w:r>
    </w:p>
    <w:p w14:paraId="4C22B688" w14:textId="77777777" w:rsidR="008F55D5" w:rsidRDefault="008F55D5" w:rsidP="008F55D5">
      <w:pPr>
        <w:pStyle w:val="BodyText"/>
        <w:rPr>
          <w:rFonts w:cs="Arial"/>
          <w:lang w:val="en-GB"/>
        </w:rPr>
      </w:pPr>
      <w:r w:rsidRPr="008D6FA5">
        <w:rPr>
          <w:rFonts w:cs="Arial"/>
          <w:lang w:val="en-GB"/>
        </w:rPr>
        <w:lastRenderedPageBreak/>
        <w:t>DigitalCareManager.getInstance().getDigitalCareLibVersion();</w:t>
      </w:r>
    </w:p>
    <w:p w14:paraId="6CE2F369" w14:textId="0F60D239" w:rsidR="008B7E07" w:rsidRDefault="008B7E07" w:rsidP="00C20BDF">
      <w:pPr>
        <w:pStyle w:val="Heading2"/>
        <w:rPr>
          <w:rFonts w:cs="Arial"/>
        </w:rPr>
      </w:pPr>
      <w:bookmarkStart w:id="27" w:name="_Toc444883175"/>
      <w:bookmarkStart w:id="28" w:name="_Toc481751160"/>
      <w:bookmarkEnd w:id="26"/>
      <w:r>
        <w:rPr>
          <w:rFonts w:cs="Arial"/>
        </w:rPr>
        <w:t>Root gradle changes</w:t>
      </w:r>
      <w:bookmarkEnd w:id="27"/>
      <w:bookmarkEnd w:id="28"/>
    </w:p>
    <w:p w14:paraId="67B2B23D" w14:textId="04F492A1" w:rsidR="008B7E07" w:rsidRPr="008B7E07" w:rsidRDefault="008B7E07" w:rsidP="008B7E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8"/>
          <w:szCs w:val="18"/>
        </w:rPr>
      </w:pPr>
      <w:r w:rsidRPr="008B7E07">
        <w:rPr>
          <w:rFonts w:ascii="Courier New" w:hAnsi="Courier New" w:cs="Courier New"/>
          <w:color w:val="000000"/>
          <w:sz w:val="18"/>
          <w:szCs w:val="18"/>
          <w:shd w:val="clear" w:color="auto" w:fill="E4E4FF"/>
        </w:rPr>
        <w:t>buildscript</w:t>
      </w:r>
      <w:r w:rsidRPr="008B7E07">
        <w:rPr>
          <w:rFonts w:ascii="Courier New" w:hAnsi="Courier New" w:cs="Courier New"/>
          <w:color w:val="000000"/>
          <w:sz w:val="18"/>
          <w:szCs w:val="18"/>
        </w:rPr>
        <w:t xml:space="preserve"> {</w:t>
      </w:r>
      <w:r w:rsidRPr="008B7E07">
        <w:rPr>
          <w:rFonts w:ascii="Courier New" w:hAnsi="Courier New" w:cs="Courier New"/>
          <w:color w:val="000000"/>
          <w:sz w:val="18"/>
          <w:szCs w:val="18"/>
        </w:rPr>
        <w:br/>
        <w:t xml:space="preserve">    repositories {</w:t>
      </w:r>
      <w:r w:rsidRPr="008B7E07">
        <w:rPr>
          <w:rFonts w:ascii="Courier New" w:hAnsi="Courier New" w:cs="Courier New"/>
          <w:color w:val="000000"/>
          <w:sz w:val="18"/>
          <w:szCs w:val="18"/>
        </w:rPr>
        <w:br/>
        <w:t xml:space="preserve">        </w:t>
      </w:r>
      <w:r w:rsidRPr="008B7E07">
        <w:rPr>
          <w:rFonts w:ascii="Courier New" w:hAnsi="Courier New" w:cs="Courier New"/>
          <w:b/>
          <w:color w:val="000000"/>
          <w:sz w:val="18"/>
          <w:szCs w:val="18"/>
        </w:rPr>
        <w:t xml:space="preserve">maven { url </w:t>
      </w:r>
      <w:r w:rsidRPr="008B7E07">
        <w:rPr>
          <w:rFonts w:ascii="Courier New" w:hAnsi="Courier New" w:cs="Courier New"/>
          <w:b/>
          <w:bCs/>
          <w:color w:val="008000"/>
          <w:sz w:val="18"/>
          <w:szCs w:val="18"/>
        </w:rPr>
        <w:t xml:space="preserve">'http://maartens-mini.ddns.htc.nl.philips.com:8081/artifactory/jcenter' </w:t>
      </w:r>
      <w:r w:rsidRPr="008B7E07">
        <w:rPr>
          <w:rFonts w:ascii="Courier New" w:hAnsi="Courier New" w:cs="Courier New"/>
          <w:b/>
          <w:color w:val="000000"/>
          <w:sz w:val="18"/>
          <w:szCs w:val="18"/>
        </w:rPr>
        <w:t>}</w:t>
      </w:r>
      <w:r w:rsidRPr="008B7E07">
        <w:rPr>
          <w:rFonts w:ascii="Courier New" w:hAnsi="Courier New" w:cs="Courier New"/>
          <w:b/>
          <w:color w:val="000000"/>
          <w:sz w:val="18"/>
          <w:szCs w:val="18"/>
        </w:rPr>
        <w:br/>
        <w:t xml:space="preserve">    }</w:t>
      </w:r>
      <w:r w:rsidRPr="008B7E07">
        <w:rPr>
          <w:rFonts w:ascii="Courier New" w:hAnsi="Courier New" w:cs="Courier New"/>
          <w:b/>
          <w:color w:val="000000"/>
          <w:sz w:val="18"/>
          <w:szCs w:val="18"/>
        </w:rPr>
        <w:br/>
      </w:r>
      <w:r w:rsidRPr="008B7E07">
        <w:rPr>
          <w:rFonts w:ascii="Courier New" w:hAnsi="Courier New" w:cs="Courier New"/>
          <w:color w:val="000000"/>
          <w:sz w:val="18"/>
          <w:szCs w:val="18"/>
        </w:rPr>
        <w:t xml:space="preserve">    dependencies {</w:t>
      </w:r>
      <w:r w:rsidRPr="008B7E07">
        <w:rPr>
          <w:rFonts w:ascii="Courier New" w:hAnsi="Courier New" w:cs="Courier New"/>
          <w:color w:val="000000"/>
          <w:sz w:val="18"/>
          <w:szCs w:val="18"/>
        </w:rPr>
        <w:br/>
        <w:t xml:space="preserve">        classpath </w:t>
      </w:r>
      <w:r w:rsidRPr="008B7E07">
        <w:rPr>
          <w:rFonts w:ascii="Courier New" w:hAnsi="Courier New" w:cs="Courier New"/>
          <w:b/>
          <w:bCs/>
          <w:color w:val="008000"/>
          <w:sz w:val="18"/>
          <w:szCs w:val="18"/>
        </w:rPr>
        <w:t>'</w:t>
      </w:r>
      <w:r w:rsidR="009A034C">
        <w:rPr>
          <w:rFonts w:ascii="Courier New" w:hAnsi="Courier New" w:cs="Courier New"/>
          <w:b/>
          <w:bCs/>
          <w:color w:val="008000"/>
          <w:sz w:val="18"/>
          <w:szCs w:val="18"/>
        </w:rPr>
        <w:t>com.android.tools.build:gradle:2</w:t>
      </w:r>
      <w:r w:rsidRPr="008B7E07">
        <w:rPr>
          <w:rFonts w:ascii="Courier New" w:hAnsi="Courier New" w:cs="Courier New"/>
          <w:b/>
          <w:bCs/>
          <w:color w:val="008000"/>
          <w:sz w:val="18"/>
          <w:szCs w:val="18"/>
        </w:rPr>
        <w:t>.</w:t>
      </w:r>
      <w:r w:rsidR="00CF42CA">
        <w:rPr>
          <w:rFonts w:ascii="Courier New" w:hAnsi="Courier New" w:cs="Courier New"/>
          <w:b/>
          <w:bCs/>
          <w:color w:val="008000"/>
          <w:sz w:val="18"/>
          <w:szCs w:val="18"/>
        </w:rPr>
        <w:t>2</w:t>
      </w:r>
      <w:r w:rsidRPr="008B7E07">
        <w:rPr>
          <w:rFonts w:ascii="Courier New" w:hAnsi="Courier New" w:cs="Courier New"/>
          <w:b/>
          <w:bCs/>
          <w:color w:val="008000"/>
          <w:sz w:val="18"/>
          <w:szCs w:val="18"/>
        </w:rPr>
        <w:t>.0'</w:t>
      </w:r>
      <w:r w:rsidRPr="008B7E07">
        <w:rPr>
          <w:rFonts w:ascii="Courier New" w:hAnsi="Courier New" w:cs="Courier New"/>
          <w:b/>
          <w:bCs/>
          <w:color w:val="008000"/>
          <w:sz w:val="18"/>
          <w:szCs w:val="18"/>
        </w:rPr>
        <w:br/>
        <w:t xml:space="preserve">    </w:t>
      </w:r>
      <w:r w:rsidRPr="008B7E07">
        <w:rPr>
          <w:rFonts w:ascii="Courier New" w:hAnsi="Courier New" w:cs="Courier New"/>
          <w:color w:val="000000"/>
          <w:sz w:val="18"/>
          <w:szCs w:val="18"/>
        </w:rPr>
        <w:t>}</w:t>
      </w:r>
      <w:r w:rsidRPr="008B7E07">
        <w:rPr>
          <w:rFonts w:ascii="Courier New" w:hAnsi="Courier New" w:cs="Courier New"/>
          <w:color w:val="000000"/>
          <w:sz w:val="18"/>
          <w:szCs w:val="18"/>
        </w:rPr>
        <w:br/>
        <w:t>}</w:t>
      </w:r>
      <w:r w:rsidRPr="008B7E07">
        <w:rPr>
          <w:rFonts w:ascii="Courier New" w:hAnsi="Courier New" w:cs="Courier New"/>
          <w:color w:val="000000"/>
          <w:sz w:val="18"/>
          <w:szCs w:val="18"/>
        </w:rPr>
        <w:br/>
      </w:r>
      <w:r w:rsidRPr="008B7E07">
        <w:rPr>
          <w:rFonts w:ascii="Courier New" w:hAnsi="Courier New" w:cs="Courier New"/>
          <w:color w:val="000000"/>
          <w:sz w:val="18"/>
          <w:szCs w:val="18"/>
        </w:rPr>
        <w:br/>
        <w:t>allprojects {</w:t>
      </w:r>
      <w:r w:rsidRPr="008B7E07">
        <w:rPr>
          <w:rFonts w:ascii="Courier New" w:hAnsi="Courier New" w:cs="Courier New"/>
          <w:color w:val="000000"/>
          <w:sz w:val="18"/>
          <w:szCs w:val="18"/>
        </w:rPr>
        <w:br/>
        <w:t xml:space="preserve">    </w:t>
      </w:r>
      <w:r w:rsidRPr="008B7E07">
        <w:rPr>
          <w:rFonts w:ascii="Courier New" w:hAnsi="Courier New" w:cs="Courier New"/>
          <w:b/>
          <w:color w:val="000000"/>
          <w:sz w:val="18"/>
          <w:szCs w:val="18"/>
        </w:rPr>
        <w:t>repositories {</w:t>
      </w:r>
      <w:r w:rsidRPr="008B7E07">
        <w:rPr>
          <w:rFonts w:ascii="Courier New" w:hAnsi="Courier New" w:cs="Courier New"/>
          <w:b/>
          <w:color w:val="000000"/>
          <w:sz w:val="18"/>
          <w:szCs w:val="18"/>
        </w:rPr>
        <w:br/>
        <w:t xml:space="preserve">        maven { url </w:t>
      </w:r>
      <w:r w:rsidRPr="008B7E07">
        <w:rPr>
          <w:rFonts w:ascii="Courier New" w:hAnsi="Courier New" w:cs="Courier New"/>
          <w:b/>
          <w:bCs/>
          <w:color w:val="008000"/>
          <w:sz w:val="18"/>
          <w:szCs w:val="18"/>
        </w:rPr>
        <w:t xml:space="preserve">'http://maartens-mini.ddns.htc.nl.philips.com:8081/artifactory/libs-release-local-android' </w:t>
      </w:r>
      <w:r w:rsidRPr="008B7E07">
        <w:rPr>
          <w:rFonts w:ascii="Courier New" w:hAnsi="Courier New" w:cs="Courier New"/>
          <w:b/>
          <w:color w:val="000000"/>
          <w:sz w:val="18"/>
          <w:szCs w:val="18"/>
        </w:rPr>
        <w:t>}</w:t>
      </w:r>
      <w:r w:rsidRPr="008B7E07">
        <w:rPr>
          <w:rFonts w:ascii="Courier New" w:hAnsi="Courier New" w:cs="Courier New"/>
          <w:b/>
          <w:color w:val="000000"/>
          <w:sz w:val="18"/>
          <w:szCs w:val="18"/>
        </w:rPr>
        <w:br/>
        <w:t xml:space="preserve">        maven { url </w:t>
      </w:r>
      <w:r w:rsidRPr="008B7E07">
        <w:rPr>
          <w:rFonts w:ascii="Courier New" w:hAnsi="Courier New" w:cs="Courier New"/>
          <w:b/>
          <w:bCs/>
          <w:color w:val="008000"/>
          <w:sz w:val="18"/>
          <w:szCs w:val="18"/>
        </w:rPr>
        <w:t xml:space="preserve">'http://maartens-mini.ddns.htc.nl.philips.com:8081/artifactory/jcenter' </w:t>
      </w:r>
      <w:r w:rsidRPr="008B7E07">
        <w:rPr>
          <w:rFonts w:ascii="Courier New" w:hAnsi="Courier New" w:cs="Courier New"/>
          <w:b/>
          <w:color w:val="000000"/>
          <w:sz w:val="18"/>
          <w:szCs w:val="18"/>
        </w:rPr>
        <w:t>}</w:t>
      </w:r>
      <w:r w:rsidRPr="008B7E07">
        <w:rPr>
          <w:rFonts w:ascii="Courier New" w:hAnsi="Courier New" w:cs="Courier New"/>
          <w:b/>
          <w:color w:val="000000"/>
          <w:sz w:val="18"/>
          <w:szCs w:val="18"/>
        </w:rPr>
        <w:br/>
        <w:t xml:space="preserve">    }</w:t>
      </w:r>
      <w:r w:rsidRPr="008B7E07">
        <w:rPr>
          <w:rFonts w:ascii="Courier New" w:hAnsi="Courier New" w:cs="Courier New"/>
          <w:b/>
          <w:color w:val="000000"/>
          <w:sz w:val="18"/>
          <w:szCs w:val="18"/>
        </w:rPr>
        <w:br/>
      </w:r>
      <w:r w:rsidRPr="008B7E07">
        <w:rPr>
          <w:rFonts w:ascii="Courier New" w:hAnsi="Courier New" w:cs="Courier New"/>
          <w:color w:val="000000"/>
          <w:sz w:val="18"/>
          <w:szCs w:val="18"/>
        </w:rPr>
        <w:t>}</w:t>
      </w:r>
    </w:p>
    <w:p w14:paraId="59A0F842" w14:textId="77777777" w:rsidR="008B7E07" w:rsidRPr="008B7E07" w:rsidRDefault="008B7E07" w:rsidP="008B7E07">
      <w:pPr>
        <w:pStyle w:val="BodyText"/>
        <w:rPr>
          <w:lang w:val="en-GB"/>
        </w:rPr>
      </w:pPr>
    </w:p>
    <w:p w14:paraId="6B536839" w14:textId="76C3592E" w:rsidR="00ED6877" w:rsidRDefault="00ED6877" w:rsidP="00C20BDF">
      <w:pPr>
        <w:pStyle w:val="Heading2"/>
        <w:rPr>
          <w:rFonts w:cs="Arial"/>
        </w:rPr>
      </w:pPr>
      <w:bookmarkStart w:id="29" w:name="_Toc444883176"/>
      <w:bookmarkStart w:id="30" w:name="_Toc481751161"/>
      <w:r w:rsidRPr="008D6FA5">
        <w:rPr>
          <w:rFonts w:cs="Arial"/>
        </w:rPr>
        <w:t>Gradle dependencies</w:t>
      </w:r>
      <w:bookmarkEnd w:id="29"/>
      <w:bookmarkEnd w:id="30"/>
    </w:p>
    <w:p w14:paraId="4559F0B7" w14:textId="5DBE013C" w:rsidR="003302C4" w:rsidRPr="003302C4" w:rsidRDefault="003302C4" w:rsidP="003302C4">
      <w:pPr>
        <w:pStyle w:val="BodyText"/>
        <w:rPr>
          <w:lang w:val="en-GB"/>
        </w:rPr>
      </w:pPr>
      <w:r>
        <w:rPr>
          <w:lang w:val="en-GB"/>
        </w:rPr>
        <w:t>Just by adding below gradle dependencies, digitalcare and nested possible libraries will be downloaded from artifcatory. But it has to be inside Philips network.</w:t>
      </w:r>
    </w:p>
    <w:p w14:paraId="60750EEC" w14:textId="46659AD8" w:rsidR="00456DA2" w:rsidRDefault="002063CE" w:rsidP="00AE12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color w:val="000000"/>
          <w:sz w:val="18"/>
          <w:szCs w:val="18"/>
        </w:rPr>
      </w:pPr>
      <w:r w:rsidRPr="002063CE">
        <w:rPr>
          <w:rFonts w:ascii="Courier New" w:hAnsi="Courier New" w:cs="Courier New"/>
          <w:color w:val="000000"/>
          <w:sz w:val="18"/>
          <w:szCs w:val="18"/>
          <w:shd w:val="clear" w:color="auto" w:fill="E4E4FF"/>
        </w:rPr>
        <w:t>dependencies</w:t>
      </w:r>
      <w:r w:rsidRPr="002063CE">
        <w:rPr>
          <w:rFonts w:ascii="Courier New" w:hAnsi="Courier New" w:cs="Courier New"/>
          <w:color w:val="000000"/>
          <w:sz w:val="18"/>
          <w:szCs w:val="18"/>
        </w:rPr>
        <w:t xml:space="preserve"> {</w:t>
      </w:r>
      <w:r w:rsidRPr="002063CE">
        <w:rPr>
          <w:rFonts w:ascii="Courier New" w:hAnsi="Courier New" w:cs="Courier New"/>
          <w:color w:val="000000"/>
          <w:sz w:val="18"/>
          <w:szCs w:val="18"/>
        </w:rPr>
        <w:br/>
      </w:r>
      <w:r w:rsidRPr="002063CE">
        <w:rPr>
          <w:rFonts w:ascii="Courier New" w:hAnsi="Courier New" w:cs="Courier New"/>
          <w:b/>
          <w:bCs/>
          <w:color w:val="008000"/>
          <w:sz w:val="18"/>
          <w:szCs w:val="18"/>
        </w:rPr>
        <w:t xml:space="preserve">    </w:t>
      </w:r>
      <w:r w:rsidRPr="002063CE">
        <w:rPr>
          <w:rFonts w:ascii="Courier New" w:hAnsi="Courier New" w:cs="Courier New"/>
          <w:color w:val="000000"/>
          <w:sz w:val="18"/>
          <w:szCs w:val="18"/>
        </w:rPr>
        <w:t>compile(</w:t>
      </w:r>
      <w:r w:rsidRPr="002063CE">
        <w:rPr>
          <w:rFonts w:ascii="Courier New" w:hAnsi="Courier New" w:cs="Courier New"/>
          <w:color w:val="008000"/>
          <w:sz w:val="18"/>
          <w:szCs w:val="18"/>
        </w:rPr>
        <w:t>group</w:t>
      </w:r>
      <w:r w:rsidRPr="002063CE">
        <w:rPr>
          <w:rFonts w:ascii="Courier New" w:hAnsi="Courier New" w:cs="Courier New"/>
          <w:color w:val="000000"/>
          <w:sz w:val="18"/>
          <w:szCs w:val="18"/>
        </w:rPr>
        <w:t xml:space="preserve">: </w:t>
      </w:r>
      <w:r w:rsidRPr="002063CE">
        <w:rPr>
          <w:rFonts w:ascii="Courier New" w:hAnsi="Courier New" w:cs="Courier New"/>
          <w:b/>
          <w:bCs/>
          <w:color w:val="008000"/>
          <w:sz w:val="18"/>
          <w:szCs w:val="18"/>
        </w:rPr>
        <w:t>'com.philips.cdp'</w:t>
      </w:r>
      <w:r w:rsidRPr="002063CE">
        <w:rPr>
          <w:rFonts w:ascii="Courier New" w:hAnsi="Courier New" w:cs="Courier New"/>
          <w:color w:val="000000"/>
          <w:sz w:val="18"/>
          <w:szCs w:val="18"/>
        </w:rPr>
        <w:t xml:space="preserve">, </w:t>
      </w:r>
      <w:r w:rsidRPr="002063CE">
        <w:rPr>
          <w:rFonts w:ascii="Courier New" w:hAnsi="Courier New" w:cs="Courier New"/>
          <w:color w:val="008000"/>
          <w:sz w:val="18"/>
          <w:szCs w:val="18"/>
        </w:rPr>
        <w:t>name</w:t>
      </w:r>
      <w:r w:rsidRPr="002063CE">
        <w:rPr>
          <w:rFonts w:ascii="Courier New" w:hAnsi="Courier New" w:cs="Courier New"/>
          <w:color w:val="000000"/>
          <w:sz w:val="18"/>
          <w:szCs w:val="18"/>
        </w:rPr>
        <w:t xml:space="preserve">: </w:t>
      </w:r>
      <w:r w:rsidRPr="002063CE">
        <w:rPr>
          <w:rFonts w:ascii="Courier New" w:hAnsi="Courier New" w:cs="Courier New"/>
          <w:b/>
          <w:bCs/>
          <w:color w:val="008000"/>
          <w:sz w:val="18"/>
          <w:szCs w:val="18"/>
        </w:rPr>
        <w:t>'digitalCare'</w:t>
      </w:r>
      <w:r w:rsidRPr="002063CE">
        <w:rPr>
          <w:rFonts w:ascii="Courier New" w:hAnsi="Courier New" w:cs="Courier New"/>
          <w:color w:val="000000"/>
          <w:sz w:val="18"/>
          <w:szCs w:val="18"/>
        </w:rPr>
        <w:t xml:space="preserve">, </w:t>
      </w:r>
      <w:r w:rsidRPr="00F93033">
        <w:rPr>
          <w:rFonts w:ascii="Courier New" w:hAnsi="Courier New" w:cs="Courier New"/>
          <w:color w:val="FFC000"/>
          <w:sz w:val="18"/>
          <w:szCs w:val="18"/>
        </w:rPr>
        <w:t xml:space="preserve">version: </w:t>
      </w:r>
      <w:r w:rsidR="00A823F3" w:rsidRPr="00F93033">
        <w:rPr>
          <w:rFonts w:ascii="Courier New" w:hAnsi="Courier New" w:cs="Courier New"/>
          <w:b/>
          <w:bCs/>
          <w:color w:val="FFC000"/>
          <w:sz w:val="18"/>
          <w:szCs w:val="18"/>
        </w:rPr>
        <w:t>'</w:t>
      </w:r>
      <w:r w:rsidR="008E773B">
        <w:rPr>
          <w:rFonts w:ascii="Courier New" w:hAnsi="Courier New" w:cs="Courier New"/>
          <w:b/>
          <w:bCs/>
          <w:color w:val="FFC000"/>
          <w:sz w:val="18"/>
          <w:szCs w:val="18"/>
        </w:rPr>
        <w:t>7.4.0</w:t>
      </w:r>
      <w:r w:rsidRPr="00F93033">
        <w:rPr>
          <w:rFonts w:ascii="Courier New" w:hAnsi="Courier New" w:cs="Courier New"/>
          <w:b/>
          <w:bCs/>
          <w:color w:val="FFC000"/>
          <w:sz w:val="18"/>
          <w:szCs w:val="18"/>
        </w:rPr>
        <w:t>'</w:t>
      </w:r>
      <w:r w:rsidRPr="002063CE">
        <w:rPr>
          <w:rFonts w:ascii="Courier New" w:hAnsi="Courier New" w:cs="Courier New"/>
          <w:color w:val="000000"/>
          <w:sz w:val="18"/>
          <w:szCs w:val="18"/>
        </w:rPr>
        <w:t xml:space="preserve">, </w:t>
      </w:r>
      <w:r w:rsidRPr="002063CE">
        <w:rPr>
          <w:rFonts w:ascii="Courier New" w:hAnsi="Courier New" w:cs="Courier New"/>
          <w:color w:val="008000"/>
          <w:sz w:val="18"/>
          <w:szCs w:val="18"/>
        </w:rPr>
        <w:t>ext</w:t>
      </w:r>
      <w:r w:rsidRPr="002063CE">
        <w:rPr>
          <w:rFonts w:ascii="Courier New" w:hAnsi="Courier New" w:cs="Courier New"/>
          <w:color w:val="000000"/>
          <w:sz w:val="18"/>
          <w:szCs w:val="18"/>
        </w:rPr>
        <w:t xml:space="preserve">: </w:t>
      </w:r>
      <w:r w:rsidR="00AE125B">
        <w:rPr>
          <w:rFonts w:ascii="Courier New" w:hAnsi="Courier New" w:cs="Courier New"/>
          <w:color w:val="000000"/>
          <w:sz w:val="18"/>
          <w:szCs w:val="18"/>
        </w:rPr>
        <w:t xml:space="preserve">     </w:t>
      </w:r>
      <w:r w:rsidRPr="002063CE">
        <w:rPr>
          <w:rFonts w:ascii="Courier New" w:hAnsi="Courier New" w:cs="Courier New"/>
          <w:b/>
          <w:bCs/>
          <w:color w:val="008000"/>
          <w:sz w:val="18"/>
          <w:szCs w:val="18"/>
        </w:rPr>
        <w:t>'aar'</w:t>
      </w:r>
      <w:r w:rsidRPr="002063CE">
        <w:rPr>
          <w:rFonts w:ascii="Courier New" w:hAnsi="Courier New" w:cs="Courier New"/>
          <w:color w:val="000000"/>
          <w:sz w:val="18"/>
          <w:szCs w:val="18"/>
        </w:rPr>
        <w:t>)</w:t>
      </w:r>
      <w:r w:rsidR="00456DA2">
        <w:rPr>
          <w:rFonts w:ascii="Courier New" w:hAnsi="Courier New" w:cs="Courier New"/>
          <w:color w:val="000000"/>
          <w:sz w:val="18"/>
          <w:szCs w:val="18"/>
        </w:rPr>
        <w:t>{</w:t>
      </w:r>
    </w:p>
    <w:p w14:paraId="768BF8C7" w14:textId="30C38130" w:rsidR="00456DA2" w:rsidRDefault="00456DA2" w:rsidP="002063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8"/>
          <w:szCs w:val="18"/>
        </w:rPr>
      </w:pPr>
      <w:r>
        <w:rPr>
          <w:rFonts w:ascii="Courier New" w:hAnsi="Courier New" w:cs="Courier New"/>
          <w:color w:val="000000"/>
          <w:sz w:val="18"/>
          <w:szCs w:val="18"/>
        </w:rPr>
        <w:t xml:space="preserve">      transitive = true</w:t>
      </w:r>
    </w:p>
    <w:p w14:paraId="024FAA78" w14:textId="77777777" w:rsidR="00BF06CC" w:rsidRDefault="00456DA2" w:rsidP="00AE12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color w:val="000000"/>
          <w:sz w:val="18"/>
          <w:szCs w:val="18"/>
        </w:rPr>
      </w:pPr>
      <w:r>
        <w:rPr>
          <w:rFonts w:ascii="Courier New" w:hAnsi="Courier New" w:cs="Courier New"/>
          <w:color w:val="000000"/>
          <w:sz w:val="18"/>
          <w:szCs w:val="18"/>
        </w:rPr>
        <w:t xml:space="preserve">      }</w:t>
      </w:r>
    </w:p>
    <w:p w14:paraId="1B5C2313" w14:textId="4EE360CD" w:rsidR="002063CE" w:rsidRPr="002063CE" w:rsidRDefault="002063CE" w:rsidP="00BF06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color w:val="000000"/>
          <w:sz w:val="18"/>
          <w:szCs w:val="18"/>
        </w:rPr>
      </w:pPr>
      <w:r w:rsidRPr="002063CE">
        <w:rPr>
          <w:rFonts w:ascii="Courier New" w:hAnsi="Courier New" w:cs="Courier New"/>
          <w:color w:val="000000"/>
          <w:sz w:val="18"/>
          <w:szCs w:val="18"/>
        </w:rPr>
        <w:t>}</w:t>
      </w:r>
    </w:p>
    <w:p w14:paraId="400018DE" w14:textId="77777777" w:rsidR="003302C4" w:rsidRPr="008B7E07" w:rsidRDefault="003302C4" w:rsidP="003302C4">
      <w:pPr>
        <w:pStyle w:val="BodyText"/>
        <w:rPr>
          <w:lang w:val="en-GB"/>
        </w:rPr>
      </w:pPr>
    </w:p>
    <w:p w14:paraId="5EC6DB0E" w14:textId="7A0E00B5" w:rsidR="003302C4" w:rsidRDefault="003302C4" w:rsidP="003302C4">
      <w:pPr>
        <w:pStyle w:val="Heading2"/>
        <w:rPr>
          <w:rFonts w:cs="Arial"/>
        </w:rPr>
      </w:pPr>
      <w:bookmarkStart w:id="31" w:name="_Toc481751162"/>
      <w:r>
        <w:rPr>
          <w:rFonts w:cs="Arial"/>
        </w:rPr>
        <w:t xml:space="preserve">Proxy </w:t>
      </w:r>
      <w:r w:rsidRPr="008D6FA5">
        <w:rPr>
          <w:rFonts w:cs="Arial"/>
        </w:rPr>
        <w:t>dependencies</w:t>
      </w:r>
      <w:bookmarkEnd w:id="31"/>
    </w:p>
    <w:p w14:paraId="5B690742" w14:textId="7DB6108E" w:rsidR="003302C4" w:rsidRPr="00D835E9" w:rsidRDefault="00C84B4D" w:rsidP="00D835E9">
      <w:pPr>
        <w:pStyle w:val="BodyText"/>
        <w:rPr>
          <w:lang w:val="en-GB"/>
        </w:rPr>
      </w:pPr>
      <w:r w:rsidRPr="00D835E9">
        <w:rPr>
          <w:lang w:val="en-GB"/>
        </w:rPr>
        <w:t>Gradle dependencies can get some network/proxy related issues. In order to fix this issue, we are using below proxy settings in gradle.properties of root folder.</w:t>
      </w:r>
    </w:p>
    <w:p w14:paraId="12C95F6B" w14:textId="77777777" w:rsidR="00C84B4D" w:rsidRDefault="00C84B4D" w:rsidP="003302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color w:val="000000"/>
          <w:sz w:val="18"/>
          <w:szCs w:val="18"/>
        </w:rPr>
      </w:pPr>
    </w:p>
    <w:p w14:paraId="23A3D88A" w14:textId="077EA80D" w:rsidR="00C84B4D" w:rsidRPr="00C84B4D" w:rsidRDefault="00C84B4D" w:rsidP="00C84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ourier New" w:hAnsi="Courier New" w:cs="Courier New"/>
          <w:color w:val="000000"/>
          <w:sz w:val="18"/>
          <w:szCs w:val="18"/>
        </w:rPr>
      </w:pPr>
      <w:r w:rsidRPr="00C84B4D">
        <w:rPr>
          <w:rFonts w:ascii="Courier New" w:hAnsi="Courier New" w:cs="Courier New"/>
          <w:b/>
          <w:bCs/>
          <w:color w:val="000080"/>
          <w:sz w:val="18"/>
          <w:szCs w:val="18"/>
          <w:shd w:val="clear" w:color="auto" w:fill="E4E4FF"/>
        </w:rPr>
        <w:t>systemProp.https.proxyHost</w:t>
      </w:r>
      <w:r w:rsidRPr="00C84B4D">
        <w:rPr>
          <w:rFonts w:ascii="Courier New" w:hAnsi="Courier New" w:cs="Courier New"/>
          <w:color w:val="000000"/>
          <w:sz w:val="18"/>
          <w:szCs w:val="18"/>
        </w:rPr>
        <w:t>=</w:t>
      </w:r>
      <w:r w:rsidRPr="00C84B4D">
        <w:rPr>
          <w:rFonts w:ascii="Courier New" w:hAnsi="Courier New" w:cs="Courier New"/>
          <w:b/>
          <w:bCs/>
          <w:color w:val="008000"/>
          <w:sz w:val="18"/>
          <w:szCs w:val="18"/>
        </w:rPr>
        <w:t>42.99.164.34</w:t>
      </w:r>
      <w:r w:rsidRPr="00C84B4D">
        <w:rPr>
          <w:rFonts w:ascii="Courier New" w:hAnsi="Courier New" w:cs="Courier New"/>
          <w:b/>
          <w:bCs/>
          <w:color w:val="008000"/>
          <w:sz w:val="18"/>
          <w:szCs w:val="18"/>
        </w:rPr>
        <w:br/>
      </w:r>
      <w:r w:rsidRPr="00C84B4D">
        <w:rPr>
          <w:rFonts w:ascii="Courier New" w:hAnsi="Courier New" w:cs="Courier New"/>
          <w:b/>
          <w:bCs/>
          <w:color w:val="000080"/>
          <w:sz w:val="18"/>
          <w:szCs w:val="18"/>
        </w:rPr>
        <w:t>systemProp.https.proxyPort</w:t>
      </w:r>
      <w:r w:rsidRPr="00C84B4D">
        <w:rPr>
          <w:rFonts w:ascii="Courier New" w:hAnsi="Courier New" w:cs="Courier New"/>
          <w:color w:val="000000"/>
          <w:sz w:val="18"/>
          <w:szCs w:val="18"/>
        </w:rPr>
        <w:t>=</w:t>
      </w:r>
      <w:r w:rsidRPr="00C84B4D">
        <w:rPr>
          <w:rFonts w:ascii="Courier New" w:hAnsi="Courier New" w:cs="Courier New"/>
          <w:b/>
          <w:bCs/>
          <w:color w:val="008000"/>
          <w:sz w:val="18"/>
          <w:szCs w:val="18"/>
        </w:rPr>
        <w:t>10015</w:t>
      </w:r>
    </w:p>
    <w:p w14:paraId="059700A9" w14:textId="77777777" w:rsidR="00C84B4D" w:rsidRPr="002063CE" w:rsidRDefault="00C84B4D" w:rsidP="003302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color w:val="000000"/>
          <w:sz w:val="18"/>
          <w:szCs w:val="18"/>
        </w:rPr>
      </w:pPr>
    </w:p>
    <w:p w14:paraId="1F0D59C1" w14:textId="43A34719" w:rsidR="002063CE" w:rsidRDefault="00376A35" w:rsidP="00D835E9">
      <w:pPr>
        <w:pStyle w:val="BodyText"/>
        <w:rPr>
          <w:lang w:val="en-GB"/>
        </w:rPr>
      </w:pPr>
      <w:r>
        <w:rPr>
          <w:lang w:val="en-GB"/>
        </w:rPr>
        <w:t xml:space="preserve">We are using this proxy settings locally. </w:t>
      </w:r>
      <w:r w:rsidR="00C84B4D">
        <w:rPr>
          <w:lang w:val="en-GB"/>
        </w:rPr>
        <w:t xml:space="preserve">But Eindhoven, does not use above proxy settings. </w:t>
      </w:r>
    </w:p>
    <w:p w14:paraId="14B48B04" w14:textId="3B2BA574" w:rsidR="00634E49" w:rsidRDefault="00634E49" w:rsidP="00634E49">
      <w:pPr>
        <w:pStyle w:val="Heading2"/>
        <w:rPr>
          <w:rFonts w:cs="Arial"/>
        </w:rPr>
      </w:pPr>
      <w:bookmarkStart w:id="32" w:name="_Toc481751163"/>
      <w:r>
        <w:rPr>
          <w:rFonts w:cs="Arial"/>
        </w:rPr>
        <w:t>Configuration File</w:t>
      </w:r>
      <w:bookmarkEnd w:id="32"/>
    </w:p>
    <w:p w14:paraId="07A29709" w14:textId="77777777" w:rsidR="00FE675B" w:rsidRPr="008D6FA5" w:rsidRDefault="00FE675B" w:rsidP="00FE675B">
      <w:pPr>
        <w:pStyle w:val="ListParagraph"/>
        <w:numPr>
          <w:ilvl w:val="0"/>
          <w:numId w:val="7"/>
        </w:numPr>
        <w:rPr>
          <w:rFonts w:cs="Arial"/>
          <w:color w:val="333333"/>
          <w:szCs w:val="24"/>
          <w:shd w:val="clear" w:color="auto" w:fill="F5F5F5"/>
          <w:lang w:val="en-IN"/>
        </w:rPr>
      </w:pPr>
      <w:r w:rsidRPr="008D6FA5">
        <w:rPr>
          <w:rFonts w:cs="Arial"/>
          <w:color w:val="333333"/>
          <w:szCs w:val="24"/>
          <w:shd w:val="clear" w:color="auto" w:fill="F5F5F5"/>
          <w:lang w:val="en-IN"/>
        </w:rPr>
        <w:t xml:space="preserve">Go to sample app’s res/values folder and copy digitalcare_config.xml and place it in </w:t>
      </w:r>
    </w:p>
    <w:p w14:paraId="0388EBB8" w14:textId="77777777" w:rsidR="00FE675B" w:rsidRPr="008D6FA5" w:rsidRDefault="00FE675B" w:rsidP="00FE675B">
      <w:pPr>
        <w:pStyle w:val="NormalWeb"/>
        <w:shd w:val="clear" w:color="auto" w:fill="FFFFFF"/>
        <w:spacing w:before="0" w:beforeAutospacing="0" w:after="0" w:afterAutospacing="0" w:line="300" w:lineRule="atLeast"/>
        <w:ind w:right="450"/>
        <w:rPr>
          <w:rFonts w:ascii="Arial" w:hAnsi="Arial" w:cs="Arial"/>
          <w:color w:val="333333"/>
          <w:sz w:val="24"/>
          <w:szCs w:val="24"/>
        </w:rPr>
      </w:pPr>
      <w:r w:rsidRPr="008D6FA5">
        <w:rPr>
          <w:rFonts w:ascii="Arial" w:hAnsi="Arial" w:cs="Arial"/>
          <w:color w:val="333333"/>
          <w:sz w:val="21"/>
          <w:szCs w:val="21"/>
        </w:rPr>
        <w:t xml:space="preserve">        </w:t>
      </w:r>
      <w:r w:rsidRPr="008D6FA5">
        <w:rPr>
          <w:rFonts w:ascii="Arial" w:hAnsi="Arial" w:cs="Arial"/>
          <w:color w:val="333333"/>
          <w:sz w:val="24"/>
          <w:szCs w:val="24"/>
        </w:rPr>
        <w:t>integrating app’s res/values folder</w:t>
      </w:r>
      <w:r>
        <w:rPr>
          <w:rFonts w:ascii="Arial" w:hAnsi="Arial" w:cs="Arial"/>
          <w:color w:val="333333"/>
          <w:sz w:val="24"/>
          <w:szCs w:val="24"/>
        </w:rPr>
        <w:t>.</w:t>
      </w:r>
    </w:p>
    <w:p w14:paraId="36C7B535" w14:textId="77777777" w:rsidR="00FE675B" w:rsidRDefault="00FE675B" w:rsidP="00FE675B">
      <w:pPr>
        <w:pStyle w:val="NormalWeb"/>
        <w:numPr>
          <w:ilvl w:val="0"/>
          <w:numId w:val="7"/>
        </w:numPr>
        <w:shd w:val="clear" w:color="auto" w:fill="FFFFFF"/>
        <w:spacing w:before="0" w:beforeAutospacing="0" w:after="0" w:afterAutospacing="0" w:line="300" w:lineRule="atLeast"/>
        <w:ind w:right="450"/>
        <w:rPr>
          <w:rFonts w:ascii="Arial" w:hAnsi="Arial" w:cs="Arial"/>
          <w:color w:val="333333"/>
          <w:sz w:val="24"/>
          <w:szCs w:val="24"/>
        </w:rPr>
      </w:pPr>
      <w:r w:rsidRPr="008D6FA5">
        <w:rPr>
          <w:rFonts w:ascii="Arial" w:hAnsi="Arial" w:cs="Arial"/>
          <w:color w:val="333333"/>
          <w:sz w:val="24"/>
          <w:szCs w:val="24"/>
        </w:rPr>
        <w:t>Override the values in config file and define the features as per requirement.</w:t>
      </w:r>
    </w:p>
    <w:p w14:paraId="5E65FFBD" w14:textId="77777777" w:rsidR="0021209A" w:rsidRDefault="00C70F45" w:rsidP="00FE675B">
      <w:pPr>
        <w:pStyle w:val="NormalWeb"/>
        <w:numPr>
          <w:ilvl w:val="0"/>
          <w:numId w:val="7"/>
        </w:numPr>
        <w:shd w:val="clear" w:color="auto" w:fill="FFFFFF"/>
        <w:spacing w:before="0" w:beforeAutospacing="0" w:after="0" w:afterAutospacing="0" w:line="300" w:lineRule="atLeast"/>
        <w:ind w:right="450"/>
        <w:rPr>
          <w:rFonts w:ascii="Arial" w:hAnsi="Arial" w:cs="Arial"/>
          <w:color w:val="333333"/>
          <w:sz w:val="24"/>
          <w:szCs w:val="24"/>
        </w:rPr>
      </w:pPr>
      <w:r>
        <w:rPr>
          <w:rFonts w:ascii="Arial" w:hAnsi="Arial" w:cs="Arial"/>
          <w:color w:val="333333"/>
          <w:sz w:val="24"/>
          <w:szCs w:val="24"/>
        </w:rPr>
        <w:lastRenderedPageBreak/>
        <w:t>Add AppConfig</w:t>
      </w:r>
      <w:r w:rsidR="005B62EA">
        <w:rPr>
          <w:rFonts w:ascii="Arial" w:hAnsi="Arial" w:cs="Arial"/>
          <w:color w:val="333333"/>
          <w:sz w:val="24"/>
          <w:szCs w:val="24"/>
        </w:rPr>
        <w:t>.json in assets folder. It contains the information for microsite ids, service discovery environment, sectors etc.., For more details find the App Infra document in the below link :</w:t>
      </w:r>
    </w:p>
    <w:p w14:paraId="566F0A90" w14:textId="68262B0B" w:rsidR="0021209A" w:rsidRDefault="00CF1A6F" w:rsidP="00CA7A9A">
      <w:pPr>
        <w:pStyle w:val="NormalWeb"/>
        <w:shd w:val="clear" w:color="auto" w:fill="FFFFFF"/>
        <w:spacing w:before="0" w:beforeAutospacing="0" w:after="0" w:afterAutospacing="0" w:line="300" w:lineRule="atLeast"/>
        <w:ind w:left="360" w:right="450"/>
        <w:rPr>
          <w:rFonts w:ascii="Arial" w:hAnsi="Arial" w:cs="Arial"/>
          <w:color w:val="333333"/>
          <w:sz w:val="24"/>
          <w:szCs w:val="24"/>
        </w:rPr>
      </w:pPr>
      <w:hyperlink r:id="rId10" w:history="1">
        <w:r w:rsidR="0021209A" w:rsidRPr="005B2D2A">
          <w:rPr>
            <w:rStyle w:val="Hyperlink"/>
            <w:rFonts w:ascii="Arial" w:hAnsi="Arial" w:cs="Arial"/>
            <w:sz w:val="24"/>
            <w:szCs w:val="24"/>
          </w:rPr>
          <w:t>http://tfsemea1.ta.philips.com:8080/tfs/TPC_Region24/CDP2/TEAM%20Sabers/_git/ail-android-appinfra?path=%2FDocuments&amp;version=GBdevelop&amp;_a=contents</w:t>
        </w:r>
      </w:hyperlink>
    </w:p>
    <w:p w14:paraId="051E2C90" w14:textId="7CF5250E" w:rsidR="00C70F45" w:rsidRDefault="005B62EA" w:rsidP="00CA7A9A">
      <w:pPr>
        <w:pStyle w:val="NormalWeb"/>
        <w:shd w:val="clear" w:color="auto" w:fill="FFFFFF"/>
        <w:spacing w:before="0" w:beforeAutospacing="0" w:after="0" w:afterAutospacing="0" w:line="300" w:lineRule="atLeast"/>
        <w:ind w:left="360" w:right="450"/>
        <w:rPr>
          <w:rFonts w:ascii="Arial" w:hAnsi="Arial" w:cs="Arial"/>
          <w:color w:val="333333"/>
          <w:sz w:val="24"/>
          <w:szCs w:val="24"/>
        </w:rPr>
      </w:pPr>
      <w:r>
        <w:rPr>
          <w:rFonts w:ascii="Arial" w:hAnsi="Arial" w:cs="Arial"/>
          <w:color w:val="333333"/>
          <w:sz w:val="24"/>
          <w:szCs w:val="24"/>
        </w:rPr>
        <w:t xml:space="preserve"> </w:t>
      </w:r>
    </w:p>
    <w:p w14:paraId="19124916" w14:textId="77777777" w:rsidR="00634E49" w:rsidRPr="004F19F1" w:rsidRDefault="00634E49" w:rsidP="00C84B4D">
      <w:pPr>
        <w:pStyle w:val="BodyText"/>
        <w:ind w:left="720"/>
        <w:rPr>
          <w:lang w:val="en-GB"/>
        </w:rPr>
      </w:pPr>
    </w:p>
    <w:p w14:paraId="4DF5C6AB" w14:textId="1C3F5B41" w:rsidR="00C20BDF" w:rsidRDefault="001F11AB" w:rsidP="00C20BDF">
      <w:pPr>
        <w:pStyle w:val="Heading2"/>
        <w:rPr>
          <w:rFonts w:cs="Arial"/>
        </w:rPr>
      </w:pPr>
      <w:bookmarkStart w:id="33" w:name="_Toc444883177"/>
      <w:bookmarkStart w:id="34" w:name="_Toc481751164"/>
      <w:r w:rsidRPr="008D6FA5">
        <w:rPr>
          <w:rFonts w:cs="Arial"/>
        </w:rPr>
        <w:t>Prerequisites</w:t>
      </w:r>
      <w:bookmarkEnd w:id="33"/>
      <w:bookmarkEnd w:id="34"/>
    </w:p>
    <w:p w14:paraId="016F13A9" w14:textId="77777777" w:rsidR="00457043" w:rsidRDefault="00457043" w:rsidP="00457043">
      <w:pPr>
        <w:pStyle w:val="BodyText"/>
        <w:rPr>
          <w:lang w:val="en-GB"/>
        </w:rPr>
      </w:pPr>
    </w:p>
    <w:p w14:paraId="1D51E9E7" w14:textId="7540C408" w:rsidR="00457043" w:rsidRDefault="00457043" w:rsidP="00457043">
      <w:pPr>
        <w:pStyle w:val="BodyText"/>
        <w:rPr>
          <w:lang w:val="en-GB"/>
        </w:rPr>
      </w:pPr>
      <w:r w:rsidRPr="002C1EE1">
        <w:rPr>
          <w:b/>
          <w:lang w:val="en-GB"/>
        </w:rPr>
        <w:t>Note</w:t>
      </w:r>
      <w:r w:rsidR="00CB4A15" w:rsidRPr="002C1EE1">
        <w:rPr>
          <w:b/>
          <w:lang w:val="en-GB"/>
        </w:rPr>
        <w:t>:</w:t>
      </w:r>
      <w:r w:rsidR="00CB4A15">
        <w:rPr>
          <w:lang w:val="en-GB"/>
        </w:rPr>
        <w:t xml:space="preserve">  Product should be hosted at PRX server. Please read </w:t>
      </w:r>
      <w:r w:rsidR="004527A3">
        <w:rPr>
          <w:lang w:val="en-GB"/>
        </w:rPr>
        <w:t xml:space="preserve">the process in doc </w:t>
      </w:r>
      <w:r w:rsidR="00CB4A15" w:rsidRPr="00CB4A15">
        <w:rPr>
          <w:b/>
          <w:lang w:val="en-GB"/>
        </w:rPr>
        <w:t>“ConsumerCare_Deployment”</w:t>
      </w:r>
      <w:r w:rsidR="00396711" w:rsidRPr="00396711">
        <w:rPr>
          <w:lang w:val="en-GB"/>
        </w:rPr>
        <w:t xml:space="preserve"> </w:t>
      </w:r>
      <w:r w:rsidR="00204E53">
        <w:rPr>
          <w:lang w:val="en-GB"/>
        </w:rPr>
        <w:t xml:space="preserve">which is </w:t>
      </w:r>
      <w:r w:rsidR="00396711" w:rsidRPr="00396711">
        <w:rPr>
          <w:lang w:val="en-GB"/>
        </w:rPr>
        <w:t xml:space="preserve">shared along with </w:t>
      </w:r>
      <w:r w:rsidR="00204E53">
        <w:rPr>
          <w:lang w:val="en-GB"/>
        </w:rPr>
        <w:t xml:space="preserve">other </w:t>
      </w:r>
      <w:r w:rsidR="00396711" w:rsidRPr="00396711">
        <w:rPr>
          <w:lang w:val="en-GB"/>
        </w:rPr>
        <w:t>documents</w:t>
      </w:r>
      <w:r w:rsidR="00CB4A15" w:rsidRPr="00CB4A15">
        <w:rPr>
          <w:b/>
          <w:lang w:val="en-GB"/>
        </w:rPr>
        <w:t>.</w:t>
      </w:r>
      <w:r w:rsidR="00CB4A15">
        <w:rPr>
          <w:b/>
          <w:lang w:val="en-GB"/>
        </w:rPr>
        <w:br/>
      </w:r>
    </w:p>
    <w:p w14:paraId="40F40D85" w14:textId="3A2067CC" w:rsidR="00B234E4" w:rsidRPr="002E3E0F" w:rsidRDefault="00B234E4" w:rsidP="00097CB7">
      <w:pPr>
        <w:pStyle w:val="BodyText"/>
        <w:numPr>
          <w:ilvl w:val="2"/>
          <w:numId w:val="45"/>
        </w:numPr>
        <w:ind w:left="360"/>
        <w:rPr>
          <w:rFonts w:cs="Arial"/>
        </w:rPr>
      </w:pPr>
      <w:r w:rsidRPr="008D6FA5">
        <w:rPr>
          <w:rFonts w:cs="Arial"/>
        </w:rPr>
        <w:t>Applicatio</w:t>
      </w:r>
      <w:r w:rsidR="004F19F1">
        <w:rPr>
          <w:rFonts w:cs="Arial"/>
        </w:rPr>
        <w:t xml:space="preserve">n need to know </w:t>
      </w:r>
      <w:r w:rsidR="004F19F1" w:rsidRPr="00BB6641">
        <w:rPr>
          <w:rFonts w:cs="Arial"/>
          <w:b/>
        </w:rPr>
        <w:t>CTN</w:t>
      </w:r>
      <w:r w:rsidR="004F19F1">
        <w:rPr>
          <w:rFonts w:cs="Arial"/>
        </w:rPr>
        <w:t xml:space="preserve"> number</w:t>
      </w:r>
      <w:r w:rsidR="002E3E0F">
        <w:rPr>
          <w:rFonts w:cs="Arial"/>
        </w:rPr>
        <w:t xml:space="preserve"> for each product used in app. </w:t>
      </w:r>
      <w:r w:rsidR="004F19F1">
        <w:rPr>
          <w:rFonts w:cs="Arial"/>
          <w:szCs w:val="24"/>
        </w:rPr>
        <w:t>Ex: HD8967/01</w:t>
      </w:r>
      <w:r w:rsidR="00947877">
        <w:rPr>
          <w:rFonts w:cs="Arial"/>
          <w:szCs w:val="24"/>
        </w:rPr>
        <w:t>. Max CTN is allowed.</w:t>
      </w:r>
      <w:r w:rsidR="00D545BD" w:rsidRPr="004F19F1">
        <w:rPr>
          <w:rFonts w:cs="Arial"/>
          <w:szCs w:val="24"/>
        </w:rPr>
        <w:t xml:space="preserve"> </w:t>
      </w:r>
    </w:p>
    <w:p w14:paraId="714C150F" w14:textId="77777777" w:rsidR="00DD2332" w:rsidRDefault="00DD2332" w:rsidP="00097CB7">
      <w:pPr>
        <w:pStyle w:val="ListParagraph"/>
        <w:numPr>
          <w:ilvl w:val="2"/>
          <w:numId w:val="45"/>
        </w:numPr>
        <w:ind w:left="360"/>
        <w:rPr>
          <w:rFonts w:eastAsiaTheme="minorHAnsi" w:cs="Arial"/>
          <w:szCs w:val="24"/>
        </w:rPr>
      </w:pPr>
      <w:r>
        <w:rPr>
          <w:rFonts w:eastAsiaTheme="minorHAnsi" w:cs="Arial"/>
          <w:szCs w:val="24"/>
        </w:rPr>
        <w:t>S</w:t>
      </w:r>
      <w:r w:rsidR="00BB6641">
        <w:rPr>
          <w:rFonts w:eastAsiaTheme="minorHAnsi" w:cs="Arial"/>
          <w:szCs w:val="24"/>
        </w:rPr>
        <w:t>ector</w:t>
      </w:r>
    </w:p>
    <w:p w14:paraId="6C4A9212" w14:textId="14D10E12" w:rsidR="002E3E0F" w:rsidRPr="002E3E0F" w:rsidRDefault="00DD2332" w:rsidP="00097CB7">
      <w:pPr>
        <w:pStyle w:val="ListParagraph"/>
        <w:numPr>
          <w:ilvl w:val="2"/>
          <w:numId w:val="45"/>
        </w:numPr>
        <w:ind w:left="360"/>
        <w:rPr>
          <w:rFonts w:eastAsiaTheme="minorHAnsi" w:cs="Arial"/>
          <w:szCs w:val="24"/>
        </w:rPr>
      </w:pPr>
      <w:r w:rsidRPr="002E3E0F">
        <w:rPr>
          <w:rFonts w:eastAsiaTheme="minorHAnsi" w:cs="Arial"/>
          <w:szCs w:val="24"/>
        </w:rPr>
        <w:t>C</w:t>
      </w:r>
      <w:r w:rsidR="00BB6641" w:rsidRPr="002E3E0F">
        <w:rPr>
          <w:rFonts w:eastAsiaTheme="minorHAnsi" w:cs="Arial"/>
          <w:szCs w:val="24"/>
        </w:rPr>
        <w:t>atalog.</w:t>
      </w:r>
    </w:p>
    <w:p w14:paraId="2E22B58B" w14:textId="77777777" w:rsidR="00F61A96" w:rsidRDefault="00F61A96" w:rsidP="00097CB7">
      <w:pPr>
        <w:pStyle w:val="ListParagraph"/>
        <w:ind w:left="0"/>
        <w:rPr>
          <w:rFonts w:eastAsiaTheme="minorHAnsi" w:cs="Arial"/>
          <w:szCs w:val="24"/>
        </w:rPr>
      </w:pPr>
    </w:p>
    <w:p w14:paraId="47CB5384" w14:textId="1EBA47E6" w:rsidR="00BB6641" w:rsidRDefault="00BB6641" w:rsidP="00097CB7">
      <w:pPr>
        <w:pStyle w:val="ListParagraph"/>
        <w:ind w:left="0"/>
        <w:rPr>
          <w:rFonts w:eastAsiaTheme="minorHAnsi" w:cs="Arial"/>
          <w:szCs w:val="24"/>
        </w:rPr>
      </w:pPr>
      <w:r>
        <w:rPr>
          <w:rFonts w:eastAsiaTheme="minorHAnsi" w:cs="Arial"/>
          <w:szCs w:val="24"/>
        </w:rPr>
        <w:t xml:space="preserve">Example: </w:t>
      </w:r>
      <w:r w:rsidRPr="00BB6641">
        <w:rPr>
          <w:rFonts w:eastAsiaTheme="minorHAnsi" w:cs="Arial"/>
          <w:b/>
          <w:szCs w:val="24"/>
        </w:rPr>
        <w:t>Sector</w:t>
      </w:r>
      <w:r>
        <w:rPr>
          <w:rFonts w:eastAsiaTheme="minorHAnsi" w:cs="Arial"/>
          <w:szCs w:val="24"/>
        </w:rPr>
        <w:t xml:space="preserve">: B2C and </w:t>
      </w:r>
      <w:r w:rsidRPr="00BB6641">
        <w:rPr>
          <w:rFonts w:eastAsiaTheme="minorHAnsi" w:cs="Arial"/>
          <w:b/>
          <w:szCs w:val="24"/>
        </w:rPr>
        <w:t>catalog</w:t>
      </w:r>
      <w:r>
        <w:rPr>
          <w:rFonts w:eastAsiaTheme="minorHAnsi" w:cs="Arial"/>
          <w:szCs w:val="24"/>
        </w:rPr>
        <w:t xml:space="preserve">: CARE </w:t>
      </w:r>
      <w:r w:rsidR="00DD2332">
        <w:rPr>
          <w:rFonts w:eastAsiaTheme="minorHAnsi" w:cs="Arial"/>
          <w:szCs w:val="24"/>
        </w:rPr>
        <w:t>(Mandatory</w:t>
      </w:r>
      <w:r>
        <w:rPr>
          <w:rFonts w:eastAsiaTheme="minorHAnsi" w:cs="Arial"/>
          <w:szCs w:val="24"/>
        </w:rPr>
        <w:t xml:space="preserve"> for Consumer </w:t>
      </w:r>
      <w:r w:rsidR="00DD2332">
        <w:rPr>
          <w:rFonts w:eastAsiaTheme="minorHAnsi" w:cs="Arial"/>
          <w:szCs w:val="24"/>
        </w:rPr>
        <w:t>care)</w:t>
      </w:r>
    </w:p>
    <w:p w14:paraId="4ACF4791" w14:textId="4EE79F3F" w:rsidR="00BB6641" w:rsidRPr="00BB6641" w:rsidRDefault="00BB6641" w:rsidP="00097CB7">
      <w:pPr>
        <w:pStyle w:val="ListParagraph"/>
        <w:ind w:left="0"/>
        <w:rPr>
          <w:rFonts w:eastAsiaTheme="minorHAnsi" w:cs="Arial"/>
          <w:szCs w:val="24"/>
        </w:rPr>
      </w:pPr>
      <w:r>
        <w:rPr>
          <w:rFonts w:eastAsiaTheme="minorHAnsi" w:cs="Arial"/>
          <w:szCs w:val="24"/>
        </w:rPr>
        <w:t>Most of the apps will have above sector and catalog.</w:t>
      </w:r>
    </w:p>
    <w:p w14:paraId="31DBF81E" w14:textId="77777777" w:rsidR="00B234E4" w:rsidRPr="008D6FA5" w:rsidRDefault="00B234E4" w:rsidP="00B234E4">
      <w:pPr>
        <w:rPr>
          <w:rFonts w:eastAsiaTheme="minorHAnsi" w:cs="Arial"/>
          <w:szCs w:val="24"/>
        </w:rPr>
      </w:pPr>
    </w:p>
    <w:p w14:paraId="21B38AC5" w14:textId="05D1C563" w:rsidR="001E2059" w:rsidRDefault="0023218D" w:rsidP="00B234E4">
      <w:pPr>
        <w:rPr>
          <w:rFonts w:cs="Arial"/>
        </w:rPr>
      </w:pPr>
      <w:r w:rsidRPr="0023218D">
        <w:rPr>
          <w:rFonts w:eastAsiaTheme="minorHAnsi" w:cs="Arial"/>
          <w:b/>
          <w:szCs w:val="24"/>
        </w:rPr>
        <w:t xml:space="preserve">Note: </w:t>
      </w:r>
      <w:r w:rsidR="00B234E4" w:rsidRPr="008D6FA5">
        <w:rPr>
          <w:rFonts w:eastAsiaTheme="minorHAnsi" w:cs="Arial"/>
          <w:szCs w:val="24"/>
        </w:rPr>
        <w:t>Above information is used for backend services and mostly uses PR</w:t>
      </w:r>
      <w:r>
        <w:rPr>
          <w:rFonts w:eastAsiaTheme="minorHAnsi" w:cs="Arial"/>
          <w:szCs w:val="24"/>
        </w:rPr>
        <w:t xml:space="preserve">X system. </w:t>
      </w:r>
      <w:r w:rsidR="004F19F1">
        <w:rPr>
          <w:rFonts w:eastAsiaTheme="minorHAnsi" w:cs="Arial"/>
          <w:szCs w:val="24"/>
        </w:rPr>
        <w:t>H</w:t>
      </w:r>
      <w:r w:rsidR="00B234E4" w:rsidRPr="008D6FA5">
        <w:rPr>
          <w:rFonts w:eastAsiaTheme="minorHAnsi" w:cs="Arial"/>
          <w:szCs w:val="24"/>
        </w:rPr>
        <w:t xml:space="preserve">ence </w:t>
      </w:r>
      <w:r w:rsidR="004F19F1">
        <w:rPr>
          <w:rFonts w:eastAsiaTheme="minorHAnsi" w:cs="Arial"/>
          <w:szCs w:val="24"/>
        </w:rPr>
        <w:t xml:space="preserve">Please </w:t>
      </w:r>
      <w:r w:rsidR="00B234E4" w:rsidRPr="008D6FA5">
        <w:rPr>
          <w:rFonts w:eastAsiaTheme="minorHAnsi" w:cs="Arial"/>
          <w:szCs w:val="24"/>
        </w:rPr>
        <w:t xml:space="preserve">provide valid </w:t>
      </w:r>
      <w:r w:rsidR="004F19F1">
        <w:rPr>
          <w:rFonts w:eastAsiaTheme="minorHAnsi" w:cs="Arial"/>
          <w:szCs w:val="24"/>
        </w:rPr>
        <w:t xml:space="preserve">and complete CTN number as input </w:t>
      </w:r>
      <w:r w:rsidR="00B234E4" w:rsidRPr="008D6FA5">
        <w:rPr>
          <w:rFonts w:eastAsiaTheme="minorHAnsi" w:cs="Arial"/>
          <w:szCs w:val="24"/>
        </w:rPr>
        <w:t>otherwise consumer care features are not fun</w:t>
      </w:r>
      <w:r w:rsidR="00B42B2D" w:rsidRPr="008D6FA5">
        <w:rPr>
          <w:rFonts w:eastAsiaTheme="minorHAnsi" w:cs="Arial"/>
          <w:szCs w:val="24"/>
        </w:rPr>
        <w:t>c</w:t>
      </w:r>
      <w:r w:rsidR="004F19F1">
        <w:rPr>
          <w:rFonts w:eastAsiaTheme="minorHAnsi" w:cs="Arial"/>
          <w:szCs w:val="24"/>
        </w:rPr>
        <w:t>tional as expected.</w:t>
      </w:r>
    </w:p>
    <w:p w14:paraId="7FDF5BCA" w14:textId="77777777" w:rsidR="001E2059" w:rsidRDefault="001E2059" w:rsidP="00B234E4">
      <w:pPr>
        <w:rPr>
          <w:rFonts w:cs="Arial"/>
        </w:rPr>
      </w:pPr>
    </w:p>
    <w:p w14:paraId="2712DE9B" w14:textId="646AE0CD" w:rsidR="00C51D2D" w:rsidRDefault="00C51D2D" w:rsidP="00AF5B03">
      <w:pPr>
        <w:pStyle w:val="Heading1"/>
        <w:rPr>
          <w:rFonts w:cs="Arial"/>
        </w:rPr>
      </w:pPr>
      <w:bookmarkStart w:id="35" w:name="_Toc444883178"/>
      <w:bookmarkStart w:id="36" w:name="_Toc481751165"/>
      <w:bookmarkStart w:id="37" w:name="_Toc297311301"/>
      <w:r w:rsidRPr="008D6FA5">
        <w:rPr>
          <w:rFonts w:cs="Arial"/>
        </w:rPr>
        <w:t>INITIALIZATION</w:t>
      </w:r>
      <w:bookmarkEnd w:id="35"/>
      <w:bookmarkEnd w:id="36"/>
    </w:p>
    <w:p w14:paraId="7D297020" w14:textId="77777777" w:rsidR="00C51D2D" w:rsidRPr="008D6FA5" w:rsidRDefault="00C51D2D" w:rsidP="00C51D2D">
      <w:pPr>
        <w:rPr>
          <w:rFonts w:cs="Arial"/>
        </w:rPr>
      </w:pPr>
      <w:r w:rsidRPr="008D6FA5">
        <w:rPr>
          <w:rFonts w:cs="Arial"/>
        </w:rPr>
        <w:t>The library can be invoked both as activity and fragment.</w:t>
      </w:r>
    </w:p>
    <w:p w14:paraId="39BF8784" w14:textId="77777777" w:rsidR="00C51D2D" w:rsidRPr="008D6FA5" w:rsidRDefault="00C51D2D" w:rsidP="00C51D2D">
      <w:pPr>
        <w:rPr>
          <w:rFonts w:cs="Arial"/>
        </w:rPr>
      </w:pPr>
    </w:p>
    <w:p w14:paraId="03BEB197" w14:textId="77777777" w:rsidR="00C51D2D" w:rsidRPr="008D6FA5" w:rsidRDefault="00C51D2D" w:rsidP="00C51D2D">
      <w:pPr>
        <w:rPr>
          <w:rFonts w:cs="Arial"/>
          <w:szCs w:val="24"/>
        </w:rPr>
      </w:pPr>
      <w:r w:rsidRPr="008D6FA5">
        <w:rPr>
          <w:rFonts w:cs="Arial"/>
          <w:szCs w:val="24"/>
        </w:rPr>
        <w:t>“</w:t>
      </w:r>
      <w:r w:rsidRPr="00494332">
        <w:rPr>
          <w:rFonts w:cs="Arial"/>
          <w:b/>
          <w:szCs w:val="24"/>
        </w:rPr>
        <w:t>DigitalCareConfigManager</w:t>
      </w:r>
      <w:r w:rsidRPr="008D6FA5">
        <w:rPr>
          <w:rFonts w:cs="Arial"/>
          <w:szCs w:val="24"/>
        </w:rPr>
        <w:t>” is singleton class used for communication between application and library. It exposes few public setter APIs. The application has to set few below parameters dynamically before the library is invoked. Please refer sample application.</w:t>
      </w:r>
    </w:p>
    <w:p w14:paraId="07E5441F" w14:textId="77777777" w:rsidR="00E86EBE" w:rsidRDefault="00E86EBE" w:rsidP="00E86EBE">
      <w:pPr>
        <w:pStyle w:val="HTMLPreformatted"/>
        <w:shd w:val="clear" w:color="auto" w:fill="FFFFFF"/>
        <w:rPr>
          <w:rFonts w:cs="Arial"/>
          <w:szCs w:val="24"/>
        </w:rPr>
      </w:pPr>
    </w:p>
    <w:p w14:paraId="5564678C" w14:textId="3E8ACE10" w:rsidR="00E86EBE" w:rsidRPr="00E86EBE" w:rsidRDefault="000C5126" w:rsidP="00E86EBE">
      <w:pPr>
        <w:pStyle w:val="HTMLPreformatted"/>
        <w:numPr>
          <w:ilvl w:val="0"/>
          <w:numId w:val="16"/>
        </w:numPr>
        <w:shd w:val="clear" w:color="auto" w:fill="FFFFFF"/>
        <w:rPr>
          <w:rFonts w:eastAsia="Times New Roman"/>
          <w:color w:val="000000"/>
          <w:sz w:val="18"/>
          <w:szCs w:val="18"/>
        </w:rPr>
      </w:pPr>
      <w:r>
        <w:rPr>
          <w:rFonts w:cs="Arial"/>
          <w:szCs w:val="24"/>
        </w:rPr>
        <w:t xml:space="preserve">Import </w:t>
      </w:r>
      <w:r w:rsidR="00E86EBE" w:rsidRPr="00E86EBE">
        <w:rPr>
          <w:rFonts w:eastAsia="Times New Roman"/>
          <w:color w:val="000000"/>
          <w:sz w:val="18"/>
          <w:szCs w:val="18"/>
          <w:shd w:val="clear" w:color="auto" w:fill="E4E4FF"/>
        </w:rPr>
        <w:t>com</w:t>
      </w:r>
      <w:r w:rsidR="00E86EBE" w:rsidRPr="00E86EBE">
        <w:rPr>
          <w:rFonts w:eastAsia="Times New Roman"/>
          <w:color w:val="000000"/>
          <w:sz w:val="18"/>
          <w:szCs w:val="18"/>
        </w:rPr>
        <w:t>.philips.platform.uappframework.launcher.FragmentLauncher;</w:t>
      </w:r>
    </w:p>
    <w:p w14:paraId="002B9044" w14:textId="77777777" w:rsidR="00C51D2D" w:rsidRPr="008D6FA5" w:rsidRDefault="00C51D2D" w:rsidP="00C51D2D">
      <w:pPr>
        <w:pStyle w:val="ListParagraph"/>
        <w:numPr>
          <w:ilvl w:val="0"/>
          <w:numId w:val="16"/>
        </w:numPr>
        <w:spacing w:before="100" w:beforeAutospacing="1" w:after="100" w:afterAutospacing="1"/>
        <w:rPr>
          <w:rFonts w:cs="Arial"/>
          <w:szCs w:val="24"/>
        </w:rPr>
      </w:pPr>
      <w:r w:rsidRPr="008D6FA5">
        <w:rPr>
          <w:rFonts w:cs="Arial"/>
          <w:szCs w:val="24"/>
        </w:rPr>
        <w:t>Import DigitalCareConfigManager from “com.philips.cdp.digitalcare”</w:t>
      </w:r>
    </w:p>
    <w:p w14:paraId="6121A538" w14:textId="2D8E7EE1" w:rsidR="00C51D2D" w:rsidRDefault="00811D38" w:rsidP="00C51D2D">
      <w:pPr>
        <w:pStyle w:val="ListParagraph"/>
        <w:numPr>
          <w:ilvl w:val="0"/>
          <w:numId w:val="16"/>
        </w:numPr>
        <w:spacing w:before="100" w:beforeAutospacing="1" w:after="100" w:afterAutospacing="1"/>
        <w:rPr>
          <w:rFonts w:cs="Arial"/>
          <w:szCs w:val="24"/>
        </w:rPr>
      </w:pPr>
      <w:r>
        <w:rPr>
          <w:rFonts w:cs="Arial"/>
          <w:szCs w:val="24"/>
        </w:rPr>
        <w:t>C</w:t>
      </w:r>
      <w:r w:rsidR="00C51D2D" w:rsidRPr="00646198">
        <w:rPr>
          <w:rFonts w:cs="Arial"/>
          <w:szCs w:val="24"/>
        </w:rPr>
        <w:t xml:space="preserve">all </w:t>
      </w:r>
      <w:r w:rsidR="00E809A1">
        <w:rPr>
          <w:rFonts w:cs="Arial"/>
          <w:b/>
          <w:szCs w:val="24"/>
        </w:rPr>
        <w:t>APPInfra</w:t>
      </w:r>
      <w:r w:rsidR="00C51D2D" w:rsidRPr="00646198">
        <w:rPr>
          <w:rFonts w:cs="Arial"/>
          <w:szCs w:val="24"/>
        </w:rPr>
        <w:t xml:space="preserve"> related APIs as below,</w:t>
      </w:r>
    </w:p>
    <w:p w14:paraId="62057B3A" w14:textId="77777777" w:rsidR="00C22AC7" w:rsidRDefault="00C22AC7" w:rsidP="00C22AC7">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95"/>
        <w:rPr>
          <w:rFonts w:ascii="Courier New" w:hAnsi="Courier New" w:cs="Courier New"/>
          <w:color w:val="000000"/>
          <w:sz w:val="18"/>
          <w:szCs w:val="18"/>
          <w:shd w:val="clear" w:color="auto" w:fill="FFE4FF"/>
        </w:rPr>
      </w:pPr>
    </w:p>
    <w:p w14:paraId="3B8C6D5D" w14:textId="74DE4728" w:rsidR="00C22AC7" w:rsidRPr="00C22AC7" w:rsidRDefault="00C22AC7" w:rsidP="00C22A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rPr>
          <w:rFonts w:ascii="Courier New" w:hAnsi="Courier New" w:cs="Courier New"/>
          <w:color w:val="000000"/>
          <w:sz w:val="18"/>
          <w:szCs w:val="18"/>
        </w:rPr>
      </w:pPr>
      <w:r w:rsidRPr="00C22AC7">
        <w:rPr>
          <w:rFonts w:ascii="Courier New" w:hAnsi="Courier New" w:cs="Courier New"/>
          <w:color w:val="000000"/>
          <w:sz w:val="18"/>
          <w:szCs w:val="18"/>
          <w:shd w:val="clear" w:color="auto" w:fill="E4E4FF"/>
        </w:rPr>
        <w:t>AppInfraInterface</w:t>
      </w:r>
      <w:r>
        <w:rPr>
          <w:rFonts w:ascii="Courier New" w:hAnsi="Courier New" w:cs="Courier New"/>
          <w:color w:val="000000"/>
          <w:sz w:val="18"/>
          <w:szCs w:val="18"/>
          <w:shd w:val="clear" w:color="auto" w:fill="FFE4FF"/>
        </w:rPr>
        <w:t xml:space="preserve"> </w:t>
      </w:r>
      <w:r w:rsidRPr="00C22AC7">
        <w:rPr>
          <w:rFonts w:ascii="Courier New" w:hAnsi="Courier New" w:cs="Courier New"/>
          <w:color w:val="000000"/>
          <w:sz w:val="18"/>
          <w:szCs w:val="18"/>
          <w:shd w:val="clear" w:color="auto" w:fill="FFE4FF"/>
        </w:rPr>
        <w:t>mAppInfraInterface</w:t>
      </w:r>
      <w:r w:rsidRPr="00C22AC7">
        <w:rPr>
          <w:rFonts w:ascii="Courier New" w:hAnsi="Courier New" w:cs="Courier New"/>
          <w:color w:val="000000"/>
          <w:sz w:val="18"/>
          <w:szCs w:val="18"/>
        </w:rPr>
        <w:t xml:space="preserve"> = </w:t>
      </w:r>
      <w:r w:rsidRPr="00C22AC7">
        <w:rPr>
          <w:rFonts w:ascii="Courier New" w:hAnsi="Courier New" w:cs="Courier New"/>
          <w:b/>
          <w:bCs/>
          <w:color w:val="000080"/>
          <w:sz w:val="18"/>
          <w:szCs w:val="18"/>
        </w:rPr>
        <w:t xml:space="preserve">new </w:t>
      </w:r>
      <w:r>
        <w:rPr>
          <w:rFonts w:ascii="Courier New" w:hAnsi="Courier New" w:cs="Courier New"/>
          <w:b/>
          <w:bCs/>
          <w:color w:val="000080"/>
          <w:sz w:val="18"/>
          <w:szCs w:val="18"/>
        </w:rPr>
        <w:t>A</w:t>
      </w:r>
      <w:r w:rsidRPr="00C22AC7">
        <w:rPr>
          <w:rFonts w:ascii="Courier New" w:hAnsi="Courier New" w:cs="Courier New"/>
          <w:color w:val="000000"/>
          <w:sz w:val="18"/>
          <w:szCs w:val="18"/>
        </w:rPr>
        <w:t>ppInfra.Builder().build(getApplicationContext());</w:t>
      </w:r>
    </w:p>
    <w:p w14:paraId="066E5606" w14:textId="77777777" w:rsidR="00A569BF" w:rsidRPr="00646198" w:rsidRDefault="00A569BF" w:rsidP="00A569BF">
      <w:pPr>
        <w:pStyle w:val="ListParagraph"/>
        <w:spacing w:before="100" w:beforeAutospacing="1" w:after="100" w:afterAutospacing="1"/>
        <w:ind w:left="795"/>
        <w:rPr>
          <w:rFonts w:cs="Arial"/>
          <w:szCs w:val="24"/>
        </w:rPr>
      </w:pPr>
    </w:p>
    <w:p w14:paraId="67FA8738" w14:textId="2C7E7979" w:rsidR="005A1855" w:rsidRDefault="004A774B" w:rsidP="00C51D2D">
      <w:pPr>
        <w:spacing w:before="100" w:beforeAutospacing="1" w:after="100" w:afterAutospacing="1"/>
        <w:ind w:left="795"/>
        <w:rPr>
          <w:rFonts w:cs="Arial"/>
          <w:szCs w:val="24"/>
        </w:rPr>
      </w:pPr>
      <w:r>
        <w:rPr>
          <w:rFonts w:cs="Arial"/>
          <w:b/>
          <w:szCs w:val="24"/>
        </w:rPr>
        <w:lastRenderedPageBreak/>
        <w:t xml:space="preserve"> </w:t>
      </w:r>
      <w:r w:rsidR="005A1855">
        <w:rPr>
          <w:rFonts w:cs="Arial"/>
          <w:b/>
          <w:szCs w:val="24"/>
        </w:rPr>
        <w:t>“</w:t>
      </w:r>
      <w:r w:rsidR="005A1855" w:rsidRPr="005A1855">
        <w:rPr>
          <w:rFonts w:cs="Arial"/>
          <w:b/>
          <w:szCs w:val="24"/>
        </w:rPr>
        <w:t>ADBMobileConfig.json</w:t>
      </w:r>
      <w:r w:rsidR="005A1855">
        <w:rPr>
          <w:rFonts w:cs="Arial"/>
          <w:b/>
          <w:szCs w:val="24"/>
        </w:rPr>
        <w:t xml:space="preserve">”: </w:t>
      </w:r>
      <w:r w:rsidR="005A1855">
        <w:rPr>
          <w:rFonts w:cs="Arial"/>
          <w:szCs w:val="24"/>
        </w:rPr>
        <w:t xml:space="preserve">This json file is tagging configuration file which has to be kept at root app asset level. </w:t>
      </w:r>
      <w:r w:rsidR="00183B55">
        <w:rPr>
          <w:rFonts w:cs="Arial"/>
          <w:szCs w:val="24"/>
        </w:rPr>
        <w:t>Please don’t forget to add this. Otherwise by default it will consider digitalcare’s debugging tagging configuration.</w:t>
      </w:r>
    </w:p>
    <w:p w14:paraId="6B642D44" w14:textId="753FB412" w:rsidR="00C51D2D" w:rsidRPr="00C51D2D" w:rsidRDefault="001E2059" w:rsidP="00CB2B9E">
      <w:pPr>
        <w:pStyle w:val="ListParagraph"/>
        <w:spacing w:before="100" w:beforeAutospacing="1" w:after="100" w:afterAutospacing="1"/>
        <w:rPr>
          <w:lang w:val="en-GB"/>
        </w:rPr>
      </w:pPr>
      <w:r w:rsidRPr="008D6FA5">
        <w:rPr>
          <w:rFonts w:cs="Arial"/>
          <w:b/>
          <w:szCs w:val="24"/>
        </w:rPr>
        <w:t>Please follow the order of in</w:t>
      </w:r>
      <w:r>
        <w:rPr>
          <w:rFonts w:cs="Arial"/>
          <w:b/>
          <w:szCs w:val="24"/>
        </w:rPr>
        <w:t>itialization as per sample app.</w:t>
      </w:r>
    </w:p>
    <w:p w14:paraId="53284989" w14:textId="549455A9" w:rsidR="004518A4" w:rsidRPr="00CB2B9E" w:rsidRDefault="004518A4" w:rsidP="004518A4">
      <w:pPr>
        <w:pStyle w:val="Heading1"/>
        <w:rPr>
          <w:rFonts w:cs="Arial"/>
        </w:rPr>
      </w:pPr>
      <w:bookmarkStart w:id="38" w:name="_Toc444883179"/>
      <w:bookmarkStart w:id="39" w:name="_Toc481751166"/>
      <w:r w:rsidRPr="00CB2B9E">
        <w:rPr>
          <w:rFonts w:cs="Arial"/>
        </w:rPr>
        <w:t xml:space="preserve">How to invoke </w:t>
      </w:r>
      <w:r w:rsidR="00747C49">
        <w:rPr>
          <w:rFonts w:cs="Arial"/>
        </w:rPr>
        <w:t>Consumer</w:t>
      </w:r>
      <w:r w:rsidR="00747C49" w:rsidRPr="00CB2B9E">
        <w:rPr>
          <w:rFonts w:cs="Arial"/>
        </w:rPr>
        <w:t xml:space="preserve"> </w:t>
      </w:r>
      <w:r w:rsidRPr="00CB2B9E">
        <w:rPr>
          <w:rFonts w:cs="Arial"/>
        </w:rPr>
        <w:t>care as activity?</w:t>
      </w:r>
      <w:bookmarkEnd w:id="38"/>
      <w:bookmarkEnd w:id="39"/>
    </w:p>
    <w:p w14:paraId="31C7B068" w14:textId="77777777" w:rsidR="004518A4" w:rsidRDefault="004518A4" w:rsidP="004518A4">
      <w:pPr>
        <w:pStyle w:val="ListParagraph"/>
        <w:spacing w:before="100" w:beforeAutospacing="1" w:after="100" w:afterAutospacing="1"/>
        <w:ind w:left="795"/>
        <w:rPr>
          <w:rFonts w:cs="Arial"/>
          <w:szCs w:val="24"/>
        </w:rPr>
      </w:pPr>
      <w:r>
        <w:rPr>
          <w:rFonts w:cs="Arial"/>
          <w:szCs w:val="24"/>
        </w:rPr>
        <w:t>Please note that there is an API change for invocation. Now there is a single API to launch as activity and fragment.</w:t>
      </w:r>
    </w:p>
    <w:p w14:paraId="7E8CB55D" w14:textId="77777777" w:rsidR="004518A4" w:rsidRDefault="004518A4" w:rsidP="004518A4">
      <w:pPr>
        <w:pStyle w:val="ListParagraph"/>
        <w:spacing w:before="100" w:beforeAutospacing="1" w:after="100" w:afterAutospacing="1"/>
        <w:rPr>
          <w:rFonts w:cs="Arial"/>
          <w:szCs w:val="24"/>
        </w:rPr>
      </w:pPr>
    </w:p>
    <w:p w14:paraId="7716A6A5" w14:textId="77CFF479" w:rsidR="004518A4" w:rsidRDefault="004518A4" w:rsidP="004518A4">
      <w:pPr>
        <w:pStyle w:val="ListParagraph"/>
        <w:spacing w:before="100" w:beforeAutospacing="1" w:after="100" w:afterAutospacing="1"/>
        <w:rPr>
          <w:rFonts w:cs="Arial"/>
          <w:szCs w:val="24"/>
        </w:rPr>
      </w:pPr>
      <w:r>
        <w:rPr>
          <w:rFonts w:cs="Arial"/>
          <w:szCs w:val="24"/>
        </w:rPr>
        <w:t>Here UiLauncher is a base class which has 2 sub classes called ActivityLauncher and FragmentLauncher</w:t>
      </w:r>
    </w:p>
    <w:p w14:paraId="3B03FD81" w14:textId="77777777" w:rsidR="004518A4" w:rsidRDefault="004518A4" w:rsidP="004518A4">
      <w:pPr>
        <w:pStyle w:val="ListParagraph"/>
        <w:spacing w:before="100" w:beforeAutospacing="1" w:after="100" w:afterAutospacing="1"/>
        <w:rPr>
          <w:rFonts w:cs="Arial"/>
          <w:szCs w:val="24"/>
        </w:rPr>
      </w:pPr>
      <w:r>
        <w:rPr>
          <w:rFonts w:cs="Arial"/>
          <w:szCs w:val="24"/>
        </w:rPr>
        <w:t>ProductSelection type denotes the kind of inputs to support multiple products.</w:t>
      </w:r>
    </w:p>
    <w:p w14:paraId="2321178E" w14:textId="77777777" w:rsidR="004518A4" w:rsidRPr="002C0783" w:rsidRDefault="004518A4" w:rsidP="004518A4">
      <w:pPr>
        <w:pStyle w:val="ListParagraph"/>
        <w:spacing w:before="100" w:beforeAutospacing="1" w:after="100" w:afterAutospacing="1"/>
        <w:rPr>
          <w:rFonts w:cs="Arial"/>
          <w:b/>
          <w:szCs w:val="24"/>
        </w:rPr>
      </w:pPr>
      <w:r w:rsidRPr="002C0783">
        <w:rPr>
          <w:rFonts w:cs="Arial"/>
          <w:b/>
          <w:szCs w:val="24"/>
        </w:rPr>
        <w:t>Please note that we currently support hardcoded list of products.</w:t>
      </w:r>
    </w:p>
    <w:p w14:paraId="47916652" w14:textId="77777777" w:rsidR="004518A4" w:rsidRDefault="004518A4" w:rsidP="004518A4">
      <w:pPr>
        <w:pStyle w:val="ListParagraph"/>
        <w:spacing w:before="100" w:beforeAutospacing="1" w:after="100" w:afterAutospacing="1"/>
        <w:rPr>
          <w:rFonts w:cs="Arial"/>
          <w:szCs w:val="24"/>
        </w:rPr>
      </w:pPr>
    </w:p>
    <w:p w14:paraId="531AB1B6" w14:textId="77777777" w:rsidR="004518A4" w:rsidRDefault="004518A4" w:rsidP="004518A4">
      <w:pPr>
        <w:pStyle w:val="ListParagraph"/>
        <w:numPr>
          <w:ilvl w:val="0"/>
          <w:numId w:val="39"/>
        </w:numPr>
        <w:spacing w:before="100" w:beforeAutospacing="1" w:after="100" w:afterAutospacing="1"/>
        <w:rPr>
          <w:rFonts w:cs="Arial"/>
          <w:szCs w:val="24"/>
        </w:rPr>
      </w:pPr>
      <w:r>
        <w:rPr>
          <w:rFonts w:cs="Arial"/>
          <w:szCs w:val="24"/>
        </w:rPr>
        <w:t>Create an instance of activity launcher and insert activity orientation type and UiKitTheme as parameters. Also create productselection type as below,</w:t>
      </w:r>
    </w:p>
    <w:p w14:paraId="422065EA" w14:textId="77777777" w:rsidR="004518A4" w:rsidRPr="003E2C0A" w:rsidRDefault="004518A4" w:rsidP="003E2C0A">
      <w:pPr>
        <w:pStyle w:val="ListParagraph"/>
        <w:spacing w:before="100" w:beforeAutospacing="1" w:after="100" w:afterAutospacing="1"/>
        <w:ind w:left="2160"/>
        <w:rPr>
          <w:rFonts w:cs="Arial"/>
          <w:sz w:val="20"/>
        </w:rPr>
      </w:pPr>
    </w:p>
    <w:p w14:paraId="54EC28E3" w14:textId="0146E25D" w:rsidR="00607475" w:rsidRDefault="003E2C0A" w:rsidP="00607475">
      <w:pPr>
        <w:pStyle w:val="HTMLPreformatted"/>
        <w:shd w:val="clear" w:color="auto" w:fill="FFFFFF"/>
        <w:rPr>
          <w:rFonts w:eastAsia="Times New Roman"/>
          <w:color w:val="000000"/>
          <w:sz w:val="24"/>
          <w:szCs w:val="24"/>
        </w:rPr>
      </w:pPr>
      <w:r w:rsidRPr="00250466">
        <w:rPr>
          <w:rFonts w:cs="Arial"/>
          <w:color w:val="000000"/>
          <w:sz w:val="24"/>
          <w:szCs w:val="24"/>
          <w:highlight w:val="yellow"/>
        </w:rPr>
        <w:t xml:space="preserve">HardcodedProductList </w:t>
      </w:r>
      <w:r w:rsidR="001B7549" w:rsidRPr="00EB15E6">
        <w:rPr>
          <w:color w:val="000000"/>
          <w:szCs w:val="24"/>
        </w:rPr>
        <w:t xml:space="preserve">productsSelection </w:t>
      </w:r>
      <w:r w:rsidRPr="00250466">
        <w:rPr>
          <w:rFonts w:cs="Arial"/>
          <w:color w:val="000000"/>
          <w:sz w:val="24"/>
          <w:szCs w:val="24"/>
          <w:highlight w:val="yellow"/>
        </w:rPr>
        <w:t xml:space="preserve">= </w:t>
      </w:r>
      <w:r w:rsidRPr="00250466">
        <w:rPr>
          <w:rFonts w:cs="Arial"/>
          <w:b/>
          <w:bCs/>
          <w:color w:val="000080"/>
          <w:sz w:val="24"/>
          <w:szCs w:val="24"/>
          <w:highlight w:val="yellow"/>
        </w:rPr>
        <w:t xml:space="preserve">new </w:t>
      </w:r>
      <w:r w:rsidRPr="00250466">
        <w:rPr>
          <w:rFonts w:cs="Arial"/>
          <w:color w:val="000000"/>
          <w:sz w:val="24"/>
          <w:szCs w:val="24"/>
          <w:highlight w:val="yellow"/>
        </w:rPr>
        <w:t>HardcodedProductLis</w:t>
      </w:r>
      <w:r w:rsidR="00116FD5" w:rsidRPr="00250466">
        <w:rPr>
          <w:rFonts w:cs="Arial"/>
          <w:color w:val="000000"/>
          <w:sz w:val="24"/>
          <w:szCs w:val="24"/>
          <w:highlight w:val="yellow"/>
        </w:rPr>
        <w:tab/>
      </w:r>
      <w:r w:rsidRPr="00250466">
        <w:rPr>
          <w:rFonts w:cs="Arial"/>
          <w:color w:val="000000"/>
          <w:sz w:val="24"/>
          <w:szCs w:val="24"/>
          <w:highlight w:val="yellow"/>
        </w:rPr>
        <w:t>t(ctnList);</w:t>
      </w:r>
      <w:r w:rsidRPr="00250466">
        <w:rPr>
          <w:rFonts w:cs="Arial"/>
          <w:color w:val="000000"/>
          <w:sz w:val="24"/>
          <w:szCs w:val="24"/>
          <w:highlight w:val="yellow"/>
        </w:rPr>
        <w:br/>
      </w:r>
      <w:r w:rsidR="001B7549" w:rsidRPr="00EB15E6">
        <w:rPr>
          <w:color w:val="000000"/>
          <w:szCs w:val="24"/>
        </w:rPr>
        <w:t>productsSelection</w:t>
      </w:r>
      <w:r w:rsidRPr="00250466">
        <w:rPr>
          <w:rFonts w:cs="Arial"/>
          <w:color w:val="000000"/>
          <w:sz w:val="24"/>
          <w:szCs w:val="24"/>
          <w:highlight w:val="yellow"/>
        </w:rPr>
        <w:t>.setCatalog(Catalog.</w:t>
      </w:r>
      <w:r w:rsidRPr="00250466">
        <w:rPr>
          <w:rFonts w:cs="Arial"/>
          <w:b/>
          <w:bCs/>
          <w:i/>
          <w:iCs/>
          <w:color w:val="660E7A"/>
          <w:sz w:val="24"/>
          <w:szCs w:val="24"/>
          <w:highlight w:val="yellow"/>
        </w:rPr>
        <w:t>CARE</w:t>
      </w:r>
      <w:r w:rsidRPr="00250466">
        <w:rPr>
          <w:rFonts w:cs="Arial"/>
          <w:color w:val="000000"/>
          <w:sz w:val="24"/>
          <w:szCs w:val="24"/>
          <w:highlight w:val="yellow"/>
        </w:rPr>
        <w:t>);</w:t>
      </w:r>
      <w:r w:rsidRPr="00250466">
        <w:rPr>
          <w:rFonts w:cs="Arial"/>
          <w:color w:val="000000"/>
          <w:sz w:val="24"/>
          <w:szCs w:val="24"/>
          <w:highlight w:val="yellow"/>
        </w:rPr>
        <w:br/>
      </w:r>
      <w:r w:rsidR="001B7549" w:rsidRPr="00EB15E6">
        <w:rPr>
          <w:color w:val="000000"/>
          <w:szCs w:val="24"/>
        </w:rPr>
        <w:t>productsSelection</w:t>
      </w:r>
      <w:r w:rsidRPr="00250466">
        <w:rPr>
          <w:rFonts w:cs="Arial"/>
          <w:color w:val="000000"/>
          <w:sz w:val="24"/>
          <w:szCs w:val="24"/>
          <w:highlight w:val="yellow"/>
        </w:rPr>
        <w:t>.setSector(Sector.</w:t>
      </w:r>
      <w:r w:rsidRPr="00250466">
        <w:rPr>
          <w:rFonts w:cs="Arial"/>
          <w:b/>
          <w:bCs/>
          <w:i/>
          <w:iCs/>
          <w:color w:val="660E7A"/>
          <w:sz w:val="24"/>
          <w:szCs w:val="24"/>
          <w:highlight w:val="yellow"/>
        </w:rPr>
        <w:t>B2C</w:t>
      </w:r>
      <w:r w:rsidRPr="00250466">
        <w:rPr>
          <w:rFonts w:cs="Arial"/>
          <w:color w:val="000000"/>
          <w:sz w:val="24"/>
          <w:szCs w:val="24"/>
          <w:highlight w:val="yellow"/>
        </w:rPr>
        <w:t>);</w:t>
      </w:r>
      <w:r w:rsidRPr="00250466">
        <w:rPr>
          <w:rFonts w:cs="Arial"/>
          <w:color w:val="000000"/>
          <w:sz w:val="24"/>
          <w:szCs w:val="24"/>
          <w:highlight w:val="yellow"/>
        </w:rPr>
        <w:br/>
      </w:r>
    </w:p>
    <w:p w14:paraId="7F86DC2E" w14:textId="77777777" w:rsidR="000C5126" w:rsidRPr="00250466" w:rsidRDefault="000C5126" w:rsidP="000C5126">
      <w:pPr>
        <w:pStyle w:val="HTMLPreformatted"/>
        <w:shd w:val="clear" w:color="auto" w:fill="FFFFFF"/>
        <w:rPr>
          <w:rFonts w:eastAsia="Times New Roman"/>
          <w:color w:val="000000"/>
          <w:sz w:val="24"/>
          <w:szCs w:val="24"/>
        </w:rPr>
      </w:pPr>
      <w:r w:rsidRPr="00250466">
        <w:rPr>
          <w:rFonts w:eastAsia="Times New Roman"/>
          <w:color w:val="000000"/>
          <w:sz w:val="24"/>
          <w:szCs w:val="24"/>
        </w:rPr>
        <w:t>ActivityLauncher activityLauncher =</w:t>
      </w:r>
      <w:r w:rsidRPr="00250466">
        <w:rPr>
          <w:rFonts w:eastAsia="Times New Roman"/>
          <w:color w:val="000000"/>
          <w:sz w:val="24"/>
          <w:szCs w:val="24"/>
        </w:rPr>
        <w:br/>
        <w:t xml:space="preserve">        </w:t>
      </w:r>
      <w:r w:rsidRPr="00250466">
        <w:rPr>
          <w:rFonts w:eastAsia="Times New Roman"/>
          <w:b/>
          <w:bCs/>
          <w:color w:val="000080"/>
          <w:sz w:val="24"/>
          <w:szCs w:val="24"/>
        </w:rPr>
        <w:t xml:space="preserve">new </w:t>
      </w:r>
      <w:r w:rsidRPr="00250466">
        <w:rPr>
          <w:rFonts w:eastAsia="Times New Roman"/>
          <w:color w:val="000000"/>
          <w:sz w:val="24"/>
          <w:szCs w:val="24"/>
        </w:rPr>
        <w:t>ActivityLauncher</w:t>
      </w:r>
      <w:r w:rsidRPr="00250466">
        <w:rPr>
          <w:rFonts w:eastAsia="Times New Roman"/>
          <w:color w:val="000000"/>
          <w:sz w:val="24"/>
          <w:szCs w:val="24"/>
        </w:rPr>
        <w:br/>
        <w:t xml:space="preserve">                (com.philips.platform.uappframework.</w:t>
      </w:r>
      <w:r w:rsidRPr="00250466">
        <w:rPr>
          <w:rFonts w:eastAsia="Times New Roman"/>
          <w:color w:val="000000"/>
          <w:sz w:val="24"/>
          <w:szCs w:val="24"/>
        </w:rPr>
        <w:br/>
        <w:t xml:space="preserve">                        launcher.ActivityLauncher.</w:t>
      </w:r>
      <w:r w:rsidRPr="00250466">
        <w:rPr>
          <w:rFonts w:eastAsia="Times New Roman"/>
          <w:color w:val="000000"/>
          <w:sz w:val="24"/>
          <w:szCs w:val="24"/>
        </w:rPr>
        <w:br/>
        <w:t xml:space="preserve">                        ActivityOrientation.SCREEN_ORIENTATION_UNSPECIFIED,                        R.style.Theme_Philips_BrightBlue_Gradient_WhiteBackground);</w:t>
      </w:r>
      <w:r w:rsidRPr="00250466">
        <w:rPr>
          <w:rFonts w:eastAsia="Times New Roman"/>
          <w:color w:val="000000"/>
          <w:sz w:val="24"/>
          <w:szCs w:val="24"/>
        </w:rPr>
        <w:br/>
        <w:t>activityLauncher.setCustomAnimation(R.anim.slide_in_bottom, R.anim.slide_out_bottom);</w:t>
      </w:r>
    </w:p>
    <w:p w14:paraId="1766B638" w14:textId="77777777" w:rsidR="00E85228" w:rsidRPr="00250466" w:rsidRDefault="00E85228" w:rsidP="00607475">
      <w:pPr>
        <w:pStyle w:val="HTMLPreformatted"/>
        <w:shd w:val="clear" w:color="auto" w:fill="FFFFFF"/>
        <w:rPr>
          <w:rFonts w:eastAsia="Times New Roman"/>
          <w:color w:val="000000"/>
          <w:sz w:val="24"/>
          <w:szCs w:val="24"/>
        </w:rPr>
      </w:pPr>
    </w:p>
    <w:p w14:paraId="216BD5D9" w14:textId="77777777" w:rsidR="00E85228" w:rsidRDefault="00607475" w:rsidP="00545B04">
      <w:pPr>
        <w:pStyle w:val="HTMLPreformatted"/>
        <w:shd w:val="clear" w:color="auto" w:fill="FFFFFF"/>
        <w:rPr>
          <w:rFonts w:eastAsia="Times New Roman"/>
          <w:color w:val="000000"/>
          <w:sz w:val="24"/>
          <w:szCs w:val="24"/>
        </w:rPr>
      </w:pPr>
      <w:r w:rsidRPr="00250466">
        <w:rPr>
          <w:rFonts w:eastAsia="Times New Roman"/>
          <w:color w:val="000000"/>
          <w:sz w:val="24"/>
          <w:szCs w:val="24"/>
        </w:rPr>
        <w:br/>
        <w:t xml:space="preserve">CcInterface ccInterface = </w:t>
      </w:r>
      <w:r w:rsidRPr="00250466">
        <w:rPr>
          <w:rFonts w:eastAsia="Times New Roman"/>
          <w:b/>
          <w:bCs/>
          <w:color w:val="000080"/>
          <w:sz w:val="24"/>
          <w:szCs w:val="24"/>
        </w:rPr>
        <w:t xml:space="preserve">new </w:t>
      </w:r>
      <w:r w:rsidRPr="00250466">
        <w:rPr>
          <w:rFonts w:eastAsia="Times New Roman"/>
          <w:color w:val="000000"/>
          <w:sz w:val="24"/>
          <w:szCs w:val="24"/>
        </w:rPr>
        <w:t>CcInterface();</w:t>
      </w:r>
      <w:r w:rsidRPr="00250466">
        <w:rPr>
          <w:rFonts w:eastAsia="Times New Roman"/>
          <w:color w:val="000000"/>
          <w:sz w:val="24"/>
          <w:szCs w:val="24"/>
        </w:rPr>
        <w:br/>
      </w:r>
      <w:r w:rsidRPr="00250466">
        <w:rPr>
          <w:rFonts w:eastAsia="Times New Roman"/>
          <w:b/>
          <w:bCs/>
          <w:color w:val="000080"/>
          <w:sz w:val="24"/>
          <w:szCs w:val="24"/>
        </w:rPr>
        <w:t xml:space="preserve">if </w:t>
      </w:r>
      <w:r w:rsidRPr="00250466">
        <w:rPr>
          <w:rFonts w:eastAsia="Times New Roman"/>
          <w:color w:val="000000"/>
          <w:sz w:val="24"/>
          <w:szCs w:val="24"/>
        </w:rPr>
        <w:t>(</w:t>
      </w:r>
      <w:r w:rsidRPr="00250466">
        <w:rPr>
          <w:rFonts w:eastAsia="Times New Roman"/>
          <w:b/>
          <w:bCs/>
          <w:color w:val="660E7A"/>
          <w:sz w:val="24"/>
          <w:szCs w:val="24"/>
        </w:rPr>
        <w:t xml:space="preserve">ccSettings </w:t>
      </w:r>
      <w:r w:rsidRPr="00250466">
        <w:rPr>
          <w:rFonts w:eastAsia="Times New Roman"/>
          <w:color w:val="000000"/>
          <w:sz w:val="24"/>
          <w:szCs w:val="24"/>
        </w:rPr>
        <w:t xml:space="preserve">== </w:t>
      </w:r>
      <w:r w:rsidRPr="00250466">
        <w:rPr>
          <w:rFonts w:eastAsia="Times New Roman"/>
          <w:b/>
          <w:bCs/>
          <w:color w:val="000080"/>
          <w:sz w:val="24"/>
          <w:szCs w:val="24"/>
        </w:rPr>
        <w:t>null</w:t>
      </w:r>
      <w:r w:rsidRPr="00250466">
        <w:rPr>
          <w:rFonts w:eastAsia="Times New Roman"/>
          <w:color w:val="000000"/>
          <w:sz w:val="24"/>
          <w:szCs w:val="24"/>
        </w:rPr>
        <w:t xml:space="preserve">) </w:t>
      </w:r>
      <w:r w:rsidRPr="00250466">
        <w:rPr>
          <w:rFonts w:eastAsia="Times New Roman"/>
          <w:b/>
          <w:bCs/>
          <w:color w:val="660E7A"/>
          <w:sz w:val="24"/>
          <w:szCs w:val="24"/>
        </w:rPr>
        <w:t xml:space="preserve">ccSettings </w:t>
      </w:r>
      <w:r w:rsidRPr="00250466">
        <w:rPr>
          <w:rFonts w:eastAsia="Times New Roman"/>
          <w:color w:val="000000"/>
          <w:sz w:val="24"/>
          <w:szCs w:val="24"/>
        </w:rPr>
        <w:t xml:space="preserve">= </w:t>
      </w:r>
      <w:r w:rsidRPr="00250466">
        <w:rPr>
          <w:rFonts w:eastAsia="Times New Roman"/>
          <w:b/>
          <w:bCs/>
          <w:color w:val="000080"/>
          <w:sz w:val="24"/>
          <w:szCs w:val="24"/>
        </w:rPr>
        <w:t xml:space="preserve">new </w:t>
      </w:r>
      <w:r w:rsidRPr="00250466">
        <w:rPr>
          <w:rFonts w:eastAsia="Times New Roman"/>
          <w:color w:val="000000"/>
          <w:sz w:val="24"/>
          <w:szCs w:val="24"/>
        </w:rPr>
        <w:t>CcSettings(</w:t>
      </w:r>
      <w:r w:rsidRPr="00250466">
        <w:rPr>
          <w:rFonts w:eastAsia="Times New Roman"/>
          <w:b/>
          <w:bCs/>
          <w:color w:val="000080"/>
          <w:sz w:val="24"/>
          <w:szCs w:val="24"/>
        </w:rPr>
        <w:t>this</w:t>
      </w:r>
      <w:r w:rsidRPr="00250466">
        <w:rPr>
          <w:rFonts w:eastAsia="Times New Roman"/>
          <w:color w:val="000000"/>
          <w:sz w:val="24"/>
          <w:szCs w:val="24"/>
        </w:rPr>
        <w:t>);</w:t>
      </w:r>
      <w:r w:rsidRPr="00250466">
        <w:rPr>
          <w:rFonts w:eastAsia="Times New Roman"/>
          <w:color w:val="000000"/>
          <w:sz w:val="24"/>
          <w:szCs w:val="24"/>
        </w:rPr>
        <w:br/>
      </w:r>
      <w:r w:rsidRPr="00250466">
        <w:rPr>
          <w:rFonts w:eastAsia="Times New Roman"/>
          <w:b/>
          <w:bCs/>
          <w:color w:val="000080"/>
          <w:sz w:val="24"/>
          <w:szCs w:val="24"/>
        </w:rPr>
        <w:t xml:space="preserve">if </w:t>
      </w:r>
      <w:r w:rsidRPr="00250466">
        <w:rPr>
          <w:rFonts w:eastAsia="Times New Roman"/>
          <w:color w:val="000000"/>
          <w:sz w:val="24"/>
          <w:szCs w:val="24"/>
        </w:rPr>
        <w:t>(</w:t>
      </w:r>
      <w:r w:rsidRPr="00250466">
        <w:rPr>
          <w:rFonts w:eastAsia="Times New Roman"/>
          <w:b/>
          <w:bCs/>
          <w:color w:val="660E7A"/>
          <w:sz w:val="24"/>
          <w:szCs w:val="24"/>
        </w:rPr>
        <w:t xml:space="preserve">ccLaunchInput </w:t>
      </w:r>
      <w:r w:rsidRPr="00250466">
        <w:rPr>
          <w:rFonts w:eastAsia="Times New Roman"/>
          <w:color w:val="000000"/>
          <w:sz w:val="24"/>
          <w:szCs w:val="24"/>
        </w:rPr>
        <w:t xml:space="preserve">== </w:t>
      </w:r>
      <w:r w:rsidRPr="00250466">
        <w:rPr>
          <w:rFonts w:eastAsia="Times New Roman"/>
          <w:b/>
          <w:bCs/>
          <w:color w:val="000080"/>
          <w:sz w:val="24"/>
          <w:szCs w:val="24"/>
        </w:rPr>
        <w:t>null</w:t>
      </w:r>
      <w:r w:rsidRPr="00250466">
        <w:rPr>
          <w:rFonts w:eastAsia="Times New Roman"/>
          <w:color w:val="000000"/>
          <w:sz w:val="24"/>
          <w:szCs w:val="24"/>
        </w:rPr>
        <w:t xml:space="preserve">) </w:t>
      </w:r>
      <w:r w:rsidRPr="00250466">
        <w:rPr>
          <w:rFonts w:eastAsia="Times New Roman"/>
          <w:b/>
          <w:bCs/>
          <w:color w:val="660E7A"/>
          <w:sz w:val="24"/>
          <w:szCs w:val="24"/>
        </w:rPr>
        <w:t xml:space="preserve">ccLaunchInput </w:t>
      </w:r>
      <w:r w:rsidRPr="00250466">
        <w:rPr>
          <w:rFonts w:eastAsia="Times New Roman"/>
          <w:color w:val="000000"/>
          <w:sz w:val="24"/>
          <w:szCs w:val="24"/>
        </w:rPr>
        <w:t xml:space="preserve">= </w:t>
      </w:r>
      <w:r w:rsidRPr="00250466">
        <w:rPr>
          <w:rFonts w:eastAsia="Times New Roman"/>
          <w:b/>
          <w:bCs/>
          <w:color w:val="000080"/>
          <w:sz w:val="24"/>
          <w:szCs w:val="24"/>
        </w:rPr>
        <w:t xml:space="preserve">new </w:t>
      </w:r>
      <w:r w:rsidRPr="00250466">
        <w:rPr>
          <w:rFonts w:eastAsia="Times New Roman"/>
          <w:color w:val="000000"/>
          <w:sz w:val="24"/>
          <w:szCs w:val="24"/>
        </w:rPr>
        <w:t>CcLaunchInput();</w:t>
      </w:r>
      <w:r w:rsidRPr="00250466">
        <w:rPr>
          <w:rFonts w:eastAsia="Times New Roman"/>
          <w:color w:val="000000"/>
          <w:sz w:val="24"/>
          <w:szCs w:val="24"/>
        </w:rPr>
        <w:br/>
      </w:r>
      <w:r w:rsidRPr="00250466">
        <w:rPr>
          <w:rFonts w:eastAsia="Times New Roman"/>
          <w:b/>
          <w:bCs/>
          <w:color w:val="660E7A"/>
          <w:sz w:val="24"/>
          <w:szCs w:val="24"/>
        </w:rPr>
        <w:t>ccLaunchInput</w:t>
      </w:r>
      <w:r w:rsidRPr="00250466">
        <w:rPr>
          <w:rFonts w:eastAsia="Times New Roman"/>
          <w:color w:val="000000"/>
          <w:sz w:val="24"/>
          <w:szCs w:val="24"/>
        </w:rPr>
        <w:t>.setProductModelSelectionType(</w:t>
      </w:r>
      <w:r w:rsidR="001B7549" w:rsidRPr="001B7549">
        <w:rPr>
          <w:color w:val="000000"/>
          <w:sz w:val="24"/>
          <w:szCs w:val="24"/>
        </w:rPr>
        <w:t>productsSelection</w:t>
      </w:r>
      <w:r w:rsidRPr="00250466">
        <w:rPr>
          <w:rFonts w:eastAsia="Times New Roman"/>
          <w:color w:val="000000"/>
          <w:sz w:val="24"/>
          <w:szCs w:val="24"/>
        </w:rPr>
        <w:t>);</w:t>
      </w:r>
    </w:p>
    <w:p w14:paraId="4AAE555C" w14:textId="77777777" w:rsidR="00E86EBE" w:rsidRDefault="00E86EBE" w:rsidP="00545B04">
      <w:pPr>
        <w:pStyle w:val="HTMLPreformatted"/>
        <w:shd w:val="clear" w:color="auto" w:fill="FFFFFF"/>
        <w:rPr>
          <w:rFonts w:eastAsia="Times New Roman"/>
          <w:color w:val="000000"/>
          <w:sz w:val="24"/>
          <w:szCs w:val="24"/>
        </w:rPr>
      </w:pPr>
    </w:p>
    <w:p w14:paraId="712BE80A" w14:textId="78B91AEA" w:rsidR="00E86EBE" w:rsidRPr="00E86EBE" w:rsidRDefault="00E86EBE" w:rsidP="00E86E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8"/>
          <w:szCs w:val="18"/>
        </w:rPr>
      </w:pPr>
      <w:r w:rsidRPr="00E86EBE">
        <w:rPr>
          <w:rFonts w:ascii="Courier New" w:hAnsi="Courier New" w:cs="Courier New"/>
          <w:color w:val="000000"/>
          <w:sz w:val="18"/>
          <w:szCs w:val="18"/>
          <w:shd w:val="clear" w:color="auto" w:fill="E4E4FF"/>
        </w:rPr>
        <w:t>ccLaunchInput</w:t>
      </w:r>
      <w:r w:rsidRPr="00E86EBE">
        <w:rPr>
          <w:rFonts w:ascii="Courier New" w:hAnsi="Courier New" w:cs="Courier New"/>
          <w:color w:val="000000"/>
          <w:sz w:val="18"/>
          <w:szCs w:val="18"/>
        </w:rPr>
        <w:t>.setLiveChatUrl(</w:t>
      </w:r>
      <w:r>
        <w:rPr>
          <w:rFonts w:ascii="Courier New" w:hAnsi="Courier New" w:cs="Courier New"/>
          <w:color w:val="000000"/>
          <w:sz w:val="18"/>
          <w:szCs w:val="18"/>
        </w:rPr>
        <w:t>“live chat url”); //optional</w:t>
      </w:r>
    </w:p>
    <w:p w14:paraId="3ED2F073" w14:textId="40F79BEE" w:rsidR="00545B04" w:rsidRDefault="00607475" w:rsidP="00545B04">
      <w:pPr>
        <w:pStyle w:val="HTMLPreformatted"/>
        <w:shd w:val="clear" w:color="auto" w:fill="FFFFFF"/>
        <w:rPr>
          <w:rFonts w:eastAsia="Times New Roman"/>
          <w:b/>
          <w:bCs/>
          <w:color w:val="000080"/>
          <w:sz w:val="24"/>
          <w:szCs w:val="24"/>
        </w:rPr>
      </w:pPr>
      <w:r w:rsidRPr="00250466">
        <w:rPr>
          <w:rFonts w:eastAsia="Times New Roman"/>
          <w:color w:val="000000"/>
          <w:sz w:val="24"/>
          <w:szCs w:val="24"/>
        </w:rPr>
        <w:br/>
      </w:r>
      <w:r w:rsidRPr="00250466">
        <w:rPr>
          <w:rFonts w:eastAsia="Times New Roman"/>
          <w:color w:val="000000"/>
          <w:sz w:val="24"/>
          <w:szCs w:val="24"/>
        </w:rPr>
        <w:br/>
        <w:t xml:space="preserve">CcDependencies ccDependencies = </w:t>
      </w:r>
      <w:r w:rsidRPr="00250466">
        <w:rPr>
          <w:rFonts w:eastAsia="Times New Roman"/>
          <w:b/>
          <w:bCs/>
          <w:color w:val="000080"/>
          <w:sz w:val="24"/>
          <w:szCs w:val="24"/>
        </w:rPr>
        <w:t xml:space="preserve">new </w:t>
      </w:r>
    </w:p>
    <w:p w14:paraId="7EE93D93" w14:textId="0CADBCAD" w:rsidR="00607475" w:rsidRPr="00250466" w:rsidRDefault="00607475" w:rsidP="00607475">
      <w:pPr>
        <w:pStyle w:val="HTMLPreformatted"/>
        <w:shd w:val="clear" w:color="auto" w:fill="FFFFFF"/>
        <w:rPr>
          <w:rFonts w:eastAsia="Times New Roman"/>
          <w:color w:val="000000"/>
          <w:sz w:val="24"/>
          <w:szCs w:val="24"/>
        </w:rPr>
      </w:pPr>
      <w:r w:rsidRPr="00250466">
        <w:rPr>
          <w:rFonts w:eastAsia="Times New Roman"/>
          <w:color w:val="000000"/>
          <w:sz w:val="24"/>
          <w:szCs w:val="24"/>
        </w:rPr>
        <w:t>CcDependencies(</w:t>
      </w:r>
      <w:r w:rsidR="00545B04" w:rsidRPr="001B7549">
        <w:rPr>
          <w:rFonts w:eastAsia="Times New Roman"/>
          <w:color w:val="000000"/>
          <w:sz w:val="24"/>
          <w:szCs w:val="24"/>
          <w:shd w:val="clear" w:color="auto" w:fill="E4E4FF"/>
        </w:rPr>
        <w:t>mAppInfraInterface</w:t>
      </w:r>
      <w:r w:rsidRPr="00250466">
        <w:rPr>
          <w:rFonts w:eastAsia="Times New Roman"/>
          <w:color w:val="000000"/>
          <w:sz w:val="24"/>
          <w:szCs w:val="24"/>
        </w:rPr>
        <w:t>);</w:t>
      </w:r>
      <w:r w:rsidRPr="00250466">
        <w:rPr>
          <w:rFonts w:eastAsia="Times New Roman"/>
          <w:color w:val="000000"/>
          <w:sz w:val="24"/>
          <w:szCs w:val="24"/>
        </w:rPr>
        <w:br/>
      </w:r>
      <w:r w:rsidRPr="00250466">
        <w:rPr>
          <w:rFonts w:eastAsia="Times New Roman"/>
          <w:color w:val="000000"/>
          <w:sz w:val="24"/>
          <w:szCs w:val="24"/>
        </w:rPr>
        <w:br/>
      </w:r>
      <w:r w:rsidRPr="00250466">
        <w:rPr>
          <w:rFonts w:eastAsia="Times New Roman"/>
          <w:color w:val="000000"/>
          <w:sz w:val="24"/>
          <w:szCs w:val="24"/>
        </w:rPr>
        <w:lastRenderedPageBreak/>
        <w:t xml:space="preserve">ccInterface.init(ccDependencies, </w:t>
      </w:r>
      <w:r w:rsidRPr="00250466">
        <w:rPr>
          <w:rFonts w:eastAsia="Times New Roman"/>
          <w:b/>
          <w:bCs/>
          <w:color w:val="660E7A"/>
          <w:sz w:val="24"/>
          <w:szCs w:val="24"/>
        </w:rPr>
        <w:t>ccSettings</w:t>
      </w:r>
      <w:r w:rsidRPr="00250466">
        <w:rPr>
          <w:rFonts w:eastAsia="Times New Roman"/>
          <w:color w:val="000000"/>
          <w:sz w:val="24"/>
          <w:szCs w:val="24"/>
        </w:rPr>
        <w:t>);</w:t>
      </w:r>
      <w:r w:rsidRPr="00250466">
        <w:rPr>
          <w:rFonts w:eastAsia="Times New Roman"/>
          <w:color w:val="000000"/>
          <w:sz w:val="24"/>
          <w:szCs w:val="24"/>
        </w:rPr>
        <w:br/>
        <w:t xml:space="preserve">ccInterface.launch(activityLauncher, </w:t>
      </w:r>
      <w:r w:rsidRPr="00250466">
        <w:rPr>
          <w:rFonts w:eastAsia="Times New Roman"/>
          <w:b/>
          <w:bCs/>
          <w:color w:val="660E7A"/>
          <w:sz w:val="24"/>
          <w:szCs w:val="24"/>
        </w:rPr>
        <w:t>ccLaunchInput</w:t>
      </w:r>
      <w:r w:rsidRPr="00250466">
        <w:rPr>
          <w:rFonts w:eastAsia="Times New Roman"/>
          <w:color w:val="000000"/>
          <w:sz w:val="24"/>
          <w:szCs w:val="24"/>
        </w:rPr>
        <w:t>);</w:t>
      </w:r>
    </w:p>
    <w:p w14:paraId="275899A3" w14:textId="72CCCCEB" w:rsidR="003E2C0A" w:rsidRPr="003E2C0A" w:rsidRDefault="003E2C0A" w:rsidP="003E2C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rPr>
          <w:rFonts w:ascii="Courier New" w:hAnsi="Courier New" w:cs="Courier New"/>
          <w:color w:val="000000"/>
          <w:sz w:val="22"/>
          <w:szCs w:val="22"/>
        </w:rPr>
      </w:pPr>
    </w:p>
    <w:p w14:paraId="49E907C3" w14:textId="77777777" w:rsidR="00E85228" w:rsidRDefault="003E2C0A" w:rsidP="00524FE1">
      <w:pPr>
        <w:spacing w:before="100" w:beforeAutospacing="1" w:after="100" w:afterAutospacing="1"/>
        <w:rPr>
          <w:rFonts w:cs="Arial"/>
          <w:color w:val="000000"/>
          <w:sz w:val="22"/>
          <w:szCs w:val="22"/>
        </w:rPr>
      </w:pPr>
      <w:r>
        <w:rPr>
          <w:rFonts w:cs="Arial"/>
          <w:color w:val="000000"/>
          <w:sz w:val="22"/>
          <w:szCs w:val="22"/>
        </w:rPr>
        <w:tab/>
        <w:t xml:space="preserve">    </w:t>
      </w:r>
      <w:r w:rsidR="00524FE1">
        <w:rPr>
          <w:rFonts w:cs="Arial"/>
          <w:color w:val="000000"/>
          <w:sz w:val="22"/>
          <w:szCs w:val="22"/>
        </w:rPr>
        <w:t xml:space="preserve">  Note: </w:t>
      </w:r>
      <w:r w:rsidR="00E85228">
        <w:rPr>
          <w:rFonts w:cs="Arial"/>
          <w:color w:val="000000"/>
          <w:sz w:val="22"/>
          <w:szCs w:val="22"/>
        </w:rPr>
        <w:t xml:space="preserve">1. </w:t>
      </w:r>
      <w:r w:rsidR="00524FE1">
        <w:rPr>
          <w:rFonts w:cs="Arial"/>
          <w:color w:val="000000"/>
          <w:sz w:val="22"/>
          <w:szCs w:val="22"/>
        </w:rPr>
        <w:t>ctnlist is string array of CTN numbers</w:t>
      </w:r>
      <w:r w:rsidR="00E85228">
        <w:rPr>
          <w:rFonts w:cs="Arial"/>
          <w:color w:val="000000"/>
          <w:sz w:val="22"/>
          <w:szCs w:val="22"/>
        </w:rPr>
        <w:t xml:space="preserve"> </w:t>
      </w:r>
    </w:p>
    <w:p w14:paraId="2BE08FAF" w14:textId="1B38328C" w:rsidR="004518A4" w:rsidRDefault="00E85228" w:rsidP="00E85228">
      <w:pPr>
        <w:spacing w:before="100" w:beforeAutospacing="1" w:after="100" w:afterAutospacing="1"/>
        <w:ind w:left="1440"/>
        <w:rPr>
          <w:rFonts w:cs="Arial"/>
          <w:color w:val="000000"/>
          <w:sz w:val="22"/>
          <w:szCs w:val="22"/>
        </w:rPr>
      </w:pPr>
      <w:r>
        <w:rPr>
          <w:rFonts w:cs="Arial"/>
          <w:color w:val="000000"/>
          <w:sz w:val="22"/>
          <w:szCs w:val="22"/>
        </w:rPr>
        <w:t xml:space="preserve">     2. setLiveChatUrl Api is optional. You can also set from digitalcare_config.xml</w:t>
      </w:r>
    </w:p>
    <w:p w14:paraId="78D7436D" w14:textId="59A720D1" w:rsidR="004557A4" w:rsidRPr="0054032E" w:rsidRDefault="004557A4" w:rsidP="004557A4">
      <w:pPr>
        <w:pStyle w:val="Heading1"/>
        <w:rPr>
          <w:rFonts w:cs="Arial"/>
        </w:rPr>
      </w:pPr>
      <w:bookmarkStart w:id="40" w:name="_Toc444883180"/>
      <w:bookmarkStart w:id="41" w:name="_Toc481751167"/>
      <w:r w:rsidRPr="0054032E">
        <w:rPr>
          <w:rFonts w:cs="Arial"/>
        </w:rPr>
        <w:t xml:space="preserve">How to invoke </w:t>
      </w:r>
      <w:r w:rsidR="00747C49">
        <w:rPr>
          <w:rFonts w:cs="Arial"/>
        </w:rPr>
        <w:t>Consumer</w:t>
      </w:r>
      <w:r w:rsidR="00747C49" w:rsidRPr="0054032E">
        <w:rPr>
          <w:rFonts w:cs="Arial"/>
        </w:rPr>
        <w:t xml:space="preserve"> </w:t>
      </w:r>
      <w:r w:rsidRPr="0054032E">
        <w:rPr>
          <w:rFonts w:cs="Arial"/>
        </w:rPr>
        <w:t>care as Fragment?</w:t>
      </w:r>
      <w:bookmarkEnd w:id="40"/>
      <w:bookmarkEnd w:id="41"/>
    </w:p>
    <w:p w14:paraId="7542A767" w14:textId="77777777" w:rsidR="004557A4" w:rsidRDefault="004557A4" w:rsidP="004557A4">
      <w:pPr>
        <w:pStyle w:val="ListParagraph"/>
        <w:spacing w:before="100" w:beforeAutospacing="1" w:after="100" w:afterAutospacing="1"/>
        <w:ind w:left="795"/>
        <w:rPr>
          <w:rFonts w:cs="Arial"/>
          <w:szCs w:val="24"/>
        </w:rPr>
      </w:pPr>
      <w:r>
        <w:rPr>
          <w:rFonts w:cs="Arial"/>
          <w:szCs w:val="24"/>
        </w:rPr>
        <w:t>Please note that there is an API change for invocation. Now there is a single API to launch as activity and fragment.</w:t>
      </w:r>
    </w:p>
    <w:p w14:paraId="0AE9AAA7" w14:textId="77777777" w:rsidR="004557A4" w:rsidRDefault="004557A4" w:rsidP="004557A4">
      <w:pPr>
        <w:pStyle w:val="ListParagraph"/>
        <w:spacing w:before="100" w:beforeAutospacing="1" w:after="100" w:afterAutospacing="1"/>
        <w:rPr>
          <w:rFonts w:cs="Arial"/>
          <w:szCs w:val="24"/>
        </w:rPr>
      </w:pPr>
    </w:p>
    <w:p w14:paraId="41447EC4" w14:textId="77777777" w:rsidR="004557A4" w:rsidRDefault="004557A4" w:rsidP="004557A4">
      <w:pPr>
        <w:pStyle w:val="ListParagraph"/>
        <w:spacing w:before="100" w:beforeAutospacing="1" w:after="100" w:afterAutospacing="1"/>
        <w:rPr>
          <w:rFonts w:cs="Arial"/>
          <w:szCs w:val="24"/>
        </w:rPr>
      </w:pPr>
      <w:r>
        <w:rPr>
          <w:rFonts w:cs="Arial"/>
          <w:szCs w:val="24"/>
        </w:rPr>
        <w:t xml:space="preserve"> Here UiLauncher is a base class which has 2 sub classes called ActivityLauncher and FragmentLauncher</w:t>
      </w:r>
    </w:p>
    <w:p w14:paraId="7BC00495" w14:textId="77777777" w:rsidR="004557A4" w:rsidRDefault="004557A4" w:rsidP="004557A4">
      <w:pPr>
        <w:pStyle w:val="ListParagraph"/>
        <w:spacing w:before="100" w:beforeAutospacing="1" w:after="100" w:afterAutospacing="1"/>
        <w:rPr>
          <w:rFonts w:cs="Arial"/>
          <w:szCs w:val="24"/>
        </w:rPr>
      </w:pPr>
      <w:r>
        <w:rPr>
          <w:rFonts w:cs="Arial"/>
          <w:szCs w:val="24"/>
        </w:rPr>
        <w:t>ProductSelection type denotes the kind of inputs to support multiple products.</w:t>
      </w:r>
    </w:p>
    <w:p w14:paraId="107CD11A" w14:textId="77777777" w:rsidR="004557A4" w:rsidRPr="002C0783" w:rsidRDefault="004557A4" w:rsidP="004557A4">
      <w:pPr>
        <w:pStyle w:val="ListParagraph"/>
        <w:spacing w:before="100" w:beforeAutospacing="1" w:after="100" w:afterAutospacing="1"/>
        <w:rPr>
          <w:rFonts w:cs="Arial"/>
          <w:b/>
          <w:szCs w:val="24"/>
        </w:rPr>
      </w:pPr>
      <w:r w:rsidRPr="002C0783">
        <w:rPr>
          <w:rFonts w:cs="Arial"/>
          <w:b/>
          <w:szCs w:val="24"/>
        </w:rPr>
        <w:t>Please note that we currently support hardcoded list of products.</w:t>
      </w:r>
    </w:p>
    <w:p w14:paraId="1F6E876C" w14:textId="77777777" w:rsidR="004557A4" w:rsidRDefault="004557A4" w:rsidP="004557A4">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rPr>
          <w:rFonts w:cs="Arial"/>
          <w:color w:val="000000"/>
          <w:sz w:val="22"/>
          <w:szCs w:val="22"/>
        </w:rPr>
      </w:pPr>
    </w:p>
    <w:p w14:paraId="6E4DFDD1" w14:textId="77777777" w:rsidR="004557A4" w:rsidRDefault="004557A4" w:rsidP="004557A4">
      <w:pPr>
        <w:pStyle w:val="ListParagraph"/>
        <w:numPr>
          <w:ilvl w:val="0"/>
          <w:numId w:val="40"/>
        </w:numPr>
        <w:spacing w:before="100" w:beforeAutospacing="1" w:after="100" w:afterAutospacing="1"/>
        <w:rPr>
          <w:rFonts w:cs="Arial"/>
          <w:szCs w:val="24"/>
        </w:rPr>
      </w:pPr>
      <w:r>
        <w:rPr>
          <w:rFonts w:cs="Arial"/>
          <w:szCs w:val="24"/>
        </w:rPr>
        <w:t>Create an instance of activity launcher and insert activity orientation type and UiKitTheme as parameters. Also create productselection type as below,</w:t>
      </w:r>
    </w:p>
    <w:p w14:paraId="410F34FC" w14:textId="77777777" w:rsidR="004557A4" w:rsidRDefault="004557A4" w:rsidP="004557A4">
      <w:pPr>
        <w:pStyle w:val="ListParagraph"/>
        <w:spacing w:before="100" w:beforeAutospacing="1" w:after="100" w:afterAutospacing="1"/>
        <w:ind w:left="1080"/>
        <w:rPr>
          <w:rFonts w:cs="Arial"/>
          <w:szCs w:val="24"/>
        </w:rPr>
      </w:pPr>
    </w:p>
    <w:p w14:paraId="33221DFA" w14:textId="63F89904" w:rsidR="00EB15E6" w:rsidRPr="00EB15E6" w:rsidRDefault="001B7549" w:rsidP="00EB15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Cs w:val="24"/>
        </w:rPr>
      </w:pPr>
      <w:r w:rsidRPr="00EB15E6">
        <w:rPr>
          <w:rFonts w:ascii="Courier New" w:hAnsi="Courier New" w:cs="Courier New"/>
          <w:color w:val="000000"/>
          <w:szCs w:val="24"/>
        </w:rPr>
        <w:t xml:space="preserve">HardcodedProductList </w:t>
      </w:r>
      <w:r w:rsidR="00EB15E6" w:rsidRPr="00EB15E6">
        <w:rPr>
          <w:rFonts w:ascii="Courier New" w:hAnsi="Courier New" w:cs="Courier New"/>
          <w:color w:val="000000"/>
          <w:szCs w:val="24"/>
        </w:rPr>
        <w:t xml:space="preserve">productsSelection = </w:t>
      </w:r>
      <w:r w:rsidR="00EB15E6" w:rsidRPr="00EB15E6">
        <w:rPr>
          <w:rFonts w:ascii="Courier New" w:hAnsi="Courier New" w:cs="Courier New"/>
          <w:b/>
          <w:bCs/>
          <w:color w:val="000080"/>
          <w:szCs w:val="24"/>
        </w:rPr>
        <w:t xml:space="preserve">new </w:t>
      </w:r>
      <w:r w:rsidR="00EB15E6" w:rsidRPr="00EB15E6">
        <w:rPr>
          <w:rFonts w:ascii="Courier New" w:hAnsi="Courier New" w:cs="Courier New"/>
          <w:color w:val="000000"/>
          <w:szCs w:val="24"/>
        </w:rPr>
        <w:t>HardcodedProductList(ctnList);</w:t>
      </w:r>
      <w:r w:rsidR="00EB15E6" w:rsidRPr="00EB15E6">
        <w:rPr>
          <w:rFonts w:ascii="Courier New" w:hAnsi="Courier New" w:cs="Courier New"/>
          <w:color w:val="000000"/>
          <w:szCs w:val="24"/>
        </w:rPr>
        <w:br/>
        <w:t>productsSelection.setCatalog(Catalog.CARE);</w:t>
      </w:r>
      <w:r w:rsidR="00EB15E6" w:rsidRPr="00EB15E6">
        <w:rPr>
          <w:rFonts w:ascii="Courier New" w:hAnsi="Courier New" w:cs="Courier New"/>
          <w:color w:val="000000"/>
          <w:szCs w:val="24"/>
        </w:rPr>
        <w:br/>
        <w:t>productsSelection.setSector(Sector.B2C);</w:t>
      </w:r>
    </w:p>
    <w:p w14:paraId="6CA26FBB" w14:textId="77777777" w:rsidR="001B7549" w:rsidRDefault="004557A4" w:rsidP="00EB15E6">
      <w:pPr>
        <w:pStyle w:val="HTMLPreformatted"/>
        <w:shd w:val="clear" w:color="auto" w:fill="FFFFFF"/>
        <w:rPr>
          <w:rFonts w:eastAsia="Times New Roman"/>
          <w:color w:val="000000"/>
          <w:sz w:val="24"/>
          <w:szCs w:val="24"/>
        </w:rPr>
      </w:pPr>
      <w:r w:rsidRPr="00250466">
        <w:rPr>
          <w:rFonts w:cs="Arial"/>
          <w:color w:val="000000"/>
          <w:sz w:val="24"/>
          <w:szCs w:val="24"/>
          <w:highlight w:val="yellow"/>
        </w:rPr>
        <w:br/>
      </w:r>
      <w:r w:rsidRPr="00250466">
        <w:rPr>
          <w:rFonts w:cs="Arial"/>
          <w:color w:val="000000"/>
          <w:sz w:val="24"/>
          <w:szCs w:val="24"/>
          <w:highlight w:val="yellow"/>
        </w:rPr>
        <w:br/>
      </w:r>
      <w:r w:rsidR="00EB15E6" w:rsidRPr="00250466">
        <w:rPr>
          <w:rFonts w:eastAsia="Times New Roman"/>
          <w:color w:val="000000"/>
          <w:sz w:val="24"/>
          <w:szCs w:val="24"/>
        </w:rPr>
        <w:br/>
        <w:t>Frag</w:t>
      </w:r>
      <w:r w:rsidR="001B7549">
        <w:rPr>
          <w:rFonts w:eastAsia="Times New Roman"/>
          <w:color w:val="000000"/>
          <w:sz w:val="24"/>
          <w:szCs w:val="24"/>
        </w:rPr>
        <w:t xml:space="preserve">mentLauncher launcher = </w:t>
      </w:r>
      <w:r w:rsidR="00EB15E6" w:rsidRPr="00250466">
        <w:rPr>
          <w:rFonts w:eastAsia="Times New Roman"/>
          <w:b/>
          <w:bCs/>
          <w:color w:val="000080"/>
          <w:sz w:val="24"/>
          <w:szCs w:val="24"/>
        </w:rPr>
        <w:t xml:space="preserve">new </w:t>
      </w:r>
      <w:r w:rsidR="00EB15E6" w:rsidRPr="00250466">
        <w:rPr>
          <w:rFonts w:eastAsia="Times New Roman"/>
          <w:color w:val="000000"/>
          <w:sz w:val="24"/>
          <w:szCs w:val="24"/>
        </w:rPr>
        <w:t>FragmentLauncher</w:t>
      </w:r>
      <w:r w:rsidR="001B7549">
        <w:rPr>
          <w:rFonts w:eastAsia="Times New Roman"/>
          <w:color w:val="000000"/>
          <w:sz w:val="24"/>
          <w:szCs w:val="24"/>
        </w:rPr>
        <w:t>(</w:t>
      </w:r>
      <w:r w:rsidR="00EB15E6" w:rsidRPr="00250466">
        <w:rPr>
          <w:rFonts w:eastAsia="Times New Roman"/>
          <w:b/>
          <w:bCs/>
          <w:color w:val="000080"/>
          <w:sz w:val="24"/>
          <w:szCs w:val="24"/>
        </w:rPr>
        <w:t>this</w:t>
      </w:r>
      <w:r w:rsidR="00EB15E6" w:rsidRPr="00250466">
        <w:rPr>
          <w:rFonts w:eastAsia="Times New Roman"/>
          <w:color w:val="000000"/>
          <w:sz w:val="24"/>
          <w:szCs w:val="24"/>
        </w:rPr>
        <w:t xml:space="preserve">, R.id.sampleMainContainer, </w:t>
      </w:r>
      <w:r w:rsidR="00EB15E6" w:rsidRPr="00250466">
        <w:rPr>
          <w:rFonts w:eastAsia="Times New Roman"/>
          <w:b/>
          <w:bCs/>
          <w:color w:val="660E7A"/>
          <w:sz w:val="24"/>
          <w:szCs w:val="24"/>
        </w:rPr>
        <w:t>actionBarListener</w:t>
      </w:r>
      <w:r w:rsidR="00EB15E6" w:rsidRPr="00250466">
        <w:rPr>
          <w:rFonts w:eastAsia="Times New Roman"/>
          <w:color w:val="000000"/>
          <w:sz w:val="24"/>
          <w:szCs w:val="24"/>
        </w:rPr>
        <w:t>);</w:t>
      </w:r>
    </w:p>
    <w:p w14:paraId="5440F78B" w14:textId="2EA5389E" w:rsidR="00EB15E6" w:rsidRPr="00250466" w:rsidRDefault="00EB15E6" w:rsidP="00EB15E6">
      <w:pPr>
        <w:pStyle w:val="HTMLPreformatted"/>
        <w:shd w:val="clear" w:color="auto" w:fill="FFFFFF"/>
        <w:rPr>
          <w:rFonts w:eastAsia="Times New Roman"/>
          <w:color w:val="000000"/>
          <w:sz w:val="24"/>
          <w:szCs w:val="24"/>
        </w:rPr>
      </w:pPr>
      <w:r w:rsidRPr="00250466">
        <w:rPr>
          <w:rFonts w:eastAsia="Times New Roman"/>
          <w:color w:val="000000"/>
          <w:sz w:val="24"/>
          <w:szCs w:val="24"/>
        </w:rPr>
        <w:br/>
        <w:t>launcher.setCustomAnimation(R.anim.slide_in_bottom, R.anim.slide_out_bottom);</w:t>
      </w:r>
    </w:p>
    <w:p w14:paraId="7F707D56" w14:textId="3EE4E041" w:rsidR="004557A4" w:rsidRPr="00250466" w:rsidRDefault="004557A4" w:rsidP="004557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cs="Arial"/>
          <w:color w:val="000000"/>
          <w:szCs w:val="24"/>
        </w:rPr>
      </w:pPr>
    </w:p>
    <w:p w14:paraId="6E3035EC" w14:textId="77777777" w:rsidR="00E86EBE" w:rsidRDefault="00EB15E6" w:rsidP="00EB15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urier New" w:hAnsi="Courier New" w:cs="Courier New"/>
          <w:color w:val="000000"/>
          <w:szCs w:val="24"/>
        </w:rPr>
      </w:pPr>
      <w:r w:rsidRPr="00EB15E6">
        <w:rPr>
          <w:rFonts w:ascii="Courier New" w:hAnsi="Courier New" w:cs="Courier New"/>
          <w:color w:val="000000"/>
          <w:szCs w:val="24"/>
        </w:rPr>
        <w:br/>
        <w:t xml:space="preserve">CcInterface ccInterface = </w:t>
      </w:r>
      <w:r w:rsidRPr="00EB15E6">
        <w:rPr>
          <w:rFonts w:ascii="Courier New" w:hAnsi="Courier New" w:cs="Courier New"/>
          <w:b/>
          <w:bCs/>
          <w:color w:val="000080"/>
          <w:szCs w:val="24"/>
        </w:rPr>
        <w:t xml:space="preserve">new </w:t>
      </w:r>
      <w:r w:rsidRPr="00EB15E6">
        <w:rPr>
          <w:rFonts w:ascii="Courier New" w:hAnsi="Courier New" w:cs="Courier New"/>
          <w:color w:val="000000"/>
          <w:szCs w:val="24"/>
        </w:rPr>
        <w:t>CcInterface();</w:t>
      </w:r>
      <w:r w:rsidRPr="00EB15E6">
        <w:rPr>
          <w:rFonts w:ascii="Courier New" w:hAnsi="Courier New" w:cs="Courier New"/>
          <w:color w:val="000000"/>
          <w:szCs w:val="24"/>
        </w:rPr>
        <w:br/>
      </w:r>
      <w:r w:rsidRPr="00EB15E6">
        <w:rPr>
          <w:rFonts w:ascii="Courier New" w:hAnsi="Courier New" w:cs="Courier New"/>
          <w:b/>
          <w:bCs/>
          <w:color w:val="000080"/>
          <w:szCs w:val="24"/>
        </w:rPr>
        <w:t xml:space="preserve">if </w:t>
      </w:r>
      <w:r w:rsidRPr="00EB15E6">
        <w:rPr>
          <w:rFonts w:ascii="Courier New" w:hAnsi="Courier New" w:cs="Courier New"/>
          <w:color w:val="000000"/>
          <w:szCs w:val="24"/>
        </w:rPr>
        <w:t>(</w:t>
      </w:r>
      <w:r w:rsidRPr="00EB15E6">
        <w:rPr>
          <w:rFonts w:ascii="Courier New" w:hAnsi="Courier New" w:cs="Courier New"/>
          <w:b/>
          <w:bCs/>
          <w:color w:val="660E7A"/>
          <w:szCs w:val="24"/>
        </w:rPr>
        <w:t xml:space="preserve">ccSettings </w:t>
      </w:r>
      <w:r w:rsidRPr="00EB15E6">
        <w:rPr>
          <w:rFonts w:ascii="Courier New" w:hAnsi="Courier New" w:cs="Courier New"/>
          <w:color w:val="000000"/>
          <w:szCs w:val="24"/>
        </w:rPr>
        <w:t xml:space="preserve">== </w:t>
      </w:r>
      <w:r w:rsidRPr="00EB15E6">
        <w:rPr>
          <w:rFonts w:ascii="Courier New" w:hAnsi="Courier New" w:cs="Courier New"/>
          <w:b/>
          <w:bCs/>
          <w:color w:val="000080"/>
          <w:szCs w:val="24"/>
        </w:rPr>
        <w:t>null</w:t>
      </w:r>
      <w:r w:rsidRPr="00EB15E6">
        <w:rPr>
          <w:rFonts w:ascii="Courier New" w:hAnsi="Courier New" w:cs="Courier New"/>
          <w:color w:val="000000"/>
          <w:szCs w:val="24"/>
        </w:rPr>
        <w:t xml:space="preserve">) </w:t>
      </w:r>
      <w:r w:rsidRPr="00EB15E6">
        <w:rPr>
          <w:rFonts w:ascii="Courier New" w:hAnsi="Courier New" w:cs="Courier New"/>
          <w:b/>
          <w:bCs/>
          <w:color w:val="660E7A"/>
          <w:szCs w:val="24"/>
        </w:rPr>
        <w:t xml:space="preserve">ccSettings </w:t>
      </w:r>
      <w:r w:rsidRPr="00EB15E6">
        <w:rPr>
          <w:rFonts w:ascii="Courier New" w:hAnsi="Courier New" w:cs="Courier New"/>
          <w:color w:val="000000"/>
          <w:szCs w:val="24"/>
        </w:rPr>
        <w:t xml:space="preserve">= </w:t>
      </w:r>
      <w:r w:rsidRPr="00EB15E6">
        <w:rPr>
          <w:rFonts w:ascii="Courier New" w:hAnsi="Courier New" w:cs="Courier New"/>
          <w:b/>
          <w:bCs/>
          <w:color w:val="000080"/>
          <w:szCs w:val="24"/>
        </w:rPr>
        <w:t xml:space="preserve">new </w:t>
      </w:r>
      <w:r w:rsidRPr="00EB15E6">
        <w:rPr>
          <w:rFonts w:ascii="Courier New" w:hAnsi="Courier New" w:cs="Courier New"/>
          <w:color w:val="000000"/>
          <w:szCs w:val="24"/>
        </w:rPr>
        <w:t>CcSettings(</w:t>
      </w:r>
      <w:r w:rsidRPr="00EB15E6">
        <w:rPr>
          <w:rFonts w:ascii="Courier New" w:hAnsi="Courier New" w:cs="Courier New"/>
          <w:b/>
          <w:bCs/>
          <w:color w:val="000080"/>
          <w:szCs w:val="24"/>
        </w:rPr>
        <w:t>this</w:t>
      </w:r>
      <w:r w:rsidRPr="00EB15E6">
        <w:rPr>
          <w:rFonts w:ascii="Courier New" w:hAnsi="Courier New" w:cs="Courier New"/>
          <w:color w:val="000000"/>
          <w:szCs w:val="24"/>
        </w:rPr>
        <w:t>);</w:t>
      </w:r>
      <w:r w:rsidRPr="00EB15E6">
        <w:rPr>
          <w:rFonts w:ascii="Courier New" w:hAnsi="Courier New" w:cs="Courier New"/>
          <w:color w:val="000000"/>
          <w:szCs w:val="24"/>
        </w:rPr>
        <w:br/>
      </w:r>
      <w:r w:rsidRPr="00EB15E6">
        <w:rPr>
          <w:rFonts w:ascii="Courier New" w:hAnsi="Courier New" w:cs="Courier New"/>
          <w:b/>
          <w:bCs/>
          <w:color w:val="000080"/>
          <w:szCs w:val="24"/>
        </w:rPr>
        <w:t xml:space="preserve">if </w:t>
      </w:r>
      <w:r w:rsidRPr="00EB15E6">
        <w:rPr>
          <w:rFonts w:ascii="Courier New" w:hAnsi="Courier New" w:cs="Courier New"/>
          <w:color w:val="000000"/>
          <w:szCs w:val="24"/>
        </w:rPr>
        <w:t>(</w:t>
      </w:r>
      <w:r w:rsidRPr="00EB15E6">
        <w:rPr>
          <w:rFonts w:ascii="Courier New" w:hAnsi="Courier New" w:cs="Courier New"/>
          <w:b/>
          <w:bCs/>
          <w:color w:val="660E7A"/>
          <w:szCs w:val="24"/>
        </w:rPr>
        <w:t xml:space="preserve">ccLaunchInput </w:t>
      </w:r>
      <w:r w:rsidRPr="00EB15E6">
        <w:rPr>
          <w:rFonts w:ascii="Courier New" w:hAnsi="Courier New" w:cs="Courier New"/>
          <w:color w:val="000000"/>
          <w:szCs w:val="24"/>
        </w:rPr>
        <w:t xml:space="preserve">== </w:t>
      </w:r>
      <w:r w:rsidRPr="00EB15E6">
        <w:rPr>
          <w:rFonts w:ascii="Courier New" w:hAnsi="Courier New" w:cs="Courier New"/>
          <w:b/>
          <w:bCs/>
          <w:color w:val="000080"/>
          <w:szCs w:val="24"/>
        </w:rPr>
        <w:t>null</w:t>
      </w:r>
      <w:r w:rsidRPr="00EB15E6">
        <w:rPr>
          <w:rFonts w:ascii="Courier New" w:hAnsi="Courier New" w:cs="Courier New"/>
          <w:color w:val="000000"/>
          <w:szCs w:val="24"/>
        </w:rPr>
        <w:t xml:space="preserve">) </w:t>
      </w:r>
      <w:r w:rsidRPr="00EB15E6">
        <w:rPr>
          <w:rFonts w:ascii="Courier New" w:hAnsi="Courier New" w:cs="Courier New"/>
          <w:b/>
          <w:bCs/>
          <w:color w:val="660E7A"/>
          <w:szCs w:val="24"/>
        </w:rPr>
        <w:t xml:space="preserve">ccLaunchInput </w:t>
      </w:r>
      <w:r w:rsidRPr="00EB15E6">
        <w:rPr>
          <w:rFonts w:ascii="Courier New" w:hAnsi="Courier New" w:cs="Courier New"/>
          <w:color w:val="000000"/>
          <w:szCs w:val="24"/>
        </w:rPr>
        <w:t xml:space="preserve">= </w:t>
      </w:r>
      <w:r w:rsidRPr="00EB15E6">
        <w:rPr>
          <w:rFonts w:ascii="Courier New" w:hAnsi="Courier New" w:cs="Courier New"/>
          <w:b/>
          <w:bCs/>
          <w:color w:val="000080"/>
          <w:szCs w:val="24"/>
        </w:rPr>
        <w:t xml:space="preserve">new </w:t>
      </w:r>
      <w:r w:rsidRPr="00EB15E6">
        <w:rPr>
          <w:rFonts w:ascii="Courier New" w:hAnsi="Courier New" w:cs="Courier New"/>
          <w:color w:val="000000"/>
          <w:szCs w:val="24"/>
        </w:rPr>
        <w:t>CcLaunchInput();</w:t>
      </w:r>
      <w:r w:rsidRPr="00EB15E6">
        <w:rPr>
          <w:rFonts w:ascii="Courier New" w:hAnsi="Courier New" w:cs="Courier New"/>
          <w:color w:val="000000"/>
          <w:szCs w:val="24"/>
        </w:rPr>
        <w:br/>
      </w:r>
      <w:r w:rsidRPr="00EB15E6">
        <w:rPr>
          <w:rFonts w:ascii="Courier New" w:hAnsi="Courier New" w:cs="Courier New"/>
          <w:b/>
          <w:bCs/>
          <w:color w:val="660E7A"/>
          <w:szCs w:val="24"/>
        </w:rPr>
        <w:t>ccLaunchInput</w:t>
      </w:r>
      <w:r w:rsidRPr="00EB15E6">
        <w:rPr>
          <w:rFonts w:ascii="Courier New" w:hAnsi="Courier New" w:cs="Courier New"/>
          <w:color w:val="000000"/>
          <w:szCs w:val="24"/>
        </w:rPr>
        <w:t>.setProductModelSelectionType(productsSelection);</w:t>
      </w:r>
      <w:r w:rsidRPr="00EB15E6">
        <w:rPr>
          <w:rFonts w:ascii="Courier New" w:hAnsi="Courier New" w:cs="Courier New"/>
          <w:color w:val="000000"/>
          <w:szCs w:val="24"/>
        </w:rPr>
        <w:br/>
      </w:r>
      <w:r w:rsidRPr="00EB15E6">
        <w:rPr>
          <w:rFonts w:ascii="Courier New" w:hAnsi="Courier New" w:cs="Courier New"/>
          <w:b/>
          <w:bCs/>
          <w:color w:val="660E7A"/>
          <w:szCs w:val="24"/>
        </w:rPr>
        <w:t>ccLaunchInput</w:t>
      </w:r>
      <w:r w:rsidRPr="00EB15E6">
        <w:rPr>
          <w:rFonts w:ascii="Courier New" w:hAnsi="Courier New" w:cs="Courier New"/>
          <w:color w:val="000000"/>
          <w:szCs w:val="24"/>
        </w:rPr>
        <w:t>.setConsumerCareListener(</w:t>
      </w:r>
      <w:r w:rsidRPr="00EB15E6">
        <w:rPr>
          <w:rFonts w:ascii="Courier New" w:hAnsi="Courier New" w:cs="Courier New"/>
          <w:b/>
          <w:bCs/>
          <w:color w:val="000080"/>
          <w:szCs w:val="24"/>
        </w:rPr>
        <w:t>this</w:t>
      </w:r>
      <w:r w:rsidRPr="00EB15E6">
        <w:rPr>
          <w:rFonts w:ascii="Courier New" w:hAnsi="Courier New" w:cs="Courier New"/>
          <w:color w:val="000000"/>
          <w:szCs w:val="24"/>
        </w:rPr>
        <w:t>);</w:t>
      </w:r>
    </w:p>
    <w:p w14:paraId="4AC585F9" w14:textId="6C7FAA67" w:rsidR="00E86EBE" w:rsidRPr="00E86EBE" w:rsidRDefault="00E86EBE" w:rsidP="00E86E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8"/>
          <w:szCs w:val="18"/>
        </w:rPr>
      </w:pPr>
      <w:r w:rsidRPr="00E86EBE">
        <w:rPr>
          <w:rFonts w:ascii="Courier New" w:hAnsi="Courier New" w:cs="Courier New"/>
          <w:color w:val="000000"/>
          <w:sz w:val="18"/>
          <w:szCs w:val="18"/>
          <w:shd w:val="clear" w:color="auto" w:fill="E4E4FF"/>
        </w:rPr>
        <w:t>ccLaunchInput</w:t>
      </w:r>
      <w:r w:rsidRPr="00E86EBE">
        <w:rPr>
          <w:rFonts w:ascii="Courier New" w:hAnsi="Courier New" w:cs="Courier New"/>
          <w:color w:val="000000"/>
          <w:sz w:val="18"/>
          <w:szCs w:val="18"/>
        </w:rPr>
        <w:t>.setLiveChatUrl(</w:t>
      </w:r>
      <w:r>
        <w:rPr>
          <w:rFonts w:ascii="Courier New" w:hAnsi="Courier New" w:cs="Courier New"/>
          <w:color w:val="000000"/>
          <w:sz w:val="18"/>
          <w:szCs w:val="18"/>
        </w:rPr>
        <w:t>“live chat url”); //optional</w:t>
      </w:r>
    </w:p>
    <w:p w14:paraId="05B7CF9D" w14:textId="4A917F18" w:rsidR="00EB15E6" w:rsidRPr="00EB15E6" w:rsidRDefault="00EB15E6" w:rsidP="00EB15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urier New" w:hAnsi="Courier New" w:cs="Courier New"/>
          <w:color w:val="000000"/>
          <w:szCs w:val="24"/>
        </w:rPr>
      </w:pPr>
      <w:r w:rsidRPr="00EB15E6">
        <w:rPr>
          <w:rFonts w:ascii="Courier New" w:hAnsi="Courier New" w:cs="Courier New"/>
          <w:color w:val="000000"/>
          <w:szCs w:val="24"/>
        </w:rPr>
        <w:br/>
        <w:t xml:space="preserve">CcDependencies ccDependencies = </w:t>
      </w:r>
      <w:r w:rsidRPr="00EB15E6">
        <w:rPr>
          <w:rFonts w:ascii="Courier New" w:hAnsi="Courier New" w:cs="Courier New"/>
          <w:b/>
          <w:bCs/>
          <w:color w:val="000080"/>
          <w:szCs w:val="24"/>
        </w:rPr>
        <w:t xml:space="preserve">new </w:t>
      </w:r>
      <w:r w:rsidR="001B7549" w:rsidRPr="001B7549">
        <w:rPr>
          <w:rFonts w:ascii="Courier New" w:hAnsi="Courier New" w:cs="Courier New"/>
          <w:color w:val="000000"/>
          <w:szCs w:val="24"/>
        </w:rPr>
        <w:t>CcDependencies</w:t>
      </w:r>
      <w:r w:rsidR="001B7549" w:rsidRPr="00250466">
        <w:rPr>
          <w:color w:val="000000"/>
          <w:szCs w:val="24"/>
        </w:rPr>
        <w:t>(</w:t>
      </w:r>
      <w:r w:rsidR="001B7549" w:rsidRPr="001B7549">
        <w:rPr>
          <w:rFonts w:ascii="Courier New" w:hAnsi="Courier New" w:cs="Courier New"/>
          <w:color w:val="000000"/>
          <w:szCs w:val="24"/>
          <w:shd w:val="clear" w:color="auto" w:fill="E4E4FF"/>
        </w:rPr>
        <w:t>mAppInfraInterface</w:t>
      </w:r>
      <w:r w:rsidR="001B7549" w:rsidRPr="00250466">
        <w:rPr>
          <w:color w:val="000000"/>
          <w:szCs w:val="24"/>
        </w:rPr>
        <w:t>);</w:t>
      </w:r>
      <w:r w:rsidRPr="00EB15E6">
        <w:rPr>
          <w:rFonts w:ascii="Courier New" w:hAnsi="Courier New" w:cs="Courier New"/>
          <w:color w:val="000000"/>
          <w:szCs w:val="24"/>
        </w:rPr>
        <w:br/>
      </w:r>
      <w:r w:rsidRPr="00EB15E6">
        <w:rPr>
          <w:rFonts w:ascii="Courier New" w:hAnsi="Courier New" w:cs="Courier New"/>
          <w:color w:val="000000"/>
          <w:szCs w:val="24"/>
        </w:rPr>
        <w:br/>
      </w:r>
      <w:r w:rsidRPr="00EB15E6">
        <w:rPr>
          <w:rFonts w:ascii="Courier New" w:hAnsi="Courier New" w:cs="Courier New"/>
          <w:color w:val="000000"/>
          <w:szCs w:val="24"/>
        </w:rPr>
        <w:lastRenderedPageBreak/>
        <w:t xml:space="preserve">ccInterface.init(ccDependencies, </w:t>
      </w:r>
      <w:r w:rsidRPr="00EB15E6">
        <w:rPr>
          <w:rFonts w:ascii="Courier New" w:hAnsi="Courier New" w:cs="Courier New"/>
          <w:b/>
          <w:bCs/>
          <w:color w:val="660E7A"/>
          <w:szCs w:val="24"/>
        </w:rPr>
        <w:t>ccSettings</w:t>
      </w:r>
      <w:r w:rsidRPr="00EB15E6">
        <w:rPr>
          <w:rFonts w:ascii="Courier New" w:hAnsi="Courier New" w:cs="Courier New"/>
          <w:color w:val="000000"/>
          <w:szCs w:val="24"/>
        </w:rPr>
        <w:t>);</w:t>
      </w:r>
      <w:r w:rsidRPr="00EB15E6">
        <w:rPr>
          <w:rFonts w:ascii="Courier New" w:hAnsi="Courier New" w:cs="Courier New"/>
          <w:color w:val="000000"/>
          <w:szCs w:val="24"/>
        </w:rPr>
        <w:br/>
        <w:t xml:space="preserve">ccInterface.launch(launcher, </w:t>
      </w:r>
      <w:r w:rsidRPr="00EB15E6">
        <w:rPr>
          <w:rFonts w:ascii="Courier New" w:hAnsi="Courier New" w:cs="Courier New"/>
          <w:b/>
          <w:bCs/>
          <w:color w:val="660E7A"/>
          <w:szCs w:val="24"/>
        </w:rPr>
        <w:t>ccLaunchInput</w:t>
      </w:r>
      <w:r w:rsidRPr="00EB15E6">
        <w:rPr>
          <w:rFonts w:ascii="Courier New" w:hAnsi="Courier New" w:cs="Courier New"/>
          <w:color w:val="000000"/>
          <w:szCs w:val="24"/>
        </w:rPr>
        <w:t>);</w:t>
      </w:r>
    </w:p>
    <w:p w14:paraId="5B6577DF" w14:textId="77777777" w:rsidR="00EB15E6" w:rsidRPr="008F1DB4" w:rsidRDefault="00EB15E6" w:rsidP="004557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cs="Arial"/>
          <w:color w:val="000000"/>
          <w:sz w:val="22"/>
          <w:szCs w:val="22"/>
        </w:rPr>
      </w:pPr>
    </w:p>
    <w:p w14:paraId="19854B9F" w14:textId="7BA2C565" w:rsidR="004557A4" w:rsidRDefault="004557A4" w:rsidP="004557A4">
      <w:pPr>
        <w:spacing w:before="100" w:beforeAutospacing="1" w:after="100" w:afterAutospacing="1"/>
        <w:rPr>
          <w:rFonts w:cs="Arial"/>
          <w:color w:val="000000"/>
          <w:sz w:val="22"/>
          <w:szCs w:val="22"/>
        </w:rPr>
      </w:pPr>
      <w:r>
        <w:rPr>
          <w:rFonts w:cs="Arial"/>
          <w:color w:val="000000"/>
          <w:sz w:val="22"/>
          <w:szCs w:val="22"/>
        </w:rPr>
        <w:tab/>
        <w:t xml:space="preserve">  Note: </w:t>
      </w:r>
      <w:r w:rsidR="007F64C4">
        <w:rPr>
          <w:rFonts w:cs="Arial"/>
          <w:color w:val="000000"/>
          <w:sz w:val="22"/>
          <w:szCs w:val="22"/>
        </w:rPr>
        <w:t>a</w:t>
      </w:r>
      <w:r w:rsidR="00E86EBE">
        <w:rPr>
          <w:rFonts w:cs="Arial"/>
          <w:color w:val="000000"/>
          <w:sz w:val="22"/>
          <w:szCs w:val="22"/>
        </w:rPr>
        <w:t xml:space="preserve">. </w:t>
      </w:r>
      <w:r>
        <w:rPr>
          <w:rFonts w:cs="Arial"/>
          <w:color w:val="000000"/>
          <w:sz w:val="22"/>
          <w:szCs w:val="22"/>
        </w:rPr>
        <w:t>ctnlist is string array of CTN numbers</w:t>
      </w:r>
    </w:p>
    <w:p w14:paraId="17927456" w14:textId="690B4E41" w:rsidR="007F64C4" w:rsidRPr="00CA7A9A" w:rsidRDefault="007F64C4" w:rsidP="00CA7A9A">
      <w:pPr>
        <w:pStyle w:val="ListParagraph"/>
        <w:numPr>
          <w:ilvl w:val="0"/>
          <w:numId w:val="40"/>
        </w:numPr>
        <w:spacing w:before="100" w:beforeAutospacing="1" w:after="100" w:afterAutospacing="1"/>
        <w:rPr>
          <w:rFonts w:cs="Arial"/>
          <w:color w:val="000000"/>
          <w:sz w:val="22"/>
          <w:szCs w:val="22"/>
        </w:rPr>
      </w:pPr>
      <w:r>
        <w:rPr>
          <w:rFonts w:cs="Arial"/>
          <w:color w:val="000000"/>
          <w:sz w:val="22"/>
          <w:szCs w:val="22"/>
        </w:rPr>
        <w:t>setLiveChatUrl() is an optional API provided for those who wants to set their app own url. If it is a static url u can mention in digitalcare_config.xml. If you want to change dynamically depends upon the country selection, you can use this API.</w:t>
      </w:r>
    </w:p>
    <w:p w14:paraId="73BCB537" w14:textId="15567D06" w:rsidR="00E86EBE" w:rsidRPr="00E86EBE" w:rsidRDefault="00E86EBE" w:rsidP="00E86EBE">
      <w:pPr>
        <w:pStyle w:val="ListParagraph"/>
        <w:spacing w:before="100" w:beforeAutospacing="1" w:after="100" w:afterAutospacing="1"/>
        <w:ind w:left="360"/>
        <w:rPr>
          <w:rFonts w:cs="Arial"/>
          <w:szCs w:val="24"/>
        </w:rPr>
      </w:pPr>
    </w:p>
    <w:p w14:paraId="29B2E483" w14:textId="77777777" w:rsidR="004557A4" w:rsidRDefault="004557A4" w:rsidP="004557A4">
      <w:pPr>
        <w:pStyle w:val="ListParagraph"/>
        <w:spacing w:before="100" w:beforeAutospacing="1" w:after="100" w:afterAutospacing="1"/>
        <w:rPr>
          <w:rFonts w:cs="Arial"/>
          <w:szCs w:val="24"/>
        </w:rPr>
      </w:pPr>
    </w:p>
    <w:p w14:paraId="4EF52F95" w14:textId="77777777" w:rsidR="004557A4" w:rsidRPr="008D6FA5" w:rsidRDefault="004557A4" w:rsidP="004557A4">
      <w:pPr>
        <w:pStyle w:val="ListParagraph"/>
        <w:spacing w:before="100" w:beforeAutospacing="1" w:after="100" w:afterAutospacing="1"/>
        <w:rPr>
          <w:rFonts w:cs="Arial"/>
          <w:szCs w:val="24"/>
        </w:rPr>
      </w:pPr>
      <w:r w:rsidRPr="008D6FA5">
        <w:rPr>
          <w:rFonts w:cs="Arial"/>
          <w:szCs w:val="24"/>
        </w:rPr>
        <w:t>ActivityOrientation is an enum to specify orientation, if do not want to fix orientation, please set as “unspecified”</w:t>
      </w:r>
    </w:p>
    <w:p w14:paraId="2F2F5799" w14:textId="77777777" w:rsidR="004557A4" w:rsidRPr="008D6FA5" w:rsidRDefault="004557A4" w:rsidP="004557A4">
      <w:pPr>
        <w:pStyle w:val="ListParagraph"/>
        <w:spacing w:before="100" w:beforeAutospacing="1" w:after="100" w:afterAutospacing="1"/>
        <w:rPr>
          <w:rFonts w:cs="Arial"/>
          <w:szCs w:val="24"/>
        </w:rPr>
      </w:pPr>
      <w:r w:rsidRPr="008D6FA5">
        <w:rPr>
          <w:rFonts w:cs="Arial"/>
          <w:szCs w:val="24"/>
        </w:rPr>
        <w:t>Supports all kind of orientation in ActivityInfo class.</w:t>
      </w:r>
    </w:p>
    <w:p w14:paraId="464054B6" w14:textId="77777777" w:rsidR="004557A4" w:rsidRPr="008D6FA5" w:rsidRDefault="004557A4" w:rsidP="004557A4">
      <w:pPr>
        <w:pStyle w:val="ListParagraph"/>
        <w:spacing w:before="100" w:beforeAutospacing="1" w:after="100" w:afterAutospacing="1"/>
        <w:rPr>
          <w:rFonts w:cs="Arial"/>
          <w:szCs w:val="24"/>
        </w:rPr>
      </w:pPr>
      <w:r w:rsidRPr="008D6FA5">
        <w:rPr>
          <w:rFonts w:cs="Arial"/>
          <w:szCs w:val="24"/>
        </w:rPr>
        <w:t>ActivityOrientation is present inside DigitalCareConfigManager class.</w:t>
      </w:r>
    </w:p>
    <w:p w14:paraId="2CFE9293" w14:textId="77777777" w:rsidR="004557A4" w:rsidRPr="008D6FA5" w:rsidRDefault="004557A4" w:rsidP="004557A4">
      <w:pPr>
        <w:pStyle w:val="ListParagraph"/>
        <w:spacing w:before="100" w:beforeAutospacing="1" w:after="100" w:afterAutospacing="1"/>
        <w:rPr>
          <w:rFonts w:cs="Arial"/>
          <w:szCs w:val="24"/>
        </w:rPr>
      </w:pPr>
      <w:r w:rsidRPr="008D6FA5">
        <w:rPr>
          <w:rFonts w:cs="Arial"/>
          <w:szCs w:val="24"/>
        </w:rPr>
        <w:t>Animation resource id can be passed in as zero if not relevant.</w:t>
      </w:r>
    </w:p>
    <w:p w14:paraId="3D49DDAE" w14:textId="77777777" w:rsidR="004557A4" w:rsidRPr="008D6FA5" w:rsidRDefault="004557A4" w:rsidP="004557A4">
      <w:pPr>
        <w:pStyle w:val="ListParagraph"/>
        <w:tabs>
          <w:tab w:val="left" w:pos="8550"/>
        </w:tabs>
        <w:spacing w:before="100" w:beforeAutospacing="1" w:after="100" w:afterAutospacing="1"/>
        <w:rPr>
          <w:rFonts w:cs="Arial"/>
          <w:szCs w:val="24"/>
        </w:rPr>
      </w:pPr>
      <w:r>
        <w:rPr>
          <w:rFonts w:cs="Arial"/>
          <w:szCs w:val="24"/>
        </w:rPr>
        <w:tab/>
      </w:r>
    </w:p>
    <w:p w14:paraId="55CA329A" w14:textId="77777777" w:rsidR="004557A4" w:rsidRDefault="004557A4" w:rsidP="004557A4">
      <w:pPr>
        <w:pStyle w:val="ListParagraph"/>
        <w:spacing w:before="100" w:beforeAutospacing="1" w:after="100" w:afterAutospacing="1"/>
        <w:rPr>
          <w:rFonts w:cs="Arial"/>
          <w:szCs w:val="24"/>
        </w:rPr>
      </w:pPr>
      <w:r w:rsidRPr="008D6FA5">
        <w:rPr>
          <w:rFonts w:cs="Arial"/>
          <w:szCs w:val="24"/>
        </w:rPr>
        <w:t>Animation resource id can be passed in as zero if not relevant.</w:t>
      </w:r>
    </w:p>
    <w:p w14:paraId="0972B4C1" w14:textId="77777777" w:rsidR="003865E5" w:rsidRDefault="003865E5" w:rsidP="004557A4">
      <w:pPr>
        <w:pStyle w:val="ListParagraph"/>
        <w:spacing w:before="100" w:beforeAutospacing="1" w:after="100" w:afterAutospacing="1"/>
        <w:rPr>
          <w:rFonts w:cs="Arial"/>
          <w:szCs w:val="24"/>
        </w:rPr>
      </w:pPr>
    </w:p>
    <w:p w14:paraId="3B2B529B" w14:textId="77777777" w:rsidR="004557A4" w:rsidRDefault="004557A4" w:rsidP="004557A4">
      <w:pPr>
        <w:pStyle w:val="ListParagraph"/>
        <w:spacing w:before="100" w:beforeAutospacing="1" w:after="100" w:afterAutospacing="1"/>
        <w:rPr>
          <w:rFonts w:cs="Arial"/>
          <w:b/>
          <w:szCs w:val="24"/>
        </w:rPr>
      </w:pPr>
    </w:p>
    <w:p w14:paraId="0E9EC0B3" w14:textId="77777777" w:rsidR="004557A4" w:rsidRPr="0054032E" w:rsidRDefault="004557A4" w:rsidP="004557A4">
      <w:pPr>
        <w:pStyle w:val="Heading1"/>
        <w:spacing w:before="100" w:beforeAutospacing="1" w:after="100" w:afterAutospacing="1"/>
        <w:rPr>
          <w:rFonts w:cs="Arial"/>
        </w:rPr>
      </w:pPr>
      <w:bookmarkStart w:id="42" w:name="_Toc444883181"/>
      <w:bookmarkStart w:id="43" w:name="_Toc481751168"/>
      <w:r w:rsidRPr="0054032E">
        <w:rPr>
          <w:rFonts w:cs="Arial"/>
        </w:rPr>
        <w:t>Android Manifest Changes</w:t>
      </w:r>
      <w:bookmarkEnd w:id="42"/>
      <w:bookmarkEnd w:id="43"/>
    </w:p>
    <w:p w14:paraId="1DE637CD" w14:textId="77777777" w:rsidR="004557A4" w:rsidRDefault="004557A4" w:rsidP="004557A4">
      <w:pPr>
        <w:pStyle w:val="ListParagraph"/>
        <w:numPr>
          <w:ilvl w:val="0"/>
          <w:numId w:val="36"/>
        </w:numPr>
        <w:spacing w:before="100" w:beforeAutospacing="1" w:after="100" w:afterAutospacing="1"/>
        <w:rPr>
          <w:rFonts w:cs="Arial"/>
          <w:szCs w:val="24"/>
        </w:rPr>
      </w:pPr>
      <w:r>
        <w:rPr>
          <w:rFonts w:cs="Arial"/>
          <w:szCs w:val="24"/>
        </w:rPr>
        <w:t>If apps face problems wrt label , theme etc during compilation, Please do the below,</w:t>
      </w:r>
    </w:p>
    <w:p w14:paraId="23F76FF1" w14:textId="77777777" w:rsidR="004557A4" w:rsidRDefault="004557A4" w:rsidP="004557A4">
      <w:pPr>
        <w:pStyle w:val="ListParagraph"/>
        <w:spacing w:before="100" w:beforeAutospacing="1" w:after="100" w:afterAutospacing="1"/>
        <w:ind w:left="1080"/>
        <w:rPr>
          <w:rFonts w:cs="Arial"/>
          <w:szCs w:val="24"/>
        </w:rPr>
      </w:pPr>
      <w:r>
        <w:rPr>
          <w:rFonts w:cs="Arial"/>
          <w:szCs w:val="24"/>
        </w:rPr>
        <w:t>Example from Registration sample app:</w:t>
      </w:r>
    </w:p>
    <w:p w14:paraId="668E3A6E" w14:textId="77777777" w:rsidR="004557A4" w:rsidRDefault="004557A4" w:rsidP="004557A4">
      <w:pPr>
        <w:pStyle w:val="ListParagraph"/>
        <w:spacing w:before="100" w:beforeAutospacing="1" w:after="100" w:afterAutospacing="1"/>
        <w:ind w:left="1080"/>
        <w:rPr>
          <w:rFonts w:cs="Arial"/>
          <w:szCs w:val="24"/>
        </w:rPr>
      </w:pPr>
    </w:p>
    <w:p w14:paraId="79646B8B" w14:textId="77777777" w:rsidR="004557A4" w:rsidRDefault="004557A4" w:rsidP="004557A4">
      <w:pPr>
        <w:pStyle w:val="ListParagraph"/>
        <w:spacing w:before="100" w:beforeAutospacing="1" w:after="100" w:afterAutospacing="1"/>
        <w:ind w:left="1080"/>
        <w:rPr>
          <w:rFonts w:ascii="Courier New" w:hAnsi="Courier New" w:cs="Courier New"/>
          <w:b/>
          <w:bCs/>
          <w:i/>
          <w:sz w:val="18"/>
          <w:szCs w:val="18"/>
        </w:rPr>
      </w:pPr>
      <w:r w:rsidRPr="00DD34D7">
        <w:rPr>
          <w:rFonts w:ascii="Courier New" w:hAnsi="Courier New" w:cs="Courier New"/>
          <w:b/>
          <w:bCs/>
          <w:i/>
          <w:sz w:val="18"/>
          <w:szCs w:val="18"/>
          <w:highlight w:val="lightGray"/>
        </w:rPr>
        <w:t>&lt;?xml version="1.0" encoding="utf-8"?&gt;</w:t>
      </w:r>
      <w:r w:rsidRPr="00DD34D7">
        <w:rPr>
          <w:rFonts w:ascii="Courier New" w:hAnsi="Courier New" w:cs="Courier New"/>
          <w:b/>
          <w:bCs/>
          <w:i/>
          <w:sz w:val="18"/>
          <w:szCs w:val="18"/>
          <w:highlight w:val="lightGray"/>
        </w:rPr>
        <w:br/>
        <w:t>&lt;manifest xmlns:android="http://schemas.android.com/apk/res/android"</w:t>
      </w:r>
      <w:r w:rsidRPr="00DD34D7">
        <w:rPr>
          <w:rFonts w:ascii="Courier New" w:hAnsi="Courier New" w:cs="Courier New"/>
          <w:b/>
          <w:bCs/>
          <w:i/>
          <w:sz w:val="18"/>
          <w:szCs w:val="18"/>
          <w:highlight w:val="lightGray"/>
        </w:rPr>
        <w:br/>
      </w:r>
      <w:r w:rsidRPr="00DD34D7">
        <w:rPr>
          <w:rFonts w:ascii="Courier New" w:hAnsi="Courier New" w:cs="Courier New"/>
          <w:b/>
          <w:bCs/>
          <w:i/>
          <w:sz w:val="18"/>
          <w:szCs w:val="18"/>
          <w:highlight w:val="yellow"/>
        </w:rPr>
        <w:t xml:space="preserve">    xmlns:tools="http://schemas.android.com/tools"</w:t>
      </w:r>
      <w:r w:rsidRPr="00DD34D7">
        <w:rPr>
          <w:rFonts w:ascii="Courier New" w:hAnsi="Courier New" w:cs="Courier New"/>
          <w:b/>
          <w:bCs/>
          <w:i/>
          <w:sz w:val="18"/>
          <w:szCs w:val="18"/>
          <w:highlight w:val="yellow"/>
        </w:rPr>
        <w:br/>
      </w:r>
      <w:r w:rsidRPr="00DD34D7">
        <w:rPr>
          <w:rFonts w:ascii="Courier New" w:hAnsi="Courier New" w:cs="Courier New"/>
          <w:b/>
          <w:bCs/>
          <w:i/>
          <w:sz w:val="18"/>
          <w:szCs w:val="18"/>
          <w:highlight w:val="lightGray"/>
        </w:rPr>
        <w:t xml:space="preserve">    package="com.philips.cdp.registration.sample"&gt;</w:t>
      </w:r>
      <w:r w:rsidRPr="00DD34D7">
        <w:rPr>
          <w:rFonts w:ascii="Courier New" w:hAnsi="Courier New" w:cs="Courier New"/>
          <w:b/>
          <w:bCs/>
          <w:i/>
          <w:sz w:val="18"/>
          <w:szCs w:val="18"/>
          <w:highlight w:val="lightGray"/>
        </w:rPr>
        <w:br/>
      </w:r>
      <w:r w:rsidRPr="00DD34D7">
        <w:rPr>
          <w:rFonts w:ascii="Courier New" w:hAnsi="Courier New" w:cs="Courier New"/>
          <w:b/>
          <w:bCs/>
          <w:i/>
          <w:sz w:val="18"/>
          <w:szCs w:val="18"/>
          <w:highlight w:val="lightGray"/>
        </w:rPr>
        <w:br/>
        <w:t xml:space="preserve">    &lt;application</w:t>
      </w:r>
      <w:r w:rsidRPr="00DD34D7">
        <w:rPr>
          <w:rFonts w:ascii="Courier New" w:hAnsi="Courier New" w:cs="Courier New"/>
          <w:b/>
          <w:bCs/>
          <w:i/>
          <w:sz w:val="18"/>
          <w:szCs w:val="18"/>
          <w:highlight w:val="lightGray"/>
        </w:rPr>
        <w:br/>
        <w:t xml:space="preserve">        android:name="com.philips.cdp.registration.sample.RegistrationApplication"</w:t>
      </w:r>
      <w:r w:rsidRPr="00DD34D7">
        <w:rPr>
          <w:rFonts w:ascii="Courier New" w:hAnsi="Courier New" w:cs="Courier New"/>
          <w:b/>
          <w:bCs/>
          <w:i/>
          <w:sz w:val="18"/>
          <w:szCs w:val="18"/>
          <w:highlight w:val="lightGray"/>
        </w:rPr>
        <w:br/>
        <w:t xml:space="preserve">        android:allowBackup="true"</w:t>
      </w:r>
      <w:r w:rsidRPr="00DD34D7">
        <w:rPr>
          <w:rFonts w:ascii="Courier New" w:hAnsi="Courier New" w:cs="Courier New"/>
          <w:b/>
          <w:bCs/>
          <w:i/>
          <w:sz w:val="18"/>
          <w:szCs w:val="18"/>
          <w:highlight w:val="lightGray"/>
        </w:rPr>
        <w:br/>
        <w:t xml:space="preserve">        android:icon="@mipmap/ic_launcher"</w:t>
      </w:r>
      <w:r w:rsidRPr="00DD34D7">
        <w:rPr>
          <w:rFonts w:ascii="Courier New" w:hAnsi="Courier New" w:cs="Courier New"/>
          <w:b/>
          <w:bCs/>
          <w:i/>
          <w:sz w:val="18"/>
          <w:szCs w:val="18"/>
          <w:highlight w:val="lightGray"/>
        </w:rPr>
        <w:br/>
        <w:t xml:space="preserve">        android:label="@string/app_name"</w:t>
      </w:r>
      <w:r w:rsidRPr="00DD34D7">
        <w:rPr>
          <w:rFonts w:ascii="Courier New" w:hAnsi="Courier New" w:cs="Courier New"/>
          <w:b/>
          <w:bCs/>
          <w:i/>
          <w:sz w:val="18"/>
          <w:szCs w:val="18"/>
          <w:highlight w:val="lightGray"/>
        </w:rPr>
        <w:br/>
        <w:t xml:space="preserve">        android:theme="@style/AppTheme"</w:t>
      </w:r>
      <w:r w:rsidRPr="00DD34D7">
        <w:rPr>
          <w:rFonts w:ascii="Courier New" w:hAnsi="Courier New" w:cs="Courier New"/>
          <w:b/>
          <w:bCs/>
          <w:i/>
          <w:sz w:val="18"/>
          <w:szCs w:val="18"/>
          <w:highlight w:val="lightGray"/>
        </w:rPr>
        <w:br/>
        <w:t xml:space="preserve">        </w:t>
      </w:r>
      <w:r w:rsidRPr="00DD34D7">
        <w:rPr>
          <w:rFonts w:ascii="Courier New" w:hAnsi="Courier New" w:cs="Courier New"/>
          <w:b/>
          <w:bCs/>
          <w:i/>
          <w:sz w:val="18"/>
          <w:szCs w:val="18"/>
          <w:highlight w:val="yellow"/>
        </w:rPr>
        <w:t>tools:replace="android:icon,,android:label,android:theme"&gt;</w:t>
      </w:r>
    </w:p>
    <w:p w14:paraId="1C7EAEAE" w14:textId="77777777" w:rsidR="004557A4" w:rsidRDefault="004557A4" w:rsidP="004557A4">
      <w:pPr>
        <w:pStyle w:val="ListParagraph"/>
        <w:spacing w:before="100" w:beforeAutospacing="1" w:after="100" w:afterAutospacing="1"/>
        <w:ind w:left="1080"/>
        <w:rPr>
          <w:rFonts w:cs="Arial"/>
          <w:szCs w:val="24"/>
        </w:rPr>
      </w:pPr>
    </w:p>
    <w:p w14:paraId="1DC02276" w14:textId="6EF6D91D" w:rsidR="00CF42CA" w:rsidRPr="00CF42CA" w:rsidRDefault="00CF42CA" w:rsidP="00CF42CA">
      <w:pPr>
        <w:pStyle w:val="HTMLPreformatted"/>
        <w:numPr>
          <w:ilvl w:val="0"/>
          <w:numId w:val="36"/>
        </w:numPr>
        <w:shd w:val="clear" w:color="auto" w:fill="FFFFFF"/>
        <w:rPr>
          <w:rFonts w:eastAsia="Times New Roman"/>
          <w:color w:val="000000"/>
          <w:sz w:val="18"/>
          <w:szCs w:val="18"/>
        </w:rPr>
      </w:pPr>
      <w:r w:rsidRPr="00CF42CA">
        <w:rPr>
          <w:rFonts w:ascii="Arial" w:hAnsi="Arial" w:cs="Arial"/>
          <w:sz w:val="24"/>
          <w:szCs w:val="24"/>
        </w:rPr>
        <w:t>Add</w:t>
      </w:r>
      <w:r>
        <w:rPr>
          <w:rFonts w:cs="Arial"/>
          <w:szCs w:val="24"/>
        </w:rPr>
        <w:t xml:space="preserve"> </w:t>
      </w:r>
      <w:r w:rsidRPr="00CF42CA">
        <w:rPr>
          <w:rFonts w:eastAsia="Times New Roman"/>
          <w:b/>
          <w:bCs/>
          <w:color w:val="0000FF"/>
          <w:sz w:val="18"/>
          <w:szCs w:val="18"/>
          <w:shd w:val="clear" w:color="auto" w:fill="E4E4FF"/>
        </w:rPr>
        <w:t>android</w:t>
      </w:r>
      <w:r w:rsidRPr="00CF42CA">
        <w:rPr>
          <w:rFonts w:eastAsia="Times New Roman"/>
          <w:b/>
          <w:bCs/>
          <w:color w:val="0000FF"/>
          <w:sz w:val="18"/>
          <w:szCs w:val="18"/>
        </w:rPr>
        <w:t>:configChanges=</w:t>
      </w:r>
      <w:r w:rsidRPr="00CF42CA">
        <w:rPr>
          <w:rFonts w:eastAsia="Times New Roman"/>
          <w:b/>
          <w:bCs/>
          <w:color w:val="008000"/>
          <w:sz w:val="18"/>
          <w:szCs w:val="18"/>
        </w:rPr>
        <w:t>"screenSize|</w:t>
      </w:r>
      <w:r>
        <w:rPr>
          <w:rFonts w:eastAsia="Times New Roman"/>
          <w:b/>
          <w:bCs/>
          <w:color w:val="008000"/>
          <w:sz w:val="18"/>
          <w:szCs w:val="18"/>
        </w:rPr>
        <w:t xml:space="preserve">smallestScreenSize|screenLayout|layoutDirection” </w:t>
      </w:r>
      <w:r w:rsidRPr="00CF42CA">
        <w:rPr>
          <w:rFonts w:ascii="Arial" w:eastAsia="Times New Roman" w:hAnsi="Arial" w:cs="Arial"/>
          <w:bCs/>
          <w:color w:val="000000" w:themeColor="text1"/>
          <w:sz w:val="24"/>
          <w:szCs w:val="24"/>
        </w:rPr>
        <w:t>in all the activities</w:t>
      </w:r>
    </w:p>
    <w:p w14:paraId="492B0E30" w14:textId="7CBDF07F" w:rsidR="00CF42CA" w:rsidRPr="004E333B" w:rsidRDefault="00CF42CA" w:rsidP="00CF42CA">
      <w:pPr>
        <w:pStyle w:val="HTMLPreformatted"/>
        <w:shd w:val="clear" w:color="auto" w:fill="FFFFFF"/>
        <w:ind w:left="1080"/>
        <w:rPr>
          <w:rFonts w:cs="Arial"/>
          <w:szCs w:val="24"/>
        </w:rPr>
      </w:pPr>
    </w:p>
    <w:p w14:paraId="4300145D" w14:textId="77777777" w:rsidR="004557A4" w:rsidRDefault="004557A4" w:rsidP="004557A4">
      <w:pPr>
        <w:pStyle w:val="ListParagraph"/>
        <w:numPr>
          <w:ilvl w:val="0"/>
          <w:numId w:val="36"/>
        </w:numPr>
        <w:spacing w:before="100" w:beforeAutospacing="1" w:after="100" w:afterAutospacing="1"/>
        <w:rPr>
          <w:rFonts w:cs="Arial"/>
          <w:szCs w:val="24"/>
        </w:rPr>
      </w:pPr>
      <w:r>
        <w:rPr>
          <w:rFonts w:cs="Arial"/>
          <w:szCs w:val="24"/>
        </w:rPr>
        <w:t>This change is required for Locale Philips Near you feature to display google maps. Please find more details below regarding debug and release keys which need to be used.</w:t>
      </w:r>
    </w:p>
    <w:p w14:paraId="751A14BD" w14:textId="47E1B489" w:rsidR="004557A4" w:rsidRDefault="004557A4" w:rsidP="004557A4">
      <w:pPr>
        <w:pStyle w:val="ListParagraph"/>
        <w:spacing w:before="100" w:beforeAutospacing="1" w:after="100" w:afterAutospacing="1"/>
        <w:ind w:left="1080"/>
        <w:rPr>
          <w:rFonts w:cs="Arial"/>
          <w:szCs w:val="24"/>
        </w:rPr>
      </w:pPr>
      <w:r w:rsidRPr="008D6FA5">
        <w:rPr>
          <w:rFonts w:cs="Arial"/>
          <w:szCs w:val="24"/>
        </w:rPr>
        <w:lastRenderedPageBreak/>
        <w:t>Application need</w:t>
      </w:r>
      <w:r w:rsidR="000E4768">
        <w:rPr>
          <w:rFonts w:cs="Arial"/>
          <w:szCs w:val="24"/>
        </w:rPr>
        <w:t>s</w:t>
      </w:r>
      <w:r w:rsidRPr="008D6FA5">
        <w:rPr>
          <w:rFonts w:cs="Arial"/>
          <w:szCs w:val="24"/>
        </w:rPr>
        <w:t xml:space="preserve"> to copy below google map related meta data information in app’s manifest file and</w:t>
      </w:r>
      <w:r w:rsidR="009A4734">
        <w:rPr>
          <w:rFonts w:cs="Arial"/>
          <w:szCs w:val="24"/>
        </w:rPr>
        <w:t xml:space="preserve"> </w:t>
      </w:r>
      <w:r w:rsidR="009A4734" w:rsidRPr="00BA6A8F">
        <w:rPr>
          <w:rFonts w:cs="Arial"/>
          <w:szCs w:val="24"/>
          <w:highlight w:val="yellow"/>
        </w:rPr>
        <w:t>must</w:t>
      </w:r>
      <w:r w:rsidRPr="00BA6A8F">
        <w:rPr>
          <w:rFonts w:cs="Arial"/>
          <w:szCs w:val="24"/>
          <w:highlight w:val="yellow"/>
        </w:rPr>
        <w:t xml:space="preserve"> provide new </w:t>
      </w:r>
      <w:r w:rsidR="000E4768" w:rsidRPr="00BA6A8F">
        <w:rPr>
          <w:rFonts w:cs="Arial"/>
          <w:szCs w:val="24"/>
          <w:highlight w:val="yellow"/>
        </w:rPr>
        <w:t>SHA</w:t>
      </w:r>
      <w:r w:rsidRPr="00BA6A8F">
        <w:rPr>
          <w:rFonts w:cs="Arial"/>
          <w:szCs w:val="24"/>
          <w:highlight w:val="yellow"/>
        </w:rPr>
        <w:t xml:space="preserve"> key</w:t>
      </w:r>
      <w:r w:rsidRPr="008D6FA5">
        <w:rPr>
          <w:rFonts w:cs="Arial"/>
          <w:szCs w:val="24"/>
        </w:rPr>
        <w:t xml:space="preserve"> for rendering Philips service centers on google map.</w:t>
      </w:r>
    </w:p>
    <w:p w14:paraId="049A9884" w14:textId="77777777" w:rsidR="004557A4" w:rsidRPr="008D6FA5" w:rsidRDefault="004557A4" w:rsidP="004557A4">
      <w:pPr>
        <w:pStyle w:val="ListParagraph"/>
        <w:spacing w:before="100" w:beforeAutospacing="1" w:after="100" w:afterAutospacing="1"/>
        <w:rPr>
          <w:rFonts w:cs="Arial"/>
          <w:szCs w:val="24"/>
        </w:rPr>
      </w:pPr>
    </w:p>
    <w:p w14:paraId="39D9AB30" w14:textId="77777777" w:rsidR="004557A4" w:rsidRPr="00A9302E" w:rsidRDefault="004557A4" w:rsidP="004557A4">
      <w:pPr>
        <w:pStyle w:val="ListParagraph"/>
        <w:spacing w:before="100" w:beforeAutospacing="1" w:after="100" w:afterAutospacing="1"/>
        <w:ind w:firstLine="360"/>
        <w:rPr>
          <w:rFonts w:cs="Arial"/>
          <w:szCs w:val="24"/>
        </w:rPr>
      </w:pPr>
      <w:r w:rsidRPr="00A9302E">
        <w:rPr>
          <w:rFonts w:cs="Arial"/>
          <w:szCs w:val="24"/>
        </w:rPr>
        <w:t>&lt;meta-data</w:t>
      </w:r>
    </w:p>
    <w:p w14:paraId="6E8922DB" w14:textId="77777777" w:rsidR="004557A4" w:rsidRPr="00A9302E" w:rsidRDefault="004557A4" w:rsidP="004557A4">
      <w:pPr>
        <w:pStyle w:val="ListParagraph"/>
        <w:spacing w:before="100" w:beforeAutospacing="1" w:after="100" w:afterAutospacing="1"/>
        <w:ind w:firstLine="360"/>
        <w:rPr>
          <w:rFonts w:cs="Arial"/>
          <w:szCs w:val="24"/>
        </w:rPr>
      </w:pPr>
      <w:r w:rsidRPr="00A9302E">
        <w:rPr>
          <w:rFonts w:cs="Arial"/>
          <w:szCs w:val="24"/>
        </w:rPr>
        <w:t>android:name="com.google.android.gms.version"</w:t>
      </w:r>
    </w:p>
    <w:p w14:paraId="1E0B2445" w14:textId="77777777" w:rsidR="004557A4" w:rsidRPr="00A9302E" w:rsidRDefault="004557A4" w:rsidP="004557A4">
      <w:pPr>
        <w:pStyle w:val="ListParagraph"/>
        <w:spacing w:before="100" w:beforeAutospacing="1" w:after="100" w:afterAutospacing="1"/>
        <w:ind w:firstLine="360"/>
        <w:rPr>
          <w:rFonts w:cs="Arial"/>
          <w:szCs w:val="24"/>
        </w:rPr>
      </w:pPr>
      <w:r w:rsidRPr="00A9302E">
        <w:rPr>
          <w:rFonts w:cs="Arial"/>
          <w:szCs w:val="24"/>
        </w:rPr>
        <w:t>android:value="@integer/google_play_services_version" /&gt;</w:t>
      </w:r>
    </w:p>
    <w:p w14:paraId="2C7B3685" w14:textId="77777777" w:rsidR="004557A4" w:rsidRDefault="004557A4" w:rsidP="004557A4">
      <w:pPr>
        <w:ind w:left="1080"/>
        <w:rPr>
          <w:rFonts w:cs="Arial"/>
          <w:szCs w:val="24"/>
        </w:rPr>
      </w:pPr>
      <w:r w:rsidRPr="00A9302E">
        <w:rPr>
          <w:rFonts w:cs="Arial"/>
          <w:szCs w:val="24"/>
        </w:rPr>
        <w:t>&lt;</w:t>
      </w:r>
      <w:r w:rsidRPr="00A9302E">
        <w:rPr>
          <w:rFonts w:cs="Arial"/>
          <w:bCs/>
          <w:szCs w:val="24"/>
        </w:rPr>
        <w:t>meta-data</w:t>
      </w:r>
      <w:r w:rsidRPr="00A9302E">
        <w:rPr>
          <w:rFonts w:cs="Arial"/>
          <w:bCs/>
          <w:szCs w:val="24"/>
        </w:rPr>
        <w:br/>
        <w:t>android:name="com.google.android.maps.v2.API_KEY"</w:t>
      </w:r>
      <w:r w:rsidRPr="00A9302E">
        <w:rPr>
          <w:rFonts w:cs="Arial"/>
          <w:bCs/>
          <w:szCs w:val="24"/>
        </w:rPr>
        <w:br/>
        <w:t>android:value="</w:t>
      </w:r>
      <w:r w:rsidRPr="00BA6A8F">
        <w:rPr>
          <w:rFonts w:cs="Arial"/>
          <w:bCs/>
          <w:szCs w:val="24"/>
          <w:highlight w:val="yellow"/>
        </w:rPr>
        <w:t>AIzaSyDm1M6rUwuCe_-4pBM61QeWivE6GIu2hWM</w:t>
      </w:r>
      <w:r w:rsidRPr="00A9302E">
        <w:rPr>
          <w:rFonts w:cs="Arial"/>
          <w:bCs/>
          <w:szCs w:val="24"/>
        </w:rPr>
        <w:t>"</w:t>
      </w:r>
      <w:r w:rsidRPr="00A9302E">
        <w:rPr>
          <w:rFonts w:cs="Arial"/>
          <w:szCs w:val="24"/>
        </w:rPr>
        <w:t> /&gt;</w:t>
      </w:r>
    </w:p>
    <w:p w14:paraId="00C58407" w14:textId="77777777" w:rsidR="004557A4" w:rsidRPr="00A9302E" w:rsidRDefault="004557A4" w:rsidP="004557A4">
      <w:pPr>
        <w:ind w:left="720" w:firstLine="360"/>
        <w:rPr>
          <w:rFonts w:cs="Arial"/>
          <w:szCs w:val="24"/>
        </w:rPr>
      </w:pPr>
      <w:r w:rsidRPr="00A9302E">
        <w:rPr>
          <w:rFonts w:cs="Arial"/>
          <w:szCs w:val="24"/>
        </w:rPr>
        <w:t>&lt;uses-feature</w:t>
      </w:r>
    </w:p>
    <w:p w14:paraId="3466AD34" w14:textId="77777777" w:rsidR="004557A4" w:rsidRPr="00A9302E" w:rsidRDefault="004557A4" w:rsidP="004557A4">
      <w:pPr>
        <w:ind w:left="360" w:firstLine="360"/>
        <w:rPr>
          <w:rFonts w:cs="Arial"/>
          <w:szCs w:val="24"/>
        </w:rPr>
      </w:pPr>
      <w:r w:rsidRPr="00A9302E">
        <w:rPr>
          <w:rFonts w:cs="Arial"/>
          <w:szCs w:val="24"/>
        </w:rPr>
        <w:t xml:space="preserve">      android:glEsVersion="0x00020000"</w:t>
      </w:r>
    </w:p>
    <w:p w14:paraId="620F6142" w14:textId="77777777" w:rsidR="004557A4" w:rsidRPr="00A9302E" w:rsidRDefault="004557A4" w:rsidP="004557A4">
      <w:pPr>
        <w:ind w:left="360"/>
        <w:rPr>
          <w:rFonts w:cs="Arial"/>
          <w:szCs w:val="24"/>
        </w:rPr>
      </w:pPr>
      <w:r w:rsidRPr="00A9302E">
        <w:rPr>
          <w:rFonts w:cs="Arial"/>
          <w:szCs w:val="24"/>
        </w:rPr>
        <w:t xml:space="preserve">     </w:t>
      </w:r>
      <w:r>
        <w:rPr>
          <w:rFonts w:cs="Arial"/>
          <w:szCs w:val="24"/>
        </w:rPr>
        <w:tab/>
      </w:r>
      <w:r w:rsidRPr="00A9302E">
        <w:rPr>
          <w:rFonts w:cs="Arial"/>
          <w:szCs w:val="24"/>
        </w:rPr>
        <w:t xml:space="preserve">   </w:t>
      </w:r>
      <w:r>
        <w:rPr>
          <w:rFonts w:cs="Arial"/>
          <w:szCs w:val="24"/>
        </w:rPr>
        <w:t xml:space="preserve">   </w:t>
      </w:r>
      <w:r w:rsidRPr="00A9302E">
        <w:rPr>
          <w:rFonts w:cs="Arial"/>
          <w:szCs w:val="24"/>
        </w:rPr>
        <w:t>android:required="true" /&gt;</w:t>
      </w:r>
    </w:p>
    <w:p w14:paraId="0312FD41" w14:textId="77777777" w:rsidR="004557A4" w:rsidRPr="00A9302E" w:rsidRDefault="004557A4" w:rsidP="004557A4">
      <w:pPr>
        <w:ind w:left="360"/>
        <w:rPr>
          <w:rFonts w:cs="Arial"/>
          <w:szCs w:val="24"/>
        </w:rPr>
      </w:pPr>
    </w:p>
    <w:p w14:paraId="0A8A6170" w14:textId="77777777" w:rsidR="004557A4" w:rsidRPr="00A9302E" w:rsidRDefault="004557A4" w:rsidP="004557A4">
      <w:pPr>
        <w:ind w:left="360" w:firstLine="360"/>
        <w:rPr>
          <w:rFonts w:cs="Arial"/>
          <w:b/>
          <w:bCs/>
          <w:szCs w:val="24"/>
        </w:rPr>
      </w:pPr>
      <w:r>
        <w:rPr>
          <w:rFonts w:cs="Arial"/>
          <w:b/>
          <w:bCs/>
          <w:szCs w:val="24"/>
        </w:rPr>
        <w:t xml:space="preserve">      </w:t>
      </w:r>
      <w:r w:rsidRPr="00A9302E">
        <w:rPr>
          <w:rFonts w:cs="Arial"/>
          <w:b/>
          <w:bCs/>
          <w:szCs w:val="24"/>
        </w:rPr>
        <w:t>AIzaSyDm1M6rUwuCe_-4pBM61QeWivE6GIu2hWM = SHA key</w:t>
      </w:r>
    </w:p>
    <w:p w14:paraId="79C8A95A" w14:textId="77777777" w:rsidR="004557A4" w:rsidRPr="008D6FA5" w:rsidRDefault="004557A4" w:rsidP="004557A4">
      <w:pPr>
        <w:ind w:left="360"/>
        <w:rPr>
          <w:rFonts w:cs="Arial"/>
          <w:sz w:val="20"/>
        </w:rPr>
      </w:pPr>
    </w:p>
    <w:p w14:paraId="2215E437" w14:textId="77777777" w:rsidR="004557A4" w:rsidRPr="00DF0894" w:rsidRDefault="004557A4" w:rsidP="004557A4">
      <w:pPr>
        <w:ind w:left="1080"/>
        <w:rPr>
          <w:rFonts w:cs="Arial"/>
          <w:sz w:val="22"/>
          <w:szCs w:val="22"/>
        </w:rPr>
      </w:pPr>
      <w:r w:rsidRPr="00DF0894">
        <w:rPr>
          <w:rFonts w:cs="Arial"/>
          <w:sz w:val="22"/>
          <w:szCs w:val="22"/>
        </w:rPr>
        <w:t>Reference for SHA key generation</w:t>
      </w:r>
    </w:p>
    <w:p w14:paraId="3CE0C635" w14:textId="77777777" w:rsidR="004557A4" w:rsidRPr="008D6FA5" w:rsidRDefault="004557A4" w:rsidP="004557A4">
      <w:pPr>
        <w:ind w:firstLine="360"/>
        <w:rPr>
          <w:rFonts w:cs="Arial"/>
        </w:rPr>
      </w:pPr>
      <w:r w:rsidRPr="008D6FA5">
        <w:rPr>
          <w:rFonts w:cs="Arial"/>
        </w:rPr>
        <w:t xml:space="preserve">      </w:t>
      </w:r>
      <w:r>
        <w:rPr>
          <w:rFonts w:cs="Arial"/>
        </w:rPr>
        <w:t xml:space="preserve">    </w:t>
      </w:r>
      <w:r w:rsidRPr="008D6FA5">
        <w:rPr>
          <w:rFonts w:cs="Arial"/>
        </w:rPr>
        <w:t xml:space="preserve"> </w:t>
      </w:r>
      <w:hyperlink r:id="rId11" w:history="1">
        <w:r w:rsidRPr="006250F4">
          <w:rPr>
            <w:rStyle w:val="Hyperlink"/>
            <w:rFonts w:cs="Arial"/>
          </w:rPr>
          <w:t>https://developers.google.com/maps/documentation/android/signup</w:t>
        </w:r>
      </w:hyperlink>
    </w:p>
    <w:p w14:paraId="1620A9E3" w14:textId="77777777" w:rsidR="004557A4" w:rsidRPr="008D6FA5" w:rsidRDefault="004557A4" w:rsidP="004557A4">
      <w:pPr>
        <w:ind w:firstLine="360"/>
        <w:rPr>
          <w:rFonts w:cs="Arial"/>
        </w:rPr>
      </w:pPr>
    </w:p>
    <w:p w14:paraId="7E2219A4" w14:textId="77777777" w:rsidR="004557A4" w:rsidRPr="008D6FA5" w:rsidRDefault="004557A4" w:rsidP="004557A4">
      <w:pPr>
        <w:ind w:firstLine="360"/>
        <w:rPr>
          <w:rFonts w:cs="Arial"/>
        </w:rPr>
      </w:pPr>
      <w:r>
        <w:rPr>
          <w:rFonts w:cs="Arial"/>
        </w:rPr>
        <w:tab/>
        <w:t xml:space="preserve">     </w:t>
      </w:r>
      <w:r w:rsidRPr="008D6FA5">
        <w:rPr>
          <w:rFonts w:cs="Arial"/>
        </w:rPr>
        <w:t>SHA key should be generated from the system where apk is released.</w:t>
      </w:r>
    </w:p>
    <w:p w14:paraId="7D3EA0E9" w14:textId="77777777" w:rsidR="004557A4" w:rsidRPr="008D6FA5" w:rsidRDefault="004557A4" w:rsidP="004557A4">
      <w:pPr>
        <w:ind w:firstLine="360"/>
        <w:rPr>
          <w:rFonts w:cs="Arial"/>
        </w:rPr>
      </w:pPr>
      <w:r>
        <w:rPr>
          <w:rFonts w:cs="Arial"/>
        </w:rPr>
        <w:tab/>
        <w:t xml:space="preserve">     </w:t>
      </w:r>
      <w:r w:rsidRPr="008D6FA5">
        <w:rPr>
          <w:rFonts w:cs="Arial"/>
        </w:rPr>
        <w:t>SHA key along with package name should be registered.</w:t>
      </w:r>
    </w:p>
    <w:p w14:paraId="66AFFFE8" w14:textId="77777777" w:rsidR="004557A4" w:rsidRPr="008D6FA5" w:rsidRDefault="004557A4" w:rsidP="004557A4">
      <w:pPr>
        <w:ind w:firstLine="360"/>
        <w:rPr>
          <w:rFonts w:cs="Arial"/>
          <w:szCs w:val="24"/>
        </w:rPr>
      </w:pPr>
    </w:p>
    <w:p w14:paraId="08F94B77" w14:textId="77777777" w:rsidR="004557A4" w:rsidRPr="00C34F60" w:rsidRDefault="004557A4" w:rsidP="004557A4">
      <w:pPr>
        <w:ind w:left="720"/>
        <w:rPr>
          <w:rFonts w:cs="Arial"/>
          <w:szCs w:val="24"/>
          <w:highlight w:val="yellow"/>
        </w:rPr>
      </w:pPr>
      <w:r>
        <w:rPr>
          <w:rFonts w:cs="Arial"/>
          <w:szCs w:val="24"/>
        </w:rPr>
        <w:t xml:space="preserve">     //</w:t>
      </w:r>
      <w:r w:rsidRPr="004753D2">
        <w:rPr>
          <w:rFonts w:cs="Arial"/>
          <w:szCs w:val="24"/>
        </w:rPr>
        <w:t>Credentials For LocatePhilips Near you feature</w:t>
      </w:r>
      <w:r>
        <w:rPr>
          <w:rFonts w:cs="Arial"/>
          <w:szCs w:val="24"/>
        </w:rPr>
        <w:t xml:space="preserve"> (Google Map)</w:t>
      </w:r>
    </w:p>
    <w:p w14:paraId="5ED0C216" w14:textId="7D92B1F9" w:rsidR="004557A4" w:rsidRPr="00FD4212" w:rsidRDefault="007F3E41" w:rsidP="007F3E41">
      <w:pPr>
        <w:ind w:left="720"/>
        <w:rPr>
          <w:rFonts w:cs="Arial"/>
          <w:szCs w:val="24"/>
        </w:rPr>
      </w:pPr>
      <w:r>
        <w:rPr>
          <w:rFonts w:cs="Arial"/>
          <w:szCs w:val="24"/>
        </w:rPr>
        <w:t xml:space="preserve">    &lt;usespermission        </w:t>
      </w:r>
      <w:r w:rsidR="004557A4" w:rsidRPr="00FD4212">
        <w:rPr>
          <w:rFonts w:cs="Arial"/>
          <w:szCs w:val="24"/>
        </w:rPr>
        <w:t>android:name="com.philips.cdp.sampledigitalcareapp.permission.MAPS_RECEIV</w:t>
      </w:r>
      <w:r>
        <w:rPr>
          <w:rFonts w:cs="Arial"/>
          <w:szCs w:val="24"/>
        </w:rPr>
        <w:t xml:space="preserve">  </w:t>
      </w:r>
      <w:r w:rsidR="004557A4" w:rsidRPr="00FD4212">
        <w:rPr>
          <w:rFonts w:cs="Arial"/>
          <w:szCs w:val="24"/>
        </w:rPr>
        <w:t>E" /&gt;</w:t>
      </w:r>
    </w:p>
    <w:p w14:paraId="09B2A621" w14:textId="628BE7B9" w:rsidR="004557A4" w:rsidRPr="00FD4212" w:rsidRDefault="007F3E41" w:rsidP="007F3E41">
      <w:pPr>
        <w:ind w:firstLine="720"/>
        <w:rPr>
          <w:rFonts w:cs="Arial"/>
          <w:szCs w:val="24"/>
        </w:rPr>
      </w:pPr>
      <w:r>
        <w:rPr>
          <w:rFonts w:cs="Arial"/>
          <w:szCs w:val="24"/>
        </w:rPr>
        <w:t xml:space="preserve">    </w:t>
      </w:r>
      <w:r w:rsidR="004557A4" w:rsidRPr="00FD4212">
        <w:rPr>
          <w:rFonts w:cs="Arial"/>
          <w:szCs w:val="24"/>
        </w:rPr>
        <w:t>&lt;permission</w:t>
      </w:r>
    </w:p>
    <w:p w14:paraId="259BF530" w14:textId="0971925E" w:rsidR="004557A4" w:rsidRPr="00FD4212" w:rsidRDefault="007F3E41" w:rsidP="004557A4">
      <w:pPr>
        <w:ind w:left="1440"/>
        <w:rPr>
          <w:rFonts w:cs="Arial"/>
          <w:szCs w:val="24"/>
        </w:rPr>
      </w:pPr>
      <w:r>
        <w:rPr>
          <w:rFonts w:cs="Arial"/>
          <w:szCs w:val="24"/>
        </w:rPr>
        <w:t xml:space="preserve">   </w:t>
      </w:r>
      <w:r w:rsidR="004557A4" w:rsidRPr="00FD4212">
        <w:rPr>
          <w:rFonts w:cs="Arial"/>
          <w:szCs w:val="24"/>
        </w:rPr>
        <w:t>android:name="com.philips.cdp.sampledigitalcareapp.permission.MAPS_RECEIVE"</w:t>
      </w:r>
    </w:p>
    <w:p w14:paraId="6B1A0AED" w14:textId="77777777" w:rsidR="004557A4" w:rsidRPr="00FD4212" w:rsidRDefault="004557A4" w:rsidP="004557A4">
      <w:pPr>
        <w:ind w:left="720" w:firstLine="720"/>
        <w:rPr>
          <w:rFonts w:cs="Arial"/>
          <w:szCs w:val="24"/>
        </w:rPr>
      </w:pPr>
      <w:r w:rsidRPr="00FD4212">
        <w:rPr>
          <w:rFonts w:cs="Arial"/>
          <w:szCs w:val="24"/>
        </w:rPr>
        <w:t xml:space="preserve"> android:protectionLevel="signature" /&gt;</w:t>
      </w:r>
    </w:p>
    <w:p w14:paraId="612213CA" w14:textId="77777777" w:rsidR="004557A4" w:rsidRPr="00C34F60" w:rsidRDefault="004557A4" w:rsidP="004557A4">
      <w:pPr>
        <w:ind w:firstLine="360"/>
        <w:rPr>
          <w:rFonts w:cs="Arial"/>
          <w:szCs w:val="24"/>
          <w:highlight w:val="yellow"/>
        </w:rPr>
      </w:pPr>
    </w:p>
    <w:p w14:paraId="735E2996" w14:textId="77777777" w:rsidR="004557A4" w:rsidRDefault="004557A4" w:rsidP="004557A4">
      <w:pPr>
        <w:ind w:left="720" w:firstLine="720"/>
        <w:rPr>
          <w:rFonts w:cs="Arial"/>
          <w:b/>
          <w:szCs w:val="24"/>
        </w:rPr>
      </w:pPr>
      <w:r w:rsidRPr="00C34F60">
        <w:rPr>
          <w:rFonts w:cs="Arial"/>
          <w:b/>
          <w:szCs w:val="24"/>
          <w:highlight w:val="yellow"/>
        </w:rPr>
        <w:t>Please note that it works without the above permission for debug keys but we need to add it when we use release keys. Please make sure to change package name.</w:t>
      </w:r>
    </w:p>
    <w:p w14:paraId="1FB0C465" w14:textId="77777777" w:rsidR="00092BD6" w:rsidRDefault="00092BD6" w:rsidP="004557A4">
      <w:pPr>
        <w:ind w:left="720" w:firstLine="720"/>
        <w:rPr>
          <w:rFonts w:cs="Arial"/>
          <w:b/>
          <w:szCs w:val="24"/>
        </w:rPr>
      </w:pPr>
    </w:p>
    <w:p w14:paraId="5B6B2344" w14:textId="77777777" w:rsidR="00092BD6" w:rsidRPr="008D6FA5" w:rsidRDefault="00092BD6" w:rsidP="004557A4">
      <w:pPr>
        <w:ind w:left="720" w:firstLine="720"/>
        <w:rPr>
          <w:rFonts w:cs="Arial"/>
          <w:b/>
          <w:szCs w:val="24"/>
        </w:rPr>
      </w:pPr>
    </w:p>
    <w:p w14:paraId="5A38B1B3" w14:textId="77777777" w:rsidR="00092BD6" w:rsidRDefault="00092BD6" w:rsidP="004557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cs="Arial"/>
          <w:color w:val="000000"/>
          <w:sz w:val="20"/>
        </w:rPr>
      </w:pPr>
    </w:p>
    <w:p w14:paraId="4C06106B" w14:textId="77777777" w:rsidR="00092BD6" w:rsidRDefault="00092BD6" w:rsidP="004557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cs="Arial"/>
          <w:color w:val="000000"/>
          <w:sz w:val="20"/>
        </w:rPr>
      </w:pPr>
    </w:p>
    <w:p w14:paraId="1239F23C" w14:textId="77777777" w:rsidR="004557A4" w:rsidRPr="004557A4" w:rsidRDefault="004557A4" w:rsidP="004557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cs="Arial"/>
        </w:rPr>
      </w:pPr>
    </w:p>
    <w:p w14:paraId="3ADDDF4C" w14:textId="1D46A2B1" w:rsidR="00CF7A35" w:rsidRDefault="00747C49" w:rsidP="00AF5B03">
      <w:pPr>
        <w:pStyle w:val="Heading1"/>
        <w:spacing w:before="100" w:beforeAutospacing="1" w:after="100" w:afterAutospacing="1"/>
        <w:rPr>
          <w:rFonts w:cs="Arial"/>
        </w:rPr>
      </w:pPr>
      <w:bookmarkStart w:id="44" w:name="_Toc444883183"/>
      <w:bookmarkStart w:id="45" w:name="_Toc481751169"/>
      <w:r>
        <w:rPr>
          <w:rFonts w:cs="Arial"/>
        </w:rPr>
        <w:t xml:space="preserve">Consumer </w:t>
      </w:r>
      <w:r w:rsidR="0000495B">
        <w:rPr>
          <w:rFonts w:cs="Arial"/>
        </w:rPr>
        <w:t>care configuration</w:t>
      </w:r>
      <w:bookmarkEnd w:id="44"/>
      <w:bookmarkEnd w:id="45"/>
    </w:p>
    <w:p w14:paraId="014A5B0B" w14:textId="77777777" w:rsidR="00CF7A35" w:rsidRPr="008D6FA5" w:rsidRDefault="00CF7A35" w:rsidP="00CF7A35">
      <w:pPr>
        <w:pStyle w:val="BodyText"/>
        <w:rPr>
          <w:rFonts w:cs="Arial"/>
          <w:szCs w:val="24"/>
        </w:rPr>
      </w:pPr>
      <w:r w:rsidRPr="008D6FA5">
        <w:rPr>
          <w:rFonts w:cs="Arial"/>
          <w:szCs w:val="24"/>
        </w:rPr>
        <w:t>The application has to copy digitalcare_config.xml from sample app resource folder and create one on app side by overriding the parameters present in it. The file contains the following,</w:t>
      </w:r>
    </w:p>
    <w:p w14:paraId="1C935B23" w14:textId="77777777" w:rsidR="00CF7A35" w:rsidRPr="008D6FA5" w:rsidRDefault="00CF7A35" w:rsidP="00CF7A35">
      <w:pPr>
        <w:pStyle w:val="BodyText"/>
        <w:rPr>
          <w:rFonts w:cs="Arial"/>
          <w:szCs w:val="24"/>
        </w:rPr>
      </w:pPr>
    </w:p>
    <w:p w14:paraId="5C1C12A6" w14:textId="77777777" w:rsidR="00CF7A35" w:rsidRPr="008D6FA5" w:rsidRDefault="00CF7A35" w:rsidP="00CF7A35">
      <w:pPr>
        <w:pStyle w:val="ListParagraph"/>
        <w:numPr>
          <w:ilvl w:val="0"/>
          <w:numId w:val="21"/>
        </w:numPr>
        <w:contextualSpacing w:val="0"/>
        <w:rPr>
          <w:rFonts w:cs="Arial"/>
          <w:szCs w:val="24"/>
        </w:rPr>
      </w:pPr>
      <w:r w:rsidRPr="008D6FA5">
        <w:rPr>
          <w:rFonts w:cs="Arial"/>
          <w:szCs w:val="24"/>
        </w:rPr>
        <w:t>UI resources like themes, styles, background colors and action bar customization.</w:t>
      </w:r>
    </w:p>
    <w:p w14:paraId="3C0453D7" w14:textId="77777777" w:rsidR="00CF7A35" w:rsidRPr="008D6FA5" w:rsidRDefault="00CF7A35" w:rsidP="00CF7A35">
      <w:pPr>
        <w:pStyle w:val="ListParagraph"/>
        <w:numPr>
          <w:ilvl w:val="0"/>
          <w:numId w:val="21"/>
        </w:numPr>
        <w:contextualSpacing w:val="0"/>
        <w:rPr>
          <w:rFonts w:cs="Arial"/>
          <w:szCs w:val="24"/>
        </w:rPr>
      </w:pPr>
      <w:r w:rsidRPr="008D6FA5">
        <w:rPr>
          <w:rFonts w:cs="Arial"/>
          <w:szCs w:val="24"/>
        </w:rPr>
        <w:t>Facebook &amp;Twitter Philips product page url which is app/product specific.</w:t>
      </w:r>
    </w:p>
    <w:p w14:paraId="0D11460F" w14:textId="39DC187F" w:rsidR="00CF7A35" w:rsidRPr="008D6FA5" w:rsidRDefault="00CF7A35" w:rsidP="00CF7A35">
      <w:pPr>
        <w:pStyle w:val="ListParagraph"/>
        <w:numPr>
          <w:ilvl w:val="0"/>
          <w:numId w:val="21"/>
        </w:numPr>
        <w:contextualSpacing w:val="0"/>
        <w:rPr>
          <w:rFonts w:cs="Arial"/>
          <w:szCs w:val="24"/>
        </w:rPr>
      </w:pPr>
      <w:r w:rsidRPr="008D6FA5">
        <w:rPr>
          <w:rFonts w:cs="Arial"/>
          <w:szCs w:val="24"/>
        </w:rPr>
        <w:t xml:space="preserve">An array is defined for customizing main menu title, main menu icons, product menu title and social provider list. Each menu contains default features supported by </w:t>
      </w:r>
      <w:r w:rsidR="00747C49">
        <w:rPr>
          <w:rFonts w:cs="Arial"/>
          <w:szCs w:val="24"/>
        </w:rPr>
        <w:t>Consumer</w:t>
      </w:r>
      <w:r w:rsidR="00747C49" w:rsidRPr="008D6FA5">
        <w:rPr>
          <w:rFonts w:cs="Arial"/>
          <w:szCs w:val="24"/>
        </w:rPr>
        <w:t xml:space="preserve"> </w:t>
      </w:r>
      <w:r w:rsidRPr="008D6FA5">
        <w:rPr>
          <w:rFonts w:cs="Arial"/>
          <w:szCs w:val="24"/>
        </w:rPr>
        <w:t>Care library. App can include only the required features by adding/deleting/modifying the array items.</w:t>
      </w:r>
    </w:p>
    <w:p w14:paraId="703A23FF" w14:textId="77777777" w:rsidR="007F64C4" w:rsidRDefault="00CF7A35" w:rsidP="00CA7A9A">
      <w:pPr>
        <w:pStyle w:val="ListParagraph"/>
        <w:numPr>
          <w:ilvl w:val="0"/>
          <w:numId w:val="21"/>
        </w:numPr>
        <w:contextualSpacing w:val="0"/>
        <w:rPr>
          <w:rFonts w:cs="Arial"/>
          <w:szCs w:val="24"/>
        </w:rPr>
      </w:pPr>
      <w:r w:rsidRPr="008D6FA5">
        <w:rPr>
          <w:rFonts w:cs="Arial"/>
          <w:szCs w:val="24"/>
        </w:rPr>
        <w:t>Each title string in above arrays is expected to be a resource key and not the value.</w:t>
      </w:r>
    </w:p>
    <w:p w14:paraId="088063D9" w14:textId="7A2EA9D6" w:rsidR="00CF7A35" w:rsidRPr="008D6FA5" w:rsidRDefault="007F64C4" w:rsidP="007F64C4">
      <w:pPr>
        <w:pStyle w:val="ListParagraph"/>
        <w:contextualSpacing w:val="0"/>
        <w:rPr>
          <w:rFonts w:cs="Arial"/>
          <w:szCs w:val="24"/>
        </w:rPr>
      </w:pPr>
      <w:r w:rsidRPr="008D6FA5" w:rsidDel="007F64C4">
        <w:rPr>
          <w:rFonts w:cs="Arial"/>
          <w:szCs w:val="24"/>
        </w:rPr>
        <w:t xml:space="preserve"> </w:t>
      </w:r>
    </w:p>
    <w:p w14:paraId="6E492A63" w14:textId="322A61EE" w:rsidR="00B666F3" w:rsidRDefault="00CF7A35" w:rsidP="009D6719">
      <w:pPr>
        <w:rPr>
          <w:rFonts w:eastAsiaTheme="minorEastAsia" w:cs="Arial"/>
        </w:rPr>
      </w:pPr>
      <w:r w:rsidRPr="008D6FA5">
        <w:rPr>
          <w:rFonts w:cs="Arial"/>
          <w:szCs w:val="24"/>
        </w:rPr>
        <w:t>The digitalcare_config.xml on the library side will have default values. In case the app does not override, all the resources would be picked from library.</w:t>
      </w:r>
      <w:r w:rsidR="009D6719">
        <w:rPr>
          <w:rFonts w:cs="Arial"/>
          <w:szCs w:val="24"/>
        </w:rPr>
        <w:t xml:space="preserve"> </w:t>
      </w:r>
      <w:bookmarkStart w:id="46" w:name="_Toc444883184"/>
      <w:r w:rsidR="00DE67C3" w:rsidRPr="008D6FA5">
        <w:rPr>
          <w:rFonts w:eastAsiaTheme="minorEastAsia" w:cs="Arial"/>
        </w:rPr>
        <w:t xml:space="preserve">Main menu </w:t>
      </w:r>
      <w:r w:rsidR="00AF5B03" w:rsidRPr="008D6FA5">
        <w:rPr>
          <w:rFonts w:eastAsiaTheme="minorEastAsia" w:cs="Arial"/>
        </w:rPr>
        <w:t>configuration</w:t>
      </w:r>
      <w:bookmarkEnd w:id="46"/>
      <w:r w:rsidR="00B666F3">
        <w:rPr>
          <w:rFonts w:eastAsiaTheme="minorEastAsia" w:cs="Arial"/>
        </w:rPr>
        <w:t>.</w:t>
      </w:r>
    </w:p>
    <w:p w14:paraId="1EFBA6C7" w14:textId="77777777" w:rsidR="00B666F3" w:rsidRDefault="00B666F3">
      <w:pPr>
        <w:rPr>
          <w:rFonts w:eastAsiaTheme="minorEastAsia" w:cs="Arial"/>
        </w:rPr>
      </w:pPr>
      <w:r>
        <w:rPr>
          <w:rFonts w:eastAsiaTheme="minorEastAsia" w:cs="Arial"/>
        </w:rPr>
        <w:br w:type="page"/>
      </w:r>
    </w:p>
    <w:p w14:paraId="303B73C1" w14:textId="77777777" w:rsidR="00044690" w:rsidRDefault="00044690" w:rsidP="00044690">
      <w:pPr>
        <w:pStyle w:val="Heading4"/>
        <w:numPr>
          <w:ilvl w:val="0"/>
          <w:numId w:val="0"/>
        </w:numPr>
        <w:rPr>
          <w:rFonts w:eastAsiaTheme="minorEastAsia" w:cs="Arial"/>
          <w:i w:val="0"/>
        </w:rPr>
      </w:pPr>
      <w:r>
        <w:rPr>
          <w:rFonts w:eastAsiaTheme="minorEastAsia" w:cs="Arial"/>
          <w:i w:val="0"/>
        </w:rPr>
        <w:lastRenderedPageBreak/>
        <w:t>7.1  Main m</w:t>
      </w:r>
      <w:r w:rsidRPr="00955BF5">
        <w:rPr>
          <w:rFonts w:eastAsiaTheme="minorEastAsia" w:cs="Arial"/>
          <w:i w:val="0"/>
        </w:rPr>
        <w:t>enu configuration</w:t>
      </w:r>
    </w:p>
    <w:p w14:paraId="2C2F5E25" w14:textId="77777777" w:rsidR="00044690" w:rsidRDefault="00044690" w:rsidP="009D6719">
      <w:pPr>
        <w:rPr>
          <w:rFonts w:eastAsiaTheme="minorEastAsia" w:cs="Arial"/>
          <w:i/>
        </w:rPr>
      </w:pPr>
    </w:p>
    <w:p w14:paraId="2A87EBE8" w14:textId="5C73E808" w:rsidR="004B7F90" w:rsidRPr="008D6FA5" w:rsidRDefault="00B666F3" w:rsidP="00AA30E0">
      <w:pPr>
        <w:tabs>
          <w:tab w:val="left" w:pos="7170"/>
        </w:tabs>
        <w:rPr>
          <w:rFonts w:eastAsiaTheme="minorEastAsia" w:cs="Arial"/>
        </w:rPr>
      </w:pPr>
      <w:r w:rsidRPr="008D6FA5">
        <w:rPr>
          <w:rFonts w:cs="Arial"/>
          <w:noProof/>
        </w:rPr>
        <mc:AlternateContent>
          <mc:Choice Requires="wps">
            <w:drawing>
              <wp:anchor distT="0" distB="0" distL="114300" distR="114300" simplePos="0" relativeHeight="251667968" behindDoc="0" locked="0" layoutInCell="1" allowOverlap="1" wp14:anchorId="06CBDE5B" wp14:editId="24D3E2C6">
                <wp:simplePos x="0" y="0"/>
                <wp:positionH relativeFrom="column">
                  <wp:posOffset>167640</wp:posOffset>
                </wp:positionH>
                <wp:positionV relativeFrom="paragraph">
                  <wp:posOffset>-149726</wp:posOffset>
                </wp:positionV>
                <wp:extent cx="3912424" cy="273108"/>
                <wp:effectExtent l="0" t="76200" r="0" b="31750"/>
                <wp:wrapNone/>
                <wp:docPr id="288" name="Elbow Connector 288"/>
                <wp:cNvGraphicFramePr/>
                <a:graphic xmlns:a="http://schemas.openxmlformats.org/drawingml/2006/main">
                  <a:graphicData uri="http://schemas.microsoft.com/office/word/2010/wordprocessingShape">
                    <wps:wsp>
                      <wps:cNvCnPr/>
                      <wps:spPr>
                        <a:xfrm flipV="1">
                          <a:off x="0" y="0"/>
                          <a:ext cx="3912424" cy="273108"/>
                        </a:xfrm>
                        <a:prstGeom prst="bentConnector3">
                          <a:avLst>
                            <a:gd name="adj1" fmla="val 832"/>
                          </a:avLst>
                        </a:prstGeom>
                        <a:ln w="25400">
                          <a:solidFill>
                            <a:schemeClr val="accent6"/>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shapetype w14:anchorId="43D0BF67"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288" o:spid="_x0000_s1026" type="#_x0000_t34" style="position:absolute;margin-left:13.2pt;margin-top:-11.8pt;width:308.05pt;height:21.5pt;flip:y;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" adj="180" strokecolor="#f79646 [3209]" strokeweight="2pt">
                <v:stroke endarrow="open"/>
              </v:shape>
            </w:pict>
          </mc:Fallback>
        </mc:AlternateContent>
      </w:r>
      <w:r w:rsidR="009E7105" w:rsidRPr="008D6FA5">
        <w:rPr>
          <w:rFonts w:cs="Arial"/>
          <w:noProof/>
        </w:rPr>
        <mc:AlternateContent>
          <mc:Choice Requires="wps">
            <w:drawing>
              <wp:anchor distT="0" distB="0" distL="114300" distR="114300" simplePos="0" relativeHeight="251656704" behindDoc="0" locked="0" layoutInCell="1" allowOverlap="1" wp14:anchorId="715EF69F" wp14:editId="5975C8C8">
                <wp:simplePos x="0" y="0"/>
                <wp:positionH relativeFrom="column">
                  <wp:posOffset>748146</wp:posOffset>
                </wp:positionH>
                <wp:positionV relativeFrom="paragraph">
                  <wp:posOffset>6128699</wp:posOffset>
                </wp:positionV>
                <wp:extent cx="3486150" cy="762000"/>
                <wp:effectExtent l="38100" t="38100" r="95250" b="152400"/>
                <wp:wrapNone/>
                <wp:docPr id="298" name="Elbow Connector 298"/>
                <wp:cNvGraphicFramePr/>
                <a:graphic xmlns:a="http://schemas.openxmlformats.org/drawingml/2006/main">
                  <a:graphicData uri="http://schemas.microsoft.com/office/word/2010/wordprocessingShape">
                    <wps:wsp>
                      <wps:cNvCnPr/>
                      <wps:spPr>
                        <a:xfrm>
                          <a:off x="0" y="0"/>
                          <a:ext cx="3486150" cy="762000"/>
                        </a:xfrm>
                        <a:prstGeom prst="bentConnector3">
                          <a:avLst>
                            <a:gd name="adj1" fmla="val 820"/>
                          </a:avLst>
                        </a:prstGeom>
                        <a:ln>
                          <a:tailEnd type="arrow"/>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shape w14:anchorId="028BAEBA" id="Elbow Connector 298" o:spid="_x0000_s1026" type="#_x0000_t34" style="position:absolute;margin-left:58.9pt;margin-top:482.55pt;width:274.5pt;height:60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" adj="177" strokecolor="#f79646 [3209]" strokeweight="2pt">
                <v:stroke endarrow="open"/>
                <v:shadow on="t" color="black" opacity="24903f" origin=",.5" offset="0,.55556mm"/>
              </v:shape>
            </w:pict>
          </mc:Fallback>
        </mc:AlternateContent>
      </w:r>
      <w:r w:rsidR="009E7105" w:rsidRPr="008D6FA5">
        <w:rPr>
          <w:rFonts w:cs="Arial"/>
          <w:noProof/>
        </w:rPr>
        <mc:AlternateContent>
          <mc:Choice Requires="wps">
            <w:drawing>
              <wp:anchor distT="0" distB="0" distL="114300" distR="114300" simplePos="0" relativeHeight="251658752" behindDoc="0" locked="0" layoutInCell="1" allowOverlap="1" wp14:anchorId="5B27CDDA" wp14:editId="0FA6ED0E">
                <wp:simplePos x="0" y="0"/>
                <wp:positionH relativeFrom="column">
                  <wp:posOffset>4224275</wp:posOffset>
                </wp:positionH>
                <wp:positionV relativeFrom="paragraph">
                  <wp:posOffset>6741720</wp:posOffset>
                </wp:positionV>
                <wp:extent cx="2374265" cy="533400"/>
                <wp:effectExtent l="0" t="0" r="3810" b="0"/>
                <wp:wrapNone/>
                <wp:docPr id="2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533400"/>
                        </a:xfrm>
                        <a:prstGeom prst="rect">
                          <a:avLst/>
                        </a:prstGeom>
                        <a:solidFill>
                          <a:srgbClr val="FFFFFF"/>
                        </a:solidFill>
                        <a:ln w="9525">
                          <a:noFill/>
                          <a:miter lim="800000"/>
                          <a:headEnd/>
                          <a:tailEnd/>
                        </a:ln>
                      </wps:spPr>
                      <wps:txbx>
                        <w:txbxContent>
                          <w:p w14:paraId="71334B8C" w14:textId="10292021" w:rsidR="00CA7A9A" w:rsidRPr="00A202CB" w:rsidRDefault="00CA7A9A" w:rsidP="00AF4D08">
                            <w:pPr>
                              <w:rPr>
                                <w:b/>
                                <w:color w:val="7030A0"/>
                              </w:rPr>
                            </w:pPr>
                            <w:r>
                              <w:rPr>
                                <w:b/>
                                <w:color w:val="7030A0"/>
                              </w:rPr>
                              <w:t>main_menu_resources</w:t>
                            </w:r>
                          </w:p>
                          <w:p w14:paraId="57E6277A" w14:textId="77777777" w:rsidR="00CA7A9A" w:rsidRDefault="00CA7A9A" w:rsidP="00AF4D08"/>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shapetype w14:anchorId="5B27CDDA" id="_x0000_t202" coordsize="21600,21600" o:spt="202" path="m,l,21600r21600,l21600,xe">
                <v:stroke joinstyle="miter"/>
                <v:path gradientshapeok="t" o:connecttype="rect"/>
              </v:shapetype>
              <v:shape id="Text Box 2" o:spid="_x0000_s1026" type="#_x0000_t202" style="position:absolute;margin-left:332.6pt;margin-top:530.85pt;width:186.95pt;height:42pt;z-index:251658752;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" stroked="f">
                <v:textbox>
                  <w:txbxContent>
                    <w:p w14:paraId="71334B8C" w14:textId="10292021" w:rsidR="00CA7A9A" w:rsidRPr="00A202CB" w:rsidRDefault="00CA7A9A" w:rsidP="00AF4D08">
                      <w:pPr>
                        <w:rPr>
                          <w:b/>
                          <w:color w:val="7030A0"/>
                        </w:rPr>
                      </w:pPr>
                      <w:r>
                        <w:rPr>
                          <w:b/>
                          <w:color w:val="7030A0"/>
                        </w:rPr>
                        <w:t>main_menu_resources</w:t>
                      </w:r>
                    </w:p>
                    <w:p w14:paraId="57E6277A" w14:textId="77777777" w:rsidR="00CA7A9A" w:rsidRDefault="00CA7A9A" w:rsidP="00AF4D08"/>
                  </w:txbxContent>
                </v:textbox>
              </v:shape>
            </w:pict>
          </mc:Fallback>
        </mc:AlternateContent>
      </w:r>
      <w:r w:rsidR="00385E34" w:rsidRPr="008D6FA5">
        <w:rPr>
          <w:rFonts w:cs="Arial"/>
          <w:noProof/>
        </w:rPr>
        <mc:AlternateContent>
          <mc:Choice Requires="wps">
            <w:drawing>
              <wp:anchor distT="0" distB="0" distL="114300" distR="114300" simplePos="0" relativeHeight="251648512" behindDoc="0" locked="0" layoutInCell="1" allowOverlap="1" wp14:anchorId="70B38665" wp14:editId="5BDD3A69">
                <wp:simplePos x="0" y="0"/>
                <wp:positionH relativeFrom="column">
                  <wp:posOffset>582930</wp:posOffset>
                </wp:positionH>
                <wp:positionV relativeFrom="paragraph">
                  <wp:posOffset>90170</wp:posOffset>
                </wp:positionV>
                <wp:extent cx="3848100" cy="247650"/>
                <wp:effectExtent l="38100" t="38100" r="76200" b="133350"/>
                <wp:wrapNone/>
                <wp:docPr id="10" name="Straight Arrow Connector 10"/>
                <wp:cNvGraphicFramePr/>
                <a:graphic xmlns:a="http://schemas.openxmlformats.org/drawingml/2006/main">
                  <a:graphicData uri="http://schemas.microsoft.com/office/word/2010/wordprocessingShape">
                    <wps:wsp>
                      <wps:cNvCnPr/>
                      <wps:spPr>
                        <a:xfrm>
                          <a:off x="0" y="0"/>
                          <a:ext cx="3848100" cy="247650"/>
                        </a:xfrm>
                        <a:prstGeom prst="straightConnector1">
                          <a:avLst/>
                        </a:prstGeom>
                        <a:ln>
                          <a:tailEnd type="arrow"/>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shapetype w14:anchorId="1671F542" id="_x0000_t32" coordsize="21600,21600" o:spt="32" o:oned="t" path="m,l21600,21600e" filled="f">
                <v:path arrowok="t" fillok="f" o:connecttype="none"/>
                <o:lock v:ext="edit" shapetype="t"/>
              </v:shapetype>
              <v:shape id="Straight Arrow Connector 10" o:spid="_x0000_s1026" type="#_x0000_t32" style="position:absolute;margin-left:45.9pt;margin-top:7.1pt;width:303pt;height:19.5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" strokecolor="#f79646 [3209]" strokeweight="2pt">
                <v:stroke endarrow="open"/>
                <v:shadow on="t" color="black" opacity="24903f" origin=",.5" offset="0,.55556mm"/>
              </v:shape>
            </w:pict>
          </mc:Fallback>
        </mc:AlternateContent>
      </w:r>
      <w:r w:rsidR="00385E34" w:rsidRPr="008D6FA5">
        <w:rPr>
          <w:rFonts w:cs="Arial"/>
          <w:noProof/>
        </w:rPr>
        <mc:AlternateContent>
          <mc:Choice Requires="wps">
            <w:drawing>
              <wp:anchor distT="0" distB="0" distL="114300" distR="114300" simplePos="0" relativeHeight="251623936" behindDoc="0" locked="0" layoutInCell="1" allowOverlap="1" wp14:anchorId="0F4F2F88" wp14:editId="3D8EB94E">
                <wp:simplePos x="0" y="0"/>
                <wp:positionH relativeFrom="column">
                  <wp:posOffset>3669029</wp:posOffset>
                </wp:positionH>
                <wp:positionV relativeFrom="paragraph">
                  <wp:posOffset>614044</wp:posOffset>
                </wp:positionV>
                <wp:extent cx="809625" cy="85725"/>
                <wp:effectExtent l="38100" t="38100" r="85725" b="142875"/>
                <wp:wrapNone/>
                <wp:docPr id="306" name="Straight Arrow Connector 306"/>
                <wp:cNvGraphicFramePr/>
                <a:graphic xmlns:a="http://schemas.openxmlformats.org/drawingml/2006/main">
                  <a:graphicData uri="http://schemas.microsoft.com/office/word/2010/wordprocessingShape">
                    <wps:wsp>
                      <wps:cNvCnPr/>
                      <wps:spPr>
                        <a:xfrm>
                          <a:off x="0" y="0"/>
                          <a:ext cx="809625" cy="85725"/>
                        </a:xfrm>
                        <a:prstGeom prst="straightConnector1">
                          <a:avLst/>
                        </a:prstGeom>
                        <a:ln>
                          <a:tailEnd type="arrow"/>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shape w14:anchorId="02C194A9" id="Straight Arrow Connector 306" o:spid="_x0000_s1026" type="#_x0000_t32" style="position:absolute;margin-left:288.9pt;margin-top:48.35pt;width:63.75pt;height:6.75pt;z-index:25162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" strokecolor="#f79646 [3209]" strokeweight="2pt">
                <v:stroke endarrow="open"/>
                <v:shadow on="t" color="black" opacity="24903f" origin=",.5" offset="0,.55556mm"/>
              </v:shape>
            </w:pict>
          </mc:Fallback>
        </mc:AlternateContent>
      </w:r>
      <w:r w:rsidR="00385E34" w:rsidRPr="008D6FA5">
        <w:rPr>
          <w:rFonts w:cs="Arial"/>
          <w:noProof/>
        </w:rPr>
        <mc:AlternateContent>
          <mc:Choice Requires="wps">
            <w:drawing>
              <wp:anchor distT="0" distB="0" distL="114300" distR="114300" simplePos="0" relativeHeight="251634176" behindDoc="0" locked="0" layoutInCell="1" allowOverlap="1" wp14:anchorId="1E4F644C" wp14:editId="27C0B7EC">
                <wp:simplePos x="0" y="0"/>
                <wp:positionH relativeFrom="column">
                  <wp:posOffset>4265295</wp:posOffset>
                </wp:positionH>
                <wp:positionV relativeFrom="paragraph">
                  <wp:posOffset>2789555</wp:posOffset>
                </wp:positionV>
                <wp:extent cx="2374265" cy="381635"/>
                <wp:effectExtent l="0" t="0" r="0" b="0"/>
                <wp:wrapNone/>
                <wp:docPr id="3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381635"/>
                        </a:xfrm>
                        <a:prstGeom prst="rect">
                          <a:avLst/>
                        </a:prstGeom>
                        <a:solidFill>
                          <a:srgbClr val="FFFFFF"/>
                        </a:solidFill>
                        <a:ln w="9525">
                          <a:noFill/>
                          <a:miter lim="800000"/>
                          <a:headEnd/>
                          <a:tailEnd/>
                        </a:ln>
                      </wps:spPr>
                      <wps:txbx>
                        <w:txbxContent>
                          <w:p w14:paraId="77A31BF1" w14:textId="77777777" w:rsidR="00CA7A9A" w:rsidRPr="000040F7" w:rsidRDefault="00CA7A9A" w:rsidP="00AF4D08">
                            <w:pPr>
                              <w:rPr>
                                <w:b/>
                                <w:color w:val="7030A0"/>
                              </w:rPr>
                            </w:pPr>
                            <w:r>
                              <w:rPr>
                                <w:b/>
                                <w:color w:val="7030A0"/>
                              </w:rPr>
                              <w:t xml:space="preserve"> activity_b</w:t>
                            </w:r>
                            <w:r w:rsidRPr="000040F7">
                              <w:rPr>
                                <w:b/>
                                <w:color w:val="7030A0"/>
                              </w:rPr>
                              <w:t>ackground</w:t>
                            </w:r>
                            <w:r>
                              <w:rPr>
                                <w:b/>
                                <w:color w:val="7030A0"/>
                              </w:rPr>
                              <w:t>_c</w:t>
                            </w:r>
                            <w:r w:rsidRPr="000040F7">
                              <w:rPr>
                                <w:b/>
                                <w:color w:val="7030A0"/>
                              </w:rPr>
                              <w:t>olor</w:t>
                            </w:r>
                          </w:p>
                          <w:p w14:paraId="4773D78C" w14:textId="77777777" w:rsidR="00CA7A9A" w:rsidRDefault="00CA7A9A" w:rsidP="00AF4D08"/>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shape w14:anchorId="1E4F644C" id="_x0000_s1027" type="#_x0000_t202" style="position:absolute;margin-left:335.85pt;margin-top:219.65pt;width:186.95pt;height:30.05pt;z-index:251634176;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" stroked="f">
                <v:textbox>
                  <w:txbxContent>
                    <w:p w14:paraId="77A31BF1" w14:textId="77777777" w:rsidR="00CA7A9A" w:rsidRPr="000040F7" w:rsidRDefault="00CA7A9A" w:rsidP="00AF4D08">
                      <w:pPr>
                        <w:rPr>
                          <w:b/>
                          <w:color w:val="7030A0"/>
                        </w:rPr>
                      </w:pPr>
                      <w:r>
                        <w:rPr>
                          <w:b/>
                          <w:color w:val="7030A0"/>
                        </w:rPr>
                        <w:t xml:space="preserve"> activity_b</w:t>
                      </w:r>
                      <w:r w:rsidRPr="000040F7">
                        <w:rPr>
                          <w:b/>
                          <w:color w:val="7030A0"/>
                        </w:rPr>
                        <w:t>ackground</w:t>
                      </w:r>
                      <w:r>
                        <w:rPr>
                          <w:b/>
                          <w:color w:val="7030A0"/>
                        </w:rPr>
                        <w:t>_c</w:t>
                      </w:r>
                      <w:r w:rsidRPr="000040F7">
                        <w:rPr>
                          <w:b/>
                          <w:color w:val="7030A0"/>
                        </w:rPr>
                        <w:t>olor</w:t>
                      </w:r>
                    </w:p>
                    <w:p w14:paraId="4773D78C" w14:textId="77777777" w:rsidR="00CA7A9A" w:rsidRDefault="00CA7A9A" w:rsidP="00AF4D08"/>
                  </w:txbxContent>
                </v:textbox>
              </v:shape>
            </w:pict>
          </mc:Fallback>
        </mc:AlternateContent>
      </w:r>
      <w:r w:rsidR="00385E34" w:rsidRPr="008D6FA5">
        <w:rPr>
          <w:rFonts w:cs="Arial"/>
          <w:noProof/>
        </w:rPr>
        <mc:AlternateContent>
          <mc:Choice Requires="wps">
            <w:drawing>
              <wp:anchor distT="0" distB="0" distL="114300" distR="114300" simplePos="0" relativeHeight="251662848" behindDoc="0" locked="0" layoutInCell="1" allowOverlap="1" wp14:anchorId="2D87C903" wp14:editId="36C3F1BE">
                <wp:simplePos x="0" y="0"/>
                <wp:positionH relativeFrom="column">
                  <wp:posOffset>3629025</wp:posOffset>
                </wp:positionH>
                <wp:positionV relativeFrom="paragraph">
                  <wp:posOffset>2924175</wp:posOffset>
                </wp:positionV>
                <wp:extent cx="704850" cy="0"/>
                <wp:effectExtent l="0" t="76200" r="19050" b="152400"/>
                <wp:wrapNone/>
                <wp:docPr id="292" name="Straight Arrow Connector 292"/>
                <wp:cNvGraphicFramePr/>
                <a:graphic xmlns:a="http://schemas.openxmlformats.org/drawingml/2006/main">
                  <a:graphicData uri="http://schemas.microsoft.com/office/word/2010/wordprocessingShape">
                    <wps:wsp>
                      <wps:cNvCnPr/>
                      <wps:spPr>
                        <a:xfrm flipV="1">
                          <a:off x="0" y="0"/>
                          <a:ext cx="704850" cy="0"/>
                        </a:xfrm>
                        <a:prstGeom prst="straightConnector1">
                          <a:avLst/>
                        </a:prstGeom>
                        <a:ln>
                          <a:tailEnd type="arrow"/>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shape w14:anchorId="368B0312" id="Straight Arrow Connector 292" o:spid="_x0000_s1026" type="#_x0000_t32" style="position:absolute;margin-left:285.75pt;margin-top:230.25pt;width:55.5pt;height:0;flip:y;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" strokecolor="#f79646 [3209]" strokeweight="2pt">
                <v:stroke endarrow="open"/>
                <v:shadow on="t" color="black" opacity="24903f" origin=",.5" offset="0,.55556mm"/>
              </v:shape>
            </w:pict>
          </mc:Fallback>
        </mc:AlternateContent>
      </w:r>
      <w:r w:rsidR="00BD5BE7" w:rsidRPr="008D6FA5">
        <w:rPr>
          <w:rFonts w:cs="Arial"/>
          <w:noProof/>
        </w:rPr>
        <mc:AlternateContent>
          <mc:Choice Requires="wps">
            <w:drawing>
              <wp:anchor distT="0" distB="0" distL="114300" distR="114300" simplePos="0" relativeHeight="251654656" behindDoc="0" locked="0" layoutInCell="1" allowOverlap="1" wp14:anchorId="61343BAE" wp14:editId="760CB7C8">
                <wp:simplePos x="0" y="0"/>
                <wp:positionH relativeFrom="column">
                  <wp:posOffset>4254500</wp:posOffset>
                </wp:positionH>
                <wp:positionV relativeFrom="paragraph">
                  <wp:posOffset>7290435</wp:posOffset>
                </wp:positionV>
                <wp:extent cx="2374265" cy="533400"/>
                <wp:effectExtent l="0" t="0" r="3810" b="0"/>
                <wp:wrapNone/>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533400"/>
                        </a:xfrm>
                        <a:prstGeom prst="rect">
                          <a:avLst/>
                        </a:prstGeom>
                        <a:solidFill>
                          <a:srgbClr val="FFFFFF"/>
                        </a:solidFill>
                        <a:ln w="9525">
                          <a:noFill/>
                          <a:miter lim="800000"/>
                          <a:headEnd/>
                          <a:tailEnd/>
                        </a:ln>
                      </wps:spPr>
                      <wps:txbx>
                        <w:txbxContent>
                          <w:p w14:paraId="1D127DE8" w14:textId="638CAA6E" w:rsidR="00CA7A9A" w:rsidRPr="00A202CB" w:rsidRDefault="00CA7A9A" w:rsidP="00DF3F8B">
                            <w:pPr>
                              <w:rPr>
                                <w:b/>
                                <w:color w:val="7030A0"/>
                              </w:rPr>
                            </w:pPr>
                            <w:r>
                              <w:rPr>
                                <w:b/>
                                <w:color w:val="7030A0"/>
                              </w:rPr>
                              <w:t>Product Selection Feature</w:t>
                            </w:r>
                          </w:p>
                          <w:p w14:paraId="6974E746" w14:textId="77777777" w:rsidR="00CA7A9A" w:rsidRDefault="00CA7A9A" w:rsidP="00DF3F8B"/>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shape w14:anchorId="61343BAE" id="_x0000_s1028" type="#_x0000_t202" style="position:absolute;margin-left:335pt;margin-top:574.05pt;width:186.95pt;height:42pt;z-index:251654656;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" stroked="f">
                <v:textbox>
                  <w:txbxContent>
                    <w:p w14:paraId="1D127DE8" w14:textId="638CAA6E" w:rsidR="00CA7A9A" w:rsidRPr="00A202CB" w:rsidRDefault="00CA7A9A" w:rsidP="00DF3F8B">
                      <w:pPr>
                        <w:rPr>
                          <w:b/>
                          <w:color w:val="7030A0"/>
                        </w:rPr>
                      </w:pPr>
                      <w:r>
                        <w:rPr>
                          <w:b/>
                          <w:color w:val="7030A0"/>
                        </w:rPr>
                        <w:t>Product Selection Feature</w:t>
                      </w:r>
                    </w:p>
                    <w:p w14:paraId="6974E746" w14:textId="77777777" w:rsidR="00CA7A9A" w:rsidRDefault="00CA7A9A" w:rsidP="00DF3F8B"/>
                  </w:txbxContent>
                </v:textbox>
              </v:shape>
            </w:pict>
          </mc:Fallback>
        </mc:AlternateContent>
      </w:r>
      <w:r w:rsidR="00BD5BE7" w:rsidRPr="008D6FA5">
        <w:rPr>
          <w:rFonts w:cs="Arial"/>
          <w:noProof/>
        </w:rPr>
        <mc:AlternateContent>
          <mc:Choice Requires="wps">
            <w:drawing>
              <wp:anchor distT="0" distB="0" distL="114300" distR="114300" simplePos="0" relativeHeight="251650560" behindDoc="0" locked="0" layoutInCell="1" allowOverlap="1" wp14:anchorId="3CD4584B" wp14:editId="75B1EBA0">
                <wp:simplePos x="0" y="0"/>
                <wp:positionH relativeFrom="column">
                  <wp:posOffset>3473450</wp:posOffset>
                </wp:positionH>
                <wp:positionV relativeFrom="paragraph">
                  <wp:posOffset>7437755</wp:posOffset>
                </wp:positionV>
                <wp:extent cx="704850" cy="0"/>
                <wp:effectExtent l="0" t="76200" r="19050" b="152400"/>
                <wp:wrapNone/>
                <wp:docPr id="11" name="Straight Arrow Connector 11"/>
                <wp:cNvGraphicFramePr/>
                <a:graphic xmlns:a="http://schemas.openxmlformats.org/drawingml/2006/main">
                  <a:graphicData uri="http://schemas.microsoft.com/office/word/2010/wordprocessingShape">
                    <wps:wsp>
                      <wps:cNvCnPr/>
                      <wps:spPr>
                        <a:xfrm flipV="1">
                          <a:off x="0" y="0"/>
                          <a:ext cx="704850" cy="0"/>
                        </a:xfrm>
                        <a:prstGeom prst="straightConnector1">
                          <a:avLst/>
                        </a:prstGeom>
                        <a:ln>
                          <a:tailEnd type="arrow"/>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shape w14:anchorId="6A78FED7" id="Straight Arrow Connector 11" o:spid="_x0000_s1026" type="#_x0000_t32" style="position:absolute;margin-left:273.5pt;margin-top:585.65pt;width:55.5pt;height:0;flip:y;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" strokecolor="#f79646 [3209]" strokeweight="2pt">
                <v:stroke endarrow="open"/>
                <v:shadow on="t" color="black" opacity="24903f" origin=",.5" offset="0,.55556mm"/>
              </v:shape>
            </w:pict>
          </mc:Fallback>
        </mc:AlternateContent>
      </w:r>
      <w:r w:rsidR="00BD5BE7" w:rsidRPr="008D6FA5">
        <w:rPr>
          <w:rFonts w:cs="Arial"/>
          <w:noProof/>
        </w:rPr>
        <mc:AlternateContent>
          <mc:Choice Requires="wps">
            <w:drawing>
              <wp:anchor distT="0" distB="0" distL="114300" distR="114300" simplePos="0" relativeHeight="251644416" behindDoc="0" locked="0" layoutInCell="1" allowOverlap="1" wp14:anchorId="646ECD00" wp14:editId="172EFC85">
                <wp:simplePos x="0" y="0"/>
                <wp:positionH relativeFrom="column">
                  <wp:posOffset>3659505</wp:posOffset>
                </wp:positionH>
                <wp:positionV relativeFrom="paragraph">
                  <wp:posOffset>5786119</wp:posOffset>
                </wp:positionV>
                <wp:extent cx="476250" cy="45719"/>
                <wp:effectExtent l="38100" t="76200" r="19050" b="107315"/>
                <wp:wrapNone/>
                <wp:docPr id="300" name="Straight Arrow Connector 300"/>
                <wp:cNvGraphicFramePr/>
                <a:graphic xmlns:a="http://schemas.openxmlformats.org/drawingml/2006/main">
                  <a:graphicData uri="http://schemas.microsoft.com/office/word/2010/wordprocessingShape">
                    <wps:wsp>
                      <wps:cNvCnPr/>
                      <wps:spPr>
                        <a:xfrm flipV="1">
                          <a:off x="0" y="0"/>
                          <a:ext cx="476250" cy="45719"/>
                        </a:xfrm>
                        <a:prstGeom prst="straightConnector1">
                          <a:avLst/>
                        </a:prstGeom>
                        <a:ln>
                          <a:tailEnd type="arrow"/>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shape w14:anchorId="76B9C328" id="Straight Arrow Connector 300" o:spid="_x0000_s1026" type="#_x0000_t32" style="position:absolute;margin-left:288.15pt;margin-top:455.6pt;width:37.5pt;height:3.6pt;flip:y;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" strokecolor="#f79646 [3209]" strokeweight="2pt">
                <v:stroke endarrow="open"/>
                <v:shadow on="t" color="black" opacity="24903f" origin=",.5" offset="0,.55556mm"/>
              </v:shape>
            </w:pict>
          </mc:Fallback>
        </mc:AlternateContent>
      </w:r>
      <w:r w:rsidR="00BD5BE7" w:rsidRPr="008D6FA5">
        <w:rPr>
          <w:rFonts w:cs="Arial"/>
          <w:noProof/>
        </w:rPr>
        <mc:AlternateContent>
          <mc:Choice Requires="wps">
            <w:drawing>
              <wp:anchor distT="0" distB="0" distL="114300" distR="114300" simplePos="0" relativeHeight="251638272" behindDoc="0" locked="0" layoutInCell="1" allowOverlap="1" wp14:anchorId="570C29D6" wp14:editId="0E1A9302">
                <wp:simplePos x="0" y="0"/>
                <wp:positionH relativeFrom="column">
                  <wp:posOffset>4103370</wp:posOffset>
                </wp:positionH>
                <wp:positionV relativeFrom="paragraph">
                  <wp:posOffset>5652135</wp:posOffset>
                </wp:positionV>
                <wp:extent cx="2374265" cy="533400"/>
                <wp:effectExtent l="0" t="0" r="6985" b="0"/>
                <wp:wrapNone/>
                <wp:docPr id="2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533400"/>
                        </a:xfrm>
                        <a:prstGeom prst="rect">
                          <a:avLst/>
                        </a:prstGeom>
                        <a:solidFill>
                          <a:srgbClr val="FFFFFF"/>
                        </a:solidFill>
                        <a:ln w="9525">
                          <a:noFill/>
                          <a:miter lim="800000"/>
                          <a:headEnd/>
                          <a:tailEnd/>
                        </a:ln>
                      </wps:spPr>
                      <wps:txbx>
                        <w:txbxContent>
                          <w:p w14:paraId="593DA58A" w14:textId="77777777" w:rsidR="00CA7A9A" w:rsidRPr="00C228E3" w:rsidRDefault="00CA7A9A" w:rsidP="00AF4D08">
                            <w:pPr>
                              <w:rPr>
                                <w:rFonts w:cs="Arial"/>
                                <w:b/>
                                <w:color w:val="7030A0"/>
                                <w:szCs w:val="24"/>
                              </w:rPr>
                            </w:pPr>
                            <w:r>
                              <w:rPr>
                                <w:rFonts w:cs="Arial"/>
                                <w:b/>
                                <w:color w:val="7030A0"/>
                                <w:szCs w:val="24"/>
                              </w:rPr>
                              <w:t>button_register_background</w:t>
                            </w:r>
                          </w:p>
                          <w:p w14:paraId="2D048017" w14:textId="77777777" w:rsidR="00CA7A9A" w:rsidRDefault="00CA7A9A" w:rsidP="00AF4D0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shape w14:anchorId="570C29D6" id="_x0000_s1029" type="#_x0000_t202" style="position:absolute;margin-left:323.1pt;margin-top:445.05pt;width:186.95pt;height:42pt;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" stroked="f">
                <v:textbox>
                  <w:txbxContent>
                    <w:p w14:paraId="593DA58A" w14:textId="77777777" w:rsidR="00CA7A9A" w:rsidRPr="00C228E3" w:rsidRDefault="00CA7A9A" w:rsidP="00AF4D08">
                      <w:pPr>
                        <w:rPr>
                          <w:rFonts w:cs="Arial"/>
                          <w:b/>
                          <w:color w:val="7030A0"/>
                          <w:szCs w:val="24"/>
                        </w:rPr>
                      </w:pPr>
                      <w:r>
                        <w:rPr>
                          <w:rFonts w:cs="Arial"/>
                          <w:b/>
                          <w:color w:val="7030A0"/>
                          <w:szCs w:val="24"/>
                        </w:rPr>
                        <w:t>button_register_background</w:t>
                      </w:r>
                    </w:p>
                    <w:p w14:paraId="2D048017" w14:textId="77777777" w:rsidR="00CA7A9A" w:rsidRDefault="00CA7A9A" w:rsidP="00AF4D08"/>
                  </w:txbxContent>
                </v:textbox>
              </v:shape>
            </w:pict>
          </mc:Fallback>
        </mc:AlternateContent>
      </w:r>
      <w:r w:rsidR="001A4456" w:rsidRPr="008D6FA5">
        <w:rPr>
          <w:rFonts w:cs="Arial"/>
          <w:noProof/>
        </w:rPr>
        <mc:AlternateContent>
          <mc:Choice Requires="wps">
            <w:drawing>
              <wp:anchor distT="0" distB="0" distL="114300" distR="114300" simplePos="0" relativeHeight="251640320" behindDoc="0" locked="0" layoutInCell="1" allowOverlap="1" wp14:anchorId="68BF3455" wp14:editId="3A15F9D6">
                <wp:simplePos x="0" y="0"/>
                <wp:positionH relativeFrom="column">
                  <wp:posOffset>4371975</wp:posOffset>
                </wp:positionH>
                <wp:positionV relativeFrom="paragraph">
                  <wp:posOffset>1387310</wp:posOffset>
                </wp:positionV>
                <wp:extent cx="2374265" cy="342900"/>
                <wp:effectExtent l="0" t="0" r="0" b="0"/>
                <wp:wrapNone/>
                <wp:docPr id="2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342900"/>
                        </a:xfrm>
                        <a:prstGeom prst="rect">
                          <a:avLst/>
                        </a:prstGeom>
                        <a:solidFill>
                          <a:srgbClr val="FFFFFF"/>
                        </a:solidFill>
                        <a:ln w="9525">
                          <a:noFill/>
                          <a:miter lim="800000"/>
                          <a:headEnd/>
                          <a:tailEnd/>
                        </a:ln>
                      </wps:spPr>
                      <wps:txbx>
                        <w:txbxContent>
                          <w:p w14:paraId="259D773D" w14:textId="77777777" w:rsidR="00CA7A9A" w:rsidRPr="008D290A" w:rsidRDefault="00CA7A9A" w:rsidP="00AF4D08">
                            <w:pPr>
                              <w:rPr>
                                <w:b/>
                                <w:color w:val="7030A0"/>
                              </w:rPr>
                            </w:pPr>
                            <w:r>
                              <w:rPr>
                                <w:b/>
                                <w:color w:val="7030A0"/>
                              </w:rPr>
                              <w:t>actionbar_t</w:t>
                            </w:r>
                            <w:r w:rsidRPr="008D290A">
                              <w:rPr>
                                <w:b/>
                                <w:color w:val="7030A0"/>
                              </w:rPr>
                              <w:t>itle</w:t>
                            </w:r>
                            <w:r>
                              <w:rPr>
                                <w:b/>
                                <w:color w:val="7030A0"/>
                              </w:rPr>
                              <w:t>_</w:t>
                            </w:r>
                            <w:r w:rsidRPr="008D290A">
                              <w:rPr>
                                <w:b/>
                                <w:color w:val="7030A0"/>
                              </w:rPr>
                              <w:t>Color</w:t>
                            </w:r>
                          </w:p>
                          <w:p w14:paraId="24F41C87" w14:textId="77777777" w:rsidR="00CA7A9A" w:rsidRDefault="00CA7A9A" w:rsidP="00AF4D08"/>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shape w14:anchorId="68BF3455" id="_x0000_s1030" type="#_x0000_t202" style="position:absolute;margin-left:344.25pt;margin-top:109.25pt;width:186.95pt;height:27pt;z-index:251640320;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" stroked="f">
                <v:textbox>
                  <w:txbxContent>
                    <w:p w14:paraId="259D773D" w14:textId="77777777" w:rsidR="00CA7A9A" w:rsidRPr="008D290A" w:rsidRDefault="00CA7A9A" w:rsidP="00AF4D08">
                      <w:pPr>
                        <w:rPr>
                          <w:b/>
                          <w:color w:val="7030A0"/>
                        </w:rPr>
                      </w:pPr>
                      <w:r>
                        <w:rPr>
                          <w:b/>
                          <w:color w:val="7030A0"/>
                        </w:rPr>
                        <w:t>actionbar_t</w:t>
                      </w:r>
                      <w:r w:rsidRPr="008D290A">
                        <w:rPr>
                          <w:b/>
                          <w:color w:val="7030A0"/>
                        </w:rPr>
                        <w:t>itle</w:t>
                      </w:r>
                      <w:r>
                        <w:rPr>
                          <w:b/>
                          <w:color w:val="7030A0"/>
                        </w:rPr>
                        <w:t>_</w:t>
                      </w:r>
                      <w:r w:rsidRPr="008D290A">
                        <w:rPr>
                          <w:b/>
                          <w:color w:val="7030A0"/>
                        </w:rPr>
                        <w:t>Color</w:t>
                      </w:r>
                    </w:p>
                    <w:p w14:paraId="24F41C87" w14:textId="77777777" w:rsidR="00CA7A9A" w:rsidRDefault="00CA7A9A" w:rsidP="00AF4D08"/>
                  </w:txbxContent>
                </v:textbox>
              </v:shape>
            </w:pict>
          </mc:Fallback>
        </mc:AlternateContent>
      </w:r>
      <w:r w:rsidR="001A4456" w:rsidRPr="008D6FA5">
        <w:rPr>
          <w:rFonts w:cs="Arial"/>
          <w:noProof/>
        </w:rPr>
        <mc:AlternateContent>
          <mc:Choice Requires="wps">
            <w:drawing>
              <wp:anchor distT="0" distB="0" distL="114300" distR="114300" simplePos="0" relativeHeight="251646464" behindDoc="0" locked="0" layoutInCell="1" allowOverlap="1" wp14:anchorId="756F1D2A" wp14:editId="20E00B00">
                <wp:simplePos x="0" y="0"/>
                <wp:positionH relativeFrom="column">
                  <wp:posOffset>2255248</wp:posOffset>
                </wp:positionH>
                <wp:positionV relativeFrom="paragraph">
                  <wp:posOffset>624139</wp:posOffset>
                </wp:positionV>
                <wp:extent cx="2256312" cy="783771"/>
                <wp:effectExtent l="38100" t="38100" r="86995" b="149860"/>
                <wp:wrapNone/>
                <wp:docPr id="291" name="Elbow Connector 291"/>
                <wp:cNvGraphicFramePr/>
                <a:graphic xmlns:a="http://schemas.openxmlformats.org/drawingml/2006/main">
                  <a:graphicData uri="http://schemas.microsoft.com/office/word/2010/wordprocessingShape">
                    <wps:wsp>
                      <wps:cNvCnPr/>
                      <wps:spPr>
                        <a:xfrm>
                          <a:off x="0" y="0"/>
                          <a:ext cx="2256312" cy="783771"/>
                        </a:xfrm>
                        <a:prstGeom prst="bentConnector3">
                          <a:avLst>
                            <a:gd name="adj1" fmla="val 926"/>
                          </a:avLst>
                        </a:prstGeom>
                        <a:ln>
                          <a:tailEnd type="arrow"/>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shape w14:anchorId="1805C0E8" id="Elbow Connector 291" o:spid="_x0000_s1026" type="#_x0000_t34" style="position:absolute;margin-left:177.6pt;margin-top:49.15pt;width:177.65pt;height:61.7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" adj="200" strokecolor="#f79646 [3209]" strokeweight="2pt">
                <v:stroke endarrow="open"/>
                <v:shadow on="t" color="black" opacity="24903f" origin=",.5" offset="0,.55556mm"/>
              </v:shape>
            </w:pict>
          </mc:Fallback>
        </mc:AlternateContent>
      </w:r>
      <w:r w:rsidR="0055517C" w:rsidRPr="008D6FA5">
        <w:rPr>
          <w:rFonts w:cs="Arial"/>
          <w:noProof/>
        </w:rPr>
        <mc:AlternateContent>
          <mc:Choice Requires="wps">
            <w:drawing>
              <wp:anchor distT="0" distB="0" distL="114300" distR="114300" simplePos="0" relativeHeight="251632128" behindDoc="0" locked="0" layoutInCell="1" allowOverlap="1" wp14:anchorId="3BBAAFC6" wp14:editId="211CA62D">
                <wp:simplePos x="0" y="0"/>
                <wp:positionH relativeFrom="column">
                  <wp:posOffset>4371975</wp:posOffset>
                </wp:positionH>
                <wp:positionV relativeFrom="paragraph">
                  <wp:posOffset>1924050</wp:posOffset>
                </wp:positionV>
                <wp:extent cx="2374265" cy="533400"/>
                <wp:effectExtent l="0" t="0" r="0" b="0"/>
                <wp:wrapNone/>
                <wp:docPr id="3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533400"/>
                        </a:xfrm>
                        <a:prstGeom prst="rect">
                          <a:avLst/>
                        </a:prstGeom>
                        <a:solidFill>
                          <a:srgbClr val="FFFFFF"/>
                        </a:solidFill>
                        <a:ln w="9525">
                          <a:noFill/>
                          <a:miter lim="800000"/>
                          <a:headEnd/>
                          <a:tailEnd/>
                        </a:ln>
                      </wps:spPr>
                      <wps:txbx>
                        <w:txbxContent>
                          <w:p w14:paraId="3A937C64" w14:textId="77777777" w:rsidR="00CA7A9A" w:rsidRPr="0084274F" w:rsidRDefault="00CA7A9A" w:rsidP="00AF4D08">
                            <w:pPr>
                              <w:rPr>
                                <w:b/>
                                <w:color w:val="7030A0"/>
                              </w:rPr>
                            </w:pPr>
                            <w:r>
                              <w:rPr>
                                <w:b/>
                                <w:color w:val="7030A0"/>
                              </w:rPr>
                              <w:t>text_header_c</w:t>
                            </w:r>
                            <w:r w:rsidRPr="0084274F">
                              <w:rPr>
                                <w:b/>
                                <w:color w:val="7030A0"/>
                              </w:rPr>
                              <w:t>olor</w:t>
                            </w:r>
                          </w:p>
                          <w:p w14:paraId="4717D069" w14:textId="77777777" w:rsidR="00CA7A9A" w:rsidRDefault="00CA7A9A" w:rsidP="00AF4D08"/>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shape w14:anchorId="3BBAAFC6" id="_x0000_s1031" type="#_x0000_t202" style="position:absolute;margin-left:344.25pt;margin-top:151.5pt;width:186.95pt;height:42pt;z-index:251632128;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" stroked="f">
                <v:textbox>
                  <w:txbxContent>
                    <w:p w14:paraId="3A937C64" w14:textId="77777777" w:rsidR="00CA7A9A" w:rsidRPr="0084274F" w:rsidRDefault="00CA7A9A" w:rsidP="00AF4D08">
                      <w:pPr>
                        <w:rPr>
                          <w:b/>
                          <w:color w:val="7030A0"/>
                        </w:rPr>
                      </w:pPr>
                      <w:r>
                        <w:rPr>
                          <w:b/>
                          <w:color w:val="7030A0"/>
                        </w:rPr>
                        <w:t>text_header_c</w:t>
                      </w:r>
                      <w:r w:rsidRPr="0084274F">
                        <w:rPr>
                          <w:b/>
                          <w:color w:val="7030A0"/>
                        </w:rPr>
                        <w:t>olor</w:t>
                      </w:r>
                    </w:p>
                    <w:p w14:paraId="4717D069" w14:textId="77777777" w:rsidR="00CA7A9A" w:rsidRDefault="00CA7A9A" w:rsidP="00AF4D08"/>
                  </w:txbxContent>
                </v:textbox>
              </v:shape>
            </w:pict>
          </mc:Fallback>
        </mc:AlternateContent>
      </w:r>
      <w:r w:rsidR="0055517C" w:rsidRPr="008D6FA5">
        <w:rPr>
          <w:rFonts w:cs="Arial"/>
          <w:noProof/>
        </w:rPr>
        <mc:AlternateContent>
          <mc:Choice Requires="wps">
            <w:drawing>
              <wp:anchor distT="0" distB="0" distL="114300" distR="114300" simplePos="0" relativeHeight="251642368" behindDoc="0" locked="0" layoutInCell="1" allowOverlap="1" wp14:anchorId="1282F65B" wp14:editId="6F02FC0B">
                <wp:simplePos x="0" y="0"/>
                <wp:positionH relativeFrom="column">
                  <wp:posOffset>2867025</wp:posOffset>
                </wp:positionH>
                <wp:positionV relativeFrom="paragraph">
                  <wp:posOffset>2047875</wp:posOffset>
                </wp:positionV>
                <wp:extent cx="1504950" cy="0"/>
                <wp:effectExtent l="0" t="76200" r="19050" b="152400"/>
                <wp:wrapNone/>
                <wp:docPr id="304" name="Straight Arrow Connector 304"/>
                <wp:cNvGraphicFramePr/>
                <a:graphic xmlns:a="http://schemas.openxmlformats.org/drawingml/2006/main">
                  <a:graphicData uri="http://schemas.microsoft.com/office/word/2010/wordprocessingShape">
                    <wps:wsp>
                      <wps:cNvCnPr/>
                      <wps:spPr>
                        <a:xfrm>
                          <a:off x="0" y="0"/>
                          <a:ext cx="1504950" cy="0"/>
                        </a:xfrm>
                        <a:prstGeom prst="straightConnector1">
                          <a:avLst/>
                        </a:prstGeom>
                        <a:ln>
                          <a:tailEnd type="arrow"/>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shape w14:anchorId="30E9FB71" id="Straight Arrow Connector 304" o:spid="_x0000_s1026" type="#_x0000_t32" style="position:absolute;margin-left:225.75pt;margin-top:161.25pt;width:118.5pt;height:0;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" strokecolor="#f79646 [3209]" strokeweight="2pt">
                <v:stroke endarrow="open"/>
                <v:shadow on="t" color="black" opacity="24903f" origin=",.5" offset="0,.55556mm"/>
              </v:shape>
            </w:pict>
          </mc:Fallback>
        </mc:AlternateContent>
      </w:r>
      <w:r w:rsidR="0055517C" w:rsidRPr="008D6FA5">
        <w:rPr>
          <w:rFonts w:cs="Arial"/>
          <w:noProof/>
        </w:rPr>
        <mc:AlternateContent>
          <mc:Choice Requires="wps">
            <w:drawing>
              <wp:anchor distT="0" distB="0" distL="114300" distR="114300" simplePos="0" relativeHeight="251625984" behindDoc="0" locked="0" layoutInCell="1" allowOverlap="1" wp14:anchorId="282FDFEE" wp14:editId="72CBE9EA">
                <wp:simplePos x="0" y="0"/>
                <wp:positionH relativeFrom="column">
                  <wp:posOffset>4371975</wp:posOffset>
                </wp:positionH>
                <wp:positionV relativeFrom="paragraph">
                  <wp:posOffset>4924425</wp:posOffset>
                </wp:positionV>
                <wp:extent cx="2374265" cy="533400"/>
                <wp:effectExtent l="0" t="0" r="0" b="0"/>
                <wp:wrapNone/>
                <wp:docPr id="2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533400"/>
                        </a:xfrm>
                        <a:prstGeom prst="rect">
                          <a:avLst/>
                        </a:prstGeom>
                        <a:solidFill>
                          <a:srgbClr val="FFFFFF"/>
                        </a:solidFill>
                        <a:ln w="9525">
                          <a:noFill/>
                          <a:miter lim="800000"/>
                          <a:headEnd/>
                          <a:tailEnd/>
                        </a:ln>
                      </wps:spPr>
                      <wps:txbx>
                        <w:txbxContent>
                          <w:p w14:paraId="338569A2" w14:textId="77777777" w:rsidR="00CA7A9A" w:rsidRPr="00A202CB" w:rsidRDefault="00CA7A9A" w:rsidP="00AF4D08">
                            <w:pPr>
                              <w:rPr>
                                <w:b/>
                                <w:color w:val="7030A0"/>
                              </w:rPr>
                            </w:pPr>
                            <w:r>
                              <w:rPr>
                                <w:b/>
                                <w:color w:val="7030A0"/>
                              </w:rPr>
                              <w:t>main_menu_title</w:t>
                            </w:r>
                          </w:p>
                          <w:p w14:paraId="20323E6D" w14:textId="77777777" w:rsidR="00CA7A9A" w:rsidRDefault="00CA7A9A" w:rsidP="00AF4D08"/>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shape w14:anchorId="282FDFEE" id="_x0000_s1032" type="#_x0000_t202" style="position:absolute;margin-left:344.25pt;margin-top:387.75pt;width:186.95pt;height:42pt;z-index:251625984;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" stroked="f">
                <v:textbox>
                  <w:txbxContent>
                    <w:p w14:paraId="338569A2" w14:textId="77777777" w:rsidR="00CA7A9A" w:rsidRPr="00A202CB" w:rsidRDefault="00CA7A9A" w:rsidP="00AF4D08">
                      <w:pPr>
                        <w:rPr>
                          <w:b/>
                          <w:color w:val="7030A0"/>
                        </w:rPr>
                      </w:pPr>
                      <w:r>
                        <w:rPr>
                          <w:b/>
                          <w:color w:val="7030A0"/>
                        </w:rPr>
                        <w:t>main_menu_title</w:t>
                      </w:r>
                    </w:p>
                    <w:p w14:paraId="20323E6D" w14:textId="77777777" w:rsidR="00CA7A9A" w:rsidRDefault="00CA7A9A" w:rsidP="00AF4D08"/>
                  </w:txbxContent>
                </v:textbox>
              </v:shape>
            </w:pict>
          </mc:Fallback>
        </mc:AlternateContent>
      </w:r>
      <w:r w:rsidR="0055517C" w:rsidRPr="008D6FA5">
        <w:rPr>
          <w:rFonts w:cs="Arial"/>
          <w:noProof/>
        </w:rPr>
        <mc:AlternateContent>
          <mc:Choice Requires="wps">
            <w:drawing>
              <wp:anchor distT="0" distB="0" distL="114300" distR="114300" simplePos="0" relativeHeight="251652608" behindDoc="0" locked="0" layoutInCell="1" allowOverlap="1" wp14:anchorId="1728CCE1" wp14:editId="1E120CD2">
                <wp:simplePos x="0" y="0"/>
                <wp:positionH relativeFrom="column">
                  <wp:posOffset>2990850</wp:posOffset>
                </wp:positionH>
                <wp:positionV relativeFrom="paragraph">
                  <wp:posOffset>5048250</wp:posOffset>
                </wp:positionV>
                <wp:extent cx="1428750" cy="0"/>
                <wp:effectExtent l="0" t="76200" r="19050" b="152400"/>
                <wp:wrapNone/>
                <wp:docPr id="299" name="Straight Arrow Connector 299"/>
                <wp:cNvGraphicFramePr/>
                <a:graphic xmlns:a="http://schemas.openxmlformats.org/drawingml/2006/main">
                  <a:graphicData uri="http://schemas.microsoft.com/office/word/2010/wordprocessingShape">
                    <wps:wsp>
                      <wps:cNvCnPr/>
                      <wps:spPr>
                        <a:xfrm>
                          <a:off x="0" y="0"/>
                          <a:ext cx="1428750" cy="0"/>
                        </a:xfrm>
                        <a:prstGeom prst="straightConnector1">
                          <a:avLst/>
                        </a:prstGeom>
                        <a:ln>
                          <a:tailEnd type="arrow"/>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shape w14:anchorId="29EA1470" id="Straight Arrow Connector 299" o:spid="_x0000_s1026" type="#_x0000_t32" style="position:absolute;margin-left:235.5pt;margin-top:397.5pt;width:112.5pt;height:0;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" strokecolor="#f79646 [3209]" strokeweight="2pt">
                <v:stroke endarrow="open"/>
                <v:shadow on="t" color="black" opacity="24903f" origin=",.5" offset="0,.55556mm"/>
              </v:shape>
            </w:pict>
          </mc:Fallback>
        </mc:AlternateContent>
      </w:r>
      <w:r w:rsidR="00276419" w:rsidRPr="008D6FA5">
        <w:rPr>
          <w:rFonts w:cs="Arial"/>
          <w:noProof/>
        </w:rPr>
        <mc:AlternateContent>
          <mc:Choice Requires="wps">
            <w:drawing>
              <wp:anchor distT="0" distB="0" distL="114300" distR="114300" simplePos="0" relativeHeight="251630080" behindDoc="0" locked="0" layoutInCell="1" allowOverlap="1" wp14:anchorId="2E31C8E6" wp14:editId="666943B6">
                <wp:simplePos x="0" y="0"/>
                <wp:positionH relativeFrom="column">
                  <wp:posOffset>4267200</wp:posOffset>
                </wp:positionH>
                <wp:positionV relativeFrom="paragraph">
                  <wp:posOffset>2486025</wp:posOffset>
                </wp:positionV>
                <wp:extent cx="2374265" cy="533400"/>
                <wp:effectExtent l="0" t="0" r="0" b="0"/>
                <wp:wrapNone/>
                <wp:docPr id="3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533400"/>
                        </a:xfrm>
                        <a:prstGeom prst="rect">
                          <a:avLst/>
                        </a:prstGeom>
                        <a:solidFill>
                          <a:srgbClr val="FFFFFF"/>
                        </a:solidFill>
                        <a:ln w="9525">
                          <a:noFill/>
                          <a:miter lim="800000"/>
                          <a:headEnd/>
                          <a:tailEnd/>
                        </a:ln>
                      </wps:spPr>
                      <wps:txbx>
                        <w:txbxContent>
                          <w:p w14:paraId="42919584" w14:textId="77777777" w:rsidR="00CA7A9A" w:rsidRPr="0084274F" w:rsidRDefault="00CA7A9A" w:rsidP="00AF4D08">
                            <w:pPr>
                              <w:rPr>
                                <w:b/>
                                <w:color w:val="7030A0"/>
                              </w:rPr>
                            </w:pPr>
                            <w:r>
                              <w:rPr>
                                <w:b/>
                                <w:color w:val="7030A0"/>
                              </w:rPr>
                              <w:t>button_background</w:t>
                            </w:r>
                          </w:p>
                          <w:p w14:paraId="6621D273" w14:textId="77777777" w:rsidR="00CA7A9A" w:rsidRDefault="00CA7A9A" w:rsidP="00AF4D08"/>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shape w14:anchorId="2E31C8E6" id="_x0000_s1033" type="#_x0000_t202" style="position:absolute;margin-left:336pt;margin-top:195.75pt;width:186.95pt;height:42pt;z-index:251630080;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" stroked="f">
                <v:textbox>
                  <w:txbxContent>
                    <w:p w14:paraId="42919584" w14:textId="77777777" w:rsidR="00CA7A9A" w:rsidRPr="0084274F" w:rsidRDefault="00CA7A9A" w:rsidP="00AF4D08">
                      <w:pPr>
                        <w:rPr>
                          <w:b/>
                          <w:color w:val="7030A0"/>
                        </w:rPr>
                      </w:pPr>
                      <w:r>
                        <w:rPr>
                          <w:b/>
                          <w:color w:val="7030A0"/>
                        </w:rPr>
                        <w:t>button_background</w:t>
                      </w:r>
                    </w:p>
                    <w:p w14:paraId="6621D273" w14:textId="77777777" w:rsidR="00CA7A9A" w:rsidRDefault="00CA7A9A" w:rsidP="00AF4D08"/>
                  </w:txbxContent>
                </v:textbox>
              </v:shape>
            </w:pict>
          </mc:Fallback>
        </mc:AlternateContent>
      </w:r>
      <w:r w:rsidR="00276419" w:rsidRPr="008D6FA5">
        <w:rPr>
          <w:rFonts w:cs="Arial"/>
          <w:noProof/>
        </w:rPr>
        <mc:AlternateContent>
          <mc:Choice Requires="wps">
            <w:drawing>
              <wp:anchor distT="0" distB="0" distL="114300" distR="114300" simplePos="0" relativeHeight="251636224" behindDoc="0" locked="0" layoutInCell="1" allowOverlap="1" wp14:anchorId="72CA6F40" wp14:editId="376A8400">
                <wp:simplePos x="0" y="0"/>
                <wp:positionH relativeFrom="column">
                  <wp:posOffset>3390900</wp:posOffset>
                </wp:positionH>
                <wp:positionV relativeFrom="paragraph">
                  <wp:posOffset>2619375</wp:posOffset>
                </wp:positionV>
                <wp:extent cx="704850" cy="0"/>
                <wp:effectExtent l="0" t="76200" r="19050" b="152400"/>
                <wp:wrapNone/>
                <wp:docPr id="301" name="Straight Arrow Connector 301"/>
                <wp:cNvGraphicFramePr/>
                <a:graphic xmlns:a="http://schemas.openxmlformats.org/drawingml/2006/main">
                  <a:graphicData uri="http://schemas.microsoft.com/office/word/2010/wordprocessingShape">
                    <wps:wsp>
                      <wps:cNvCnPr/>
                      <wps:spPr>
                        <a:xfrm flipV="1">
                          <a:off x="0" y="0"/>
                          <a:ext cx="704850" cy="0"/>
                        </a:xfrm>
                        <a:prstGeom prst="straightConnector1">
                          <a:avLst/>
                        </a:prstGeom>
                        <a:ln>
                          <a:tailEnd type="arrow"/>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shape w14:anchorId="0E220F3C" id="Straight Arrow Connector 301" o:spid="_x0000_s1026" type="#_x0000_t32" style="position:absolute;margin-left:267pt;margin-top:206.25pt;width:55.5pt;height:0;flip:y;z-index:25163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" strokecolor="#f79646 [3209]" strokeweight="2pt">
                <v:stroke endarrow="open"/>
                <v:shadow on="t" color="black" opacity="24903f" origin=",.5" offset="0,.55556mm"/>
              </v:shape>
            </w:pict>
          </mc:Fallback>
        </mc:AlternateContent>
      </w:r>
      <w:r w:rsidR="00AF4D08" w:rsidRPr="008D6FA5">
        <w:rPr>
          <w:rFonts w:cs="Arial"/>
          <w:noProof/>
        </w:rPr>
        <mc:AlternateContent>
          <mc:Choice Requires="wps">
            <w:drawing>
              <wp:anchor distT="0" distB="0" distL="114300" distR="114300" simplePos="0" relativeHeight="251621888" behindDoc="0" locked="0" layoutInCell="1" allowOverlap="1" wp14:anchorId="12D68B63" wp14:editId="7F2DE659">
                <wp:simplePos x="0" y="0"/>
                <wp:positionH relativeFrom="column">
                  <wp:posOffset>4447267</wp:posOffset>
                </wp:positionH>
                <wp:positionV relativeFrom="paragraph">
                  <wp:posOffset>203200</wp:posOffset>
                </wp:positionV>
                <wp:extent cx="2003730" cy="904875"/>
                <wp:effectExtent l="0" t="0" r="0" b="9525"/>
                <wp:wrapNone/>
                <wp:docPr id="3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3730" cy="904875"/>
                        </a:xfrm>
                        <a:prstGeom prst="rect">
                          <a:avLst/>
                        </a:prstGeom>
                        <a:solidFill>
                          <a:srgbClr val="FFFFFF"/>
                        </a:solidFill>
                        <a:ln w="9525">
                          <a:noFill/>
                          <a:miter lim="800000"/>
                          <a:headEnd/>
                          <a:tailEnd/>
                        </a:ln>
                      </wps:spPr>
                      <wps:txbx>
                        <w:txbxContent>
                          <w:p w14:paraId="20B2CDD8" w14:textId="77777777" w:rsidR="00CA7A9A" w:rsidRPr="0084274F" w:rsidRDefault="00CA7A9A" w:rsidP="00AF4D08">
                            <w:pPr>
                              <w:rPr>
                                <w:b/>
                                <w:color w:val="7030A0"/>
                              </w:rPr>
                            </w:pPr>
                            <w:r>
                              <w:rPr>
                                <w:b/>
                                <w:color w:val="7030A0"/>
                              </w:rPr>
                              <w:t>actionbar_background_s</w:t>
                            </w:r>
                            <w:r w:rsidRPr="0084274F">
                              <w:rPr>
                                <w:b/>
                                <w:color w:val="7030A0"/>
                              </w:rPr>
                              <w:t>tart</w:t>
                            </w:r>
                            <w:r>
                              <w:rPr>
                                <w:b/>
                                <w:color w:val="7030A0"/>
                              </w:rPr>
                              <w:t>_c</w:t>
                            </w:r>
                            <w:r w:rsidRPr="0084274F">
                              <w:rPr>
                                <w:b/>
                                <w:color w:val="7030A0"/>
                              </w:rPr>
                              <w:t>olor</w:t>
                            </w:r>
                          </w:p>
                          <w:p w14:paraId="068FA8FF" w14:textId="77777777" w:rsidR="00CA7A9A" w:rsidRPr="0084274F" w:rsidRDefault="00CA7A9A" w:rsidP="00AF4D08">
                            <w:pPr>
                              <w:rPr>
                                <w:b/>
                                <w:color w:val="7030A0"/>
                              </w:rPr>
                            </w:pPr>
                            <w:r>
                              <w:rPr>
                                <w:b/>
                                <w:color w:val="7030A0"/>
                              </w:rPr>
                              <w:t>actionbar_background_end_c</w:t>
                            </w:r>
                            <w:r w:rsidRPr="0084274F">
                              <w:rPr>
                                <w:b/>
                                <w:color w:val="7030A0"/>
                              </w:rPr>
                              <w:t>olor</w:t>
                            </w:r>
                          </w:p>
                          <w:p w14:paraId="5052E3BA" w14:textId="77777777" w:rsidR="00CA7A9A" w:rsidRDefault="00CA7A9A" w:rsidP="00AF4D0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shape w14:anchorId="12D68B63" id="_x0000_s1034" type="#_x0000_t202" style="position:absolute;margin-left:350.2pt;margin-top:16pt;width:157.75pt;height:71.25pt;z-index:25162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" stroked="f">
                <v:textbox>
                  <w:txbxContent>
                    <w:p w14:paraId="20B2CDD8" w14:textId="77777777" w:rsidR="00CA7A9A" w:rsidRPr="0084274F" w:rsidRDefault="00CA7A9A" w:rsidP="00AF4D08">
                      <w:pPr>
                        <w:rPr>
                          <w:b/>
                          <w:color w:val="7030A0"/>
                        </w:rPr>
                      </w:pPr>
                      <w:r>
                        <w:rPr>
                          <w:b/>
                          <w:color w:val="7030A0"/>
                        </w:rPr>
                        <w:t>actionbar_background_s</w:t>
                      </w:r>
                      <w:r w:rsidRPr="0084274F">
                        <w:rPr>
                          <w:b/>
                          <w:color w:val="7030A0"/>
                        </w:rPr>
                        <w:t>tart</w:t>
                      </w:r>
                      <w:r>
                        <w:rPr>
                          <w:b/>
                          <w:color w:val="7030A0"/>
                        </w:rPr>
                        <w:t>_c</w:t>
                      </w:r>
                      <w:r w:rsidRPr="0084274F">
                        <w:rPr>
                          <w:b/>
                          <w:color w:val="7030A0"/>
                        </w:rPr>
                        <w:t>olor</w:t>
                      </w:r>
                    </w:p>
                    <w:p w14:paraId="068FA8FF" w14:textId="77777777" w:rsidR="00CA7A9A" w:rsidRPr="0084274F" w:rsidRDefault="00CA7A9A" w:rsidP="00AF4D08">
                      <w:pPr>
                        <w:rPr>
                          <w:b/>
                          <w:color w:val="7030A0"/>
                        </w:rPr>
                      </w:pPr>
                      <w:r>
                        <w:rPr>
                          <w:b/>
                          <w:color w:val="7030A0"/>
                        </w:rPr>
                        <w:t>actionbar_background_end_c</w:t>
                      </w:r>
                      <w:r w:rsidRPr="0084274F">
                        <w:rPr>
                          <w:b/>
                          <w:color w:val="7030A0"/>
                        </w:rPr>
                        <w:t>olor</w:t>
                      </w:r>
                    </w:p>
                    <w:p w14:paraId="5052E3BA" w14:textId="77777777" w:rsidR="00CA7A9A" w:rsidRDefault="00CA7A9A" w:rsidP="00AF4D08"/>
                  </w:txbxContent>
                </v:textbox>
              </v:shape>
            </w:pict>
          </mc:Fallback>
        </mc:AlternateContent>
      </w:r>
      <w:r w:rsidR="00AF4D08" w:rsidRPr="008D6FA5">
        <w:rPr>
          <w:rFonts w:cs="Arial"/>
          <w:noProof/>
        </w:rPr>
        <mc:AlternateContent>
          <mc:Choice Requires="wps">
            <w:drawing>
              <wp:anchor distT="0" distB="0" distL="114300" distR="114300" simplePos="0" relativeHeight="251664896" behindDoc="0" locked="0" layoutInCell="1" allowOverlap="1" wp14:anchorId="6D1C7904" wp14:editId="30691AFC">
                <wp:simplePos x="0" y="0"/>
                <wp:positionH relativeFrom="column">
                  <wp:posOffset>4095722</wp:posOffset>
                </wp:positionH>
                <wp:positionV relativeFrom="paragraph">
                  <wp:posOffset>-273050</wp:posOffset>
                </wp:positionV>
                <wp:extent cx="2393343" cy="341547"/>
                <wp:effectExtent l="0" t="0" r="6985" b="1905"/>
                <wp:wrapNone/>
                <wp:docPr id="2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93343" cy="341547"/>
                        </a:xfrm>
                        <a:prstGeom prst="rect">
                          <a:avLst/>
                        </a:prstGeom>
                        <a:solidFill>
                          <a:srgbClr val="FFFFFF"/>
                        </a:solidFill>
                        <a:ln w="9525">
                          <a:noFill/>
                          <a:miter lim="800000"/>
                          <a:headEnd/>
                          <a:tailEnd/>
                        </a:ln>
                      </wps:spPr>
                      <wps:txbx>
                        <w:txbxContent>
                          <w:p w14:paraId="16F72D0A" w14:textId="25806381" w:rsidR="00CA7A9A" w:rsidRPr="0084274F" w:rsidRDefault="00CA7A9A" w:rsidP="00AF4D08">
                            <w:pPr>
                              <w:rPr>
                                <w:b/>
                                <w:color w:val="7030A0"/>
                              </w:rPr>
                            </w:pPr>
                            <w:r>
                              <w:rPr>
                                <w:b/>
                                <w:color w:val="7030A0"/>
                              </w:rPr>
                              <w:t>Actionbar_hamburger_menu</w:t>
                            </w:r>
                          </w:p>
                          <w:p w14:paraId="2387A3A3" w14:textId="77777777" w:rsidR="00CA7A9A" w:rsidRDefault="00CA7A9A" w:rsidP="00AF4D0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shape w14:anchorId="6D1C7904" id="_x0000_s1035" type="#_x0000_t202" style="position:absolute;margin-left:322.5pt;margin-top:-21.5pt;width:188.45pt;height:26.9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" stroked="f">
                <v:textbox>
                  <w:txbxContent>
                    <w:p w14:paraId="16F72D0A" w14:textId="25806381" w:rsidR="00CA7A9A" w:rsidRPr="0084274F" w:rsidRDefault="00CA7A9A" w:rsidP="00AF4D08">
                      <w:pPr>
                        <w:rPr>
                          <w:b/>
                          <w:color w:val="7030A0"/>
                        </w:rPr>
                      </w:pPr>
                      <w:r>
                        <w:rPr>
                          <w:b/>
                          <w:color w:val="7030A0"/>
                        </w:rPr>
                        <w:t>Actionbar_hamburger_menu</w:t>
                      </w:r>
                    </w:p>
                    <w:p w14:paraId="2387A3A3" w14:textId="77777777" w:rsidR="00CA7A9A" w:rsidRDefault="00CA7A9A" w:rsidP="00AF4D08"/>
                  </w:txbxContent>
                </v:textbox>
              </v:shape>
            </w:pict>
          </mc:Fallback>
        </mc:AlternateContent>
      </w:r>
      <w:r w:rsidR="00AF4D08" w:rsidRPr="008D6FA5">
        <w:rPr>
          <w:rFonts w:cs="Arial"/>
          <w:noProof/>
        </w:rPr>
        <mc:AlternateContent>
          <mc:Choice Requires="wps">
            <w:drawing>
              <wp:anchor distT="0" distB="0" distL="114300" distR="114300" simplePos="0" relativeHeight="251628032" behindDoc="0" locked="0" layoutInCell="1" allowOverlap="1" wp14:anchorId="5D4954E6" wp14:editId="614AF2B0">
                <wp:simplePos x="0" y="0"/>
                <wp:positionH relativeFrom="column">
                  <wp:posOffset>4191000</wp:posOffset>
                </wp:positionH>
                <wp:positionV relativeFrom="paragraph">
                  <wp:posOffset>4295775</wp:posOffset>
                </wp:positionV>
                <wp:extent cx="2374265" cy="533400"/>
                <wp:effectExtent l="0" t="0" r="3810" b="0"/>
                <wp:wrapNone/>
                <wp:docPr id="2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533400"/>
                        </a:xfrm>
                        <a:prstGeom prst="rect">
                          <a:avLst/>
                        </a:prstGeom>
                        <a:solidFill>
                          <a:srgbClr val="FFFFFF"/>
                        </a:solidFill>
                        <a:ln w="9525">
                          <a:noFill/>
                          <a:miter lim="800000"/>
                          <a:headEnd/>
                          <a:tailEnd/>
                        </a:ln>
                      </wps:spPr>
                      <wps:txbx>
                        <w:txbxContent>
                          <w:p w14:paraId="43F737D1" w14:textId="77777777" w:rsidR="00CA7A9A" w:rsidRPr="004F2AD3" w:rsidRDefault="00CA7A9A" w:rsidP="00AF4D08">
                            <w:pPr>
                              <w:rPr>
                                <w:rFonts w:cs="Arial"/>
                                <w:b/>
                                <w:color w:val="7030A0"/>
                                <w:szCs w:val="24"/>
                              </w:rPr>
                            </w:pPr>
                            <w:r>
                              <w:rPr>
                                <w:rFonts w:cs="Arial"/>
                                <w:b/>
                                <w:color w:val="7030A0"/>
                                <w:szCs w:val="24"/>
                              </w:rPr>
                              <w:t>button_t</w:t>
                            </w:r>
                            <w:r w:rsidRPr="004F2AD3">
                              <w:rPr>
                                <w:rFonts w:cs="Arial"/>
                                <w:b/>
                                <w:color w:val="7030A0"/>
                                <w:szCs w:val="24"/>
                              </w:rPr>
                              <w:t>ext</w:t>
                            </w:r>
                            <w:r>
                              <w:rPr>
                                <w:rFonts w:cs="Arial"/>
                                <w:b/>
                                <w:color w:val="7030A0"/>
                                <w:szCs w:val="24"/>
                              </w:rPr>
                              <w:t>_c</w:t>
                            </w:r>
                            <w:r w:rsidRPr="004F2AD3">
                              <w:rPr>
                                <w:rFonts w:cs="Arial"/>
                                <w:b/>
                                <w:color w:val="7030A0"/>
                                <w:szCs w:val="24"/>
                              </w:rPr>
                              <w:t>olor</w:t>
                            </w:r>
                          </w:p>
                          <w:p w14:paraId="7E251F6B" w14:textId="77777777" w:rsidR="00CA7A9A" w:rsidRDefault="00CA7A9A" w:rsidP="00AF4D08"/>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shape w14:anchorId="5D4954E6" id="_x0000_s1036" type="#_x0000_t202" style="position:absolute;margin-left:330pt;margin-top:338.25pt;width:186.95pt;height:42pt;z-index:251628032;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" stroked="f">
                <v:textbox>
                  <w:txbxContent>
                    <w:p w14:paraId="43F737D1" w14:textId="77777777" w:rsidR="00CA7A9A" w:rsidRPr="004F2AD3" w:rsidRDefault="00CA7A9A" w:rsidP="00AF4D08">
                      <w:pPr>
                        <w:rPr>
                          <w:rFonts w:cs="Arial"/>
                          <w:b/>
                          <w:color w:val="7030A0"/>
                          <w:szCs w:val="24"/>
                        </w:rPr>
                      </w:pPr>
                      <w:r>
                        <w:rPr>
                          <w:rFonts w:cs="Arial"/>
                          <w:b/>
                          <w:color w:val="7030A0"/>
                          <w:szCs w:val="24"/>
                        </w:rPr>
                        <w:t>button_t</w:t>
                      </w:r>
                      <w:r w:rsidRPr="004F2AD3">
                        <w:rPr>
                          <w:rFonts w:cs="Arial"/>
                          <w:b/>
                          <w:color w:val="7030A0"/>
                          <w:szCs w:val="24"/>
                        </w:rPr>
                        <w:t>ext</w:t>
                      </w:r>
                      <w:r>
                        <w:rPr>
                          <w:rFonts w:cs="Arial"/>
                          <w:b/>
                          <w:color w:val="7030A0"/>
                          <w:szCs w:val="24"/>
                        </w:rPr>
                        <w:t>_c</w:t>
                      </w:r>
                      <w:r w:rsidRPr="004F2AD3">
                        <w:rPr>
                          <w:rFonts w:cs="Arial"/>
                          <w:b/>
                          <w:color w:val="7030A0"/>
                          <w:szCs w:val="24"/>
                        </w:rPr>
                        <w:t>olor</w:t>
                      </w:r>
                    </w:p>
                    <w:p w14:paraId="7E251F6B" w14:textId="77777777" w:rsidR="00CA7A9A" w:rsidRDefault="00CA7A9A" w:rsidP="00AF4D08"/>
                  </w:txbxContent>
                </v:textbox>
              </v:shape>
            </w:pict>
          </mc:Fallback>
        </mc:AlternateContent>
      </w:r>
      <w:r w:rsidR="00AF4D08" w:rsidRPr="008D6FA5">
        <w:rPr>
          <w:rFonts w:cs="Arial"/>
          <w:noProof/>
        </w:rPr>
        <mc:AlternateContent>
          <mc:Choice Requires="wps">
            <w:drawing>
              <wp:anchor distT="0" distB="0" distL="114300" distR="114300" simplePos="0" relativeHeight="251660800" behindDoc="0" locked="0" layoutInCell="1" allowOverlap="1" wp14:anchorId="134D42CD" wp14:editId="693AB0C2">
                <wp:simplePos x="0" y="0"/>
                <wp:positionH relativeFrom="column">
                  <wp:posOffset>2047875</wp:posOffset>
                </wp:positionH>
                <wp:positionV relativeFrom="paragraph">
                  <wp:posOffset>4419600</wp:posOffset>
                </wp:positionV>
                <wp:extent cx="2095500" cy="9525"/>
                <wp:effectExtent l="0" t="76200" r="19050" b="142875"/>
                <wp:wrapNone/>
                <wp:docPr id="294" name="Straight Arrow Connector 294"/>
                <wp:cNvGraphicFramePr/>
                <a:graphic xmlns:a="http://schemas.openxmlformats.org/drawingml/2006/main">
                  <a:graphicData uri="http://schemas.microsoft.com/office/word/2010/wordprocessingShape">
                    <wps:wsp>
                      <wps:cNvCnPr/>
                      <wps:spPr>
                        <a:xfrm>
                          <a:off x="0" y="0"/>
                          <a:ext cx="2095500" cy="9525"/>
                        </a:xfrm>
                        <a:prstGeom prst="straightConnector1">
                          <a:avLst/>
                        </a:prstGeom>
                        <a:ln>
                          <a:tailEnd type="arrow"/>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shape w14:anchorId="6626D3B6" id="Straight Arrow Connector 294" o:spid="_x0000_s1026" type="#_x0000_t32" style="position:absolute;margin-left:161.25pt;margin-top:348pt;width:165pt;height:.7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" strokecolor="#f79646 [3209]" strokeweight="2pt">
                <v:stroke endarrow="open"/>
                <v:shadow on="t" color="black" opacity="24903f" origin=",.5" offset="0,.55556mm"/>
              </v:shape>
            </w:pict>
          </mc:Fallback>
        </mc:AlternateContent>
      </w:r>
      <w:r w:rsidR="0008715E">
        <w:rPr>
          <w:rFonts w:cs="Arial"/>
          <w:noProof/>
        </w:rPr>
        <w:drawing>
          <wp:inline distT="0" distB="0" distL="0" distR="0" wp14:anchorId="7DD79468" wp14:editId="4DC9556D">
            <wp:extent cx="4357370" cy="7945821"/>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99146" cy="8022001"/>
                    </a:xfrm>
                    <a:prstGeom prst="rect">
                      <a:avLst/>
                    </a:prstGeom>
                    <a:noFill/>
                    <a:ln>
                      <a:noFill/>
                    </a:ln>
                  </pic:spPr>
                </pic:pic>
              </a:graphicData>
            </a:graphic>
          </wp:inline>
        </w:drawing>
      </w:r>
      <w:r w:rsidR="00AF4D08" w:rsidRPr="008D6FA5">
        <w:rPr>
          <w:rFonts w:cs="Arial"/>
        </w:rPr>
        <w:tab/>
      </w:r>
    </w:p>
    <w:p w14:paraId="5FFCE73B" w14:textId="4A7D5367" w:rsidR="009D4173" w:rsidRDefault="009B380D" w:rsidP="00116FD5">
      <w:pPr>
        <w:pStyle w:val="Heading4"/>
        <w:numPr>
          <w:ilvl w:val="0"/>
          <w:numId w:val="0"/>
        </w:numPr>
        <w:rPr>
          <w:rFonts w:eastAsiaTheme="minorEastAsia" w:cs="Arial"/>
          <w:i w:val="0"/>
        </w:rPr>
      </w:pPr>
      <w:bookmarkStart w:id="47" w:name="_Toc444883185"/>
      <w:r>
        <w:rPr>
          <w:rFonts w:eastAsiaTheme="minorEastAsia" w:cs="Arial"/>
          <w:i w:val="0"/>
        </w:rPr>
        <w:lastRenderedPageBreak/>
        <w:t xml:space="preserve">7.2 </w:t>
      </w:r>
      <w:r w:rsidR="00116FD5">
        <w:rPr>
          <w:rFonts w:eastAsiaTheme="minorEastAsia" w:cs="Arial"/>
          <w:i w:val="0"/>
        </w:rPr>
        <w:t xml:space="preserve"> </w:t>
      </w:r>
      <w:r w:rsidR="00273453">
        <w:rPr>
          <w:rFonts w:eastAsiaTheme="minorEastAsia" w:cs="Arial"/>
          <w:i w:val="0"/>
        </w:rPr>
        <w:t>Product m</w:t>
      </w:r>
      <w:r w:rsidR="009D4173" w:rsidRPr="00955BF5">
        <w:rPr>
          <w:rFonts w:eastAsiaTheme="minorEastAsia" w:cs="Arial"/>
          <w:i w:val="0"/>
        </w:rPr>
        <w:t>enu configuration</w:t>
      </w:r>
      <w:bookmarkEnd w:id="47"/>
    </w:p>
    <w:p w14:paraId="479313DB" w14:textId="77777777" w:rsidR="00D118C2" w:rsidRPr="00D118C2" w:rsidRDefault="00D118C2" w:rsidP="00D118C2">
      <w:pPr>
        <w:rPr>
          <w:rFonts w:eastAsiaTheme="minorEastAsia"/>
        </w:rPr>
      </w:pPr>
    </w:p>
    <w:p w14:paraId="4F0A2A11" w14:textId="24C8E4D4" w:rsidR="009D4173" w:rsidRPr="008D6FA5" w:rsidRDefault="000819CC" w:rsidP="009D4173">
      <w:pPr>
        <w:rPr>
          <w:rFonts w:eastAsiaTheme="minorEastAsia" w:cs="Arial"/>
        </w:rPr>
      </w:pPr>
      <w:r w:rsidRPr="008D6FA5">
        <w:rPr>
          <w:rFonts w:cs="Arial"/>
          <w:noProof/>
        </w:rPr>
        <mc:AlternateContent>
          <mc:Choice Requires="wps">
            <w:drawing>
              <wp:anchor distT="0" distB="0" distL="114300" distR="114300" simplePos="0" relativeHeight="251692544" behindDoc="0" locked="0" layoutInCell="1" allowOverlap="1" wp14:anchorId="7FF9A667" wp14:editId="41E653DD">
                <wp:simplePos x="0" y="0"/>
                <wp:positionH relativeFrom="column">
                  <wp:posOffset>3686175</wp:posOffset>
                </wp:positionH>
                <wp:positionV relativeFrom="paragraph">
                  <wp:posOffset>3105150</wp:posOffset>
                </wp:positionV>
                <wp:extent cx="2374265" cy="533400"/>
                <wp:effectExtent l="0" t="0" r="0" b="0"/>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533400"/>
                        </a:xfrm>
                        <a:prstGeom prst="rect">
                          <a:avLst/>
                        </a:prstGeom>
                        <a:solidFill>
                          <a:srgbClr val="FFFFFF"/>
                        </a:solidFill>
                        <a:ln w="9525">
                          <a:noFill/>
                          <a:miter lim="800000"/>
                          <a:headEnd/>
                          <a:tailEnd/>
                        </a:ln>
                      </wps:spPr>
                      <wps:txbx>
                        <w:txbxContent>
                          <w:p w14:paraId="0879EA29" w14:textId="45346D55" w:rsidR="00CA7A9A" w:rsidRPr="00A202CB" w:rsidRDefault="00CA7A9A" w:rsidP="000819CC">
                            <w:pPr>
                              <w:rPr>
                                <w:b/>
                                <w:color w:val="7030A0"/>
                              </w:rPr>
                            </w:pPr>
                            <w:r>
                              <w:rPr>
                                <w:b/>
                                <w:color w:val="7030A0"/>
                              </w:rPr>
                              <w:t>product_menu_title</w:t>
                            </w:r>
                          </w:p>
                          <w:p w14:paraId="4818CE28" w14:textId="77777777" w:rsidR="00CA7A9A" w:rsidRDefault="00CA7A9A" w:rsidP="000819CC"/>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shape w14:anchorId="7FF9A667" id="_x0000_s1037" type="#_x0000_t202" style="position:absolute;margin-left:290.25pt;margin-top:244.5pt;width:186.95pt;height:42pt;z-index:251692544;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" stroked="f">
                <v:textbox>
                  <w:txbxContent>
                    <w:p w14:paraId="0879EA29" w14:textId="45346D55" w:rsidR="00CA7A9A" w:rsidRPr="00A202CB" w:rsidRDefault="00CA7A9A" w:rsidP="000819CC">
                      <w:pPr>
                        <w:rPr>
                          <w:b/>
                          <w:color w:val="7030A0"/>
                        </w:rPr>
                      </w:pPr>
                      <w:r>
                        <w:rPr>
                          <w:b/>
                          <w:color w:val="7030A0"/>
                        </w:rPr>
                        <w:t>product_menu_title</w:t>
                      </w:r>
                    </w:p>
                    <w:p w14:paraId="4818CE28" w14:textId="77777777" w:rsidR="00CA7A9A" w:rsidRDefault="00CA7A9A" w:rsidP="000819CC"/>
                  </w:txbxContent>
                </v:textbox>
              </v:shape>
            </w:pict>
          </mc:Fallback>
        </mc:AlternateContent>
      </w:r>
      <w:r w:rsidRPr="008D6FA5">
        <w:rPr>
          <w:rFonts w:cs="Arial"/>
          <w:noProof/>
        </w:rPr>
        <mc:AlternateContent>
          <mc:Choice Requires="wps">
            <w:drawing>
              <wp:anchor distT="0" distB="0" distL="114300" distR="114300" simplePos="0" relativeHeight="251690496" behindDoc="0" locked="0" layoutInCell="1" allowOverlap="1" wp14:anchorId="7A0AF6D7" wp14:editId="0E2B05C9">
                <wp:simplePos x="0" y="0"/>
                <wp:positionH relativeFrom="column">
                  <wp:posOffset>2383155</wp:posOffset>
                </wp:positionH>
                <wp:positionV relativeFrom="paragraph">
                  <wp:posOffset>3241040</wp:posOffset>
                </wp:positionV>
                <wp:extent cx="1190625" cy="0"/>
                <wp:effectExtent l="0" t="76200" r="28575" b="152400"/>
                <wp:wrapNone/>
                <wp:docPr id="7" name="Straight Arrow Connector 7"/>
                <wp:cNvGraphicFramePr/>
                <a:graphic xmlns:a="http://schemas.openxmlformats.org/drawingml/2006/main">
                  <a:graphicData uri="http://schemas.microsoft.com/office/word/2010/wordprocessingShape">
                    <wps:wsp>
                      <wps:cNvCnPr/>
                      <wps:spPr>
                        <a:xfrm>
                          <a:off x="0" y="0"/>
                          <a:ext cx="1190625" cy="0"/>
                        </a:xfrm>
                        <a:prstGeom prst="straightConnector1">
                          <a:avLst/>
                        </a:prstGeom>
                        <a:ln>
                          <a:tailEnd type="arrow"/>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shape w14:anchorId="3285FDBB" id="Straight Arrow Connector 7" o:spid="_x0000_s1026" type="#_x0000_t32" style="position:absolute;margin-left:187.65pt;margin-top:255.2pt;width:93.75pt;height:0;z-index:25169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" strokecolor="#f79646 [3209]" strokeweight="2pt">
                <v:stroke endarrow="open"/>
                <v:shadow on="t" color="black" opacity="24903f" origin=",.5" offset="0,.55556mm"/>
              </v:shape>
            </w:pict>
          </mc:Fallback>
        </mc:AlternateContent>
      </w:r>
      <w:r w:rsidRPr="008D6FA5">
        <w:rPr>
          <w:rFonts w:cs="Arial"/>
          <w:noProof/>
        </w:rPr>
        <mc:AlternateContent>
          <mc:Choice Requires="wps">
            <w:drawing>
              <wp:anchor distT="0" distB="0" distL="114300" distR="114300" simplePos="0" relativeHeight="251688448" behindDoc="0" locked="0" layoutInCell="1" allowOverlap="1" wp14:anchorId="0FBBF4D9" wp14:editId="0C79FCE7">
                <wp:simplePos x="0" y="0"/>
                <wp:positionH relativeFrom="column">
                  <wp:posOffset>3733800</wp:posOffset>
                </wp:positionH>
                <wp:positionV relativeFrom="paragraph">
                  <wp:posOffset>542925</wp:posOffset>
                </wp:positionV>
                <wp:extent cx="2374265" cy="533400"/>
                <wp:effectExtent l="0" t="0" r="0" b="0"/>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533400"/>
                        </a:xfrm>
                        <a:prstGeom prst="rect">
                          <a:avLst/>
                        </a:prstGeom>
                        <a:solidFill>
                          <a:srgbClr val="FFFFFF"/>
                        </a:solidFill>
                        <a:ln w="9525">
                          <a:noFill/>
                          <a:miter lim="800000"/>
                          <a:headEnd/>
                          <a:tailEnd/>
                        </a:ln>
                      </wps:spPr>
                      <wps:txbx>
                        <w:txbxContent>
                          <w:p w14:paraId="5F298EC5" w14:textId="5489DCDE" w:rsidR="00CA7A9A" w:rsidRPr="00A202CB" w:rsidRDefault="00CA7A9A" w:rsidP="000819CC">
                            <w:pPr>
                              <w:rPr>
                                <w:b/>
                                <w:color w:val="7030A0"/>
                              </w:rPr>
                            </w:pPr>
                            <w:r>
                              <w:rPr>
                                <w:b/>
                                <w:color w:val="7030A0"/>
                              </w:rPr>
                              <w:t>actionbar_back_button</w:t>
                            </w:r>
                          </w:p>
                          <w:p w14:paraId="58570092" w14:textId="77777777" w:rsidR="00CA7A9A" w:rsidRDefault="00CA7A9A" w:rsidP="000819CC"/>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shape w14:anchorId="0FBBF4D9" id="_x0000_s1038" type="#_x0000_t202" style="position:absolute;margin-left:294pt;margin-top:42.75pt;width:186.95pt;height:42pt;z-index:251688448;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" stroked="f">
                <v:textbox>
                  <w:txbxContent>
                    <w:p w14:paraId="5F298EC5" w14:textId="5489DCDE" w:rsidR="00CA7A9A" w:rsidRPr="00A202CB" w:rsidRDefault="00CA7A9A" w:rsidP="000819CC">
                      <w:pPr>
                        <w:rPr>
                          <w:b/>
                          <w:color w:val="7030A0"/>
                        </w:rPr>
                      </w:pPr>
                      <w:r>
                        <w:rPr>
                          <w:b/>
                          <w:color w:val="7030A0"/>
                        </w:rPr>
                        <w:t>actionbar_back_button</w:t>
                      </w:r>
                    </w:p>
                    <w:p w14:paraId="58570092" w14:textId="77777777" w:rsidR="00CA7A9A" w:rsidRDefault="00CA7A9A" w:rsidP="000819CC"/>
                  </w:txbxContent>
                </v:textbox>
              </v:shape>
            </w:pict>
          </mc:Fallback>
        </mc:AlternateContent>
      </w:r>
      <w:r w:rsidRPr="008D6FA5">
        <w:rPr>
          <w:rFonts w:cs="Arial"/>
          <w:noProof/>
        </w:rPr>
        <mc:AlternateContent>
          <mc:Choice Requires="wps">
            <w:drawing>
              <wp:anchor distT="0" distB="0" distL="114300" distR="114300" simplePos="0" relativeHeight="251686400" behindDoc="0" locked="0" layoutInCell="1" allowOverlap="1" wp14:anchorId="4C1E42E1" wp14:editId="3F6B7746">
                <wp:simplePos x="0" y="0"/>
                <wp:positionH relativeFrom="column">
                  <wp:posOffset>135255</wp:posOffset>
                </wp:positionH>
                <wp:positionV relativeFrom="paragraph">
                  <wp:posOffset>707390</wp:posOffset>
                </wp:positionV>
                <wp:extent cx="3552825" cy="0"/>
                <wp:effectExtent l="0" t="76200" r="28575" b="152400"/>
                <wp:wrapNone/>
                <wp:docPr id="5" name="Straight Arrow Connector 5"/>
                <wp:cNvGraphicFramePr/>
                <a:graphic xmlns:a="http://schemas.openxmlformats.org/drawingml/2006/main">
                  <a:graphicData uri="http://schemas.microsoft.com/office/word/2010/wordprocessingShape">
                    <wps:wsp>
                      <wps:cNvCnPr/>
                      <wps:spPr>
                        <a:xfrm>
                          <a:off x="0" y="0"/>
                          <a:ext cx="3552825" cy="0"/>
                        </a:xfrm>
                        <a:prstGeom prst="straightConnector1">
                          <a:avLst/>
                        </a:prstGeom>
                        <a:ln>
                          <a:tailEnd type="arrow"/>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shape w14:anchorId="4ACC1D8C" id="Straight Arrow Connector 5" o:spid="_x0000_s1026" type="#_x0000_t32" style="position:absolute;margin-left:10.65pt;margin-top:55.7pt;width:279.75pt;height:0;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" strokecolor="#f79646 [3209]" strokeweight="2pt">
                <v:stroke endarrow="open"/>
                <v:shadow on="t" color="black" opacity="24903f" origin=",.5" offset="0,.55556mm"/>
              </v:shape>
            </w:pict>
          </mc:Fallback>
        </mc:AlternateContent>
      </w:r>
      <w:r w:rsidR="00AA30E0" w:rsidRPr="00CA7A9A">
        <w:rPr>
          <w:rFonts w:eastAsiaTheme="minorEastAsia"/>
          <w:noProof/>
        </w:rPr>
        <w:drawing>
          <wp:inline distT="0" distB="0" distL="0" distR="0" wp14:anchorId="5B18D5AC" wp14:editId="62CA0BF7">
            <wp:extent cx="3362273" cy="7490129"/>
            <wp:effectExtent l="0" t="0" r="0" b="0"/>
            <wp:docPr id="3" name="Picture 3" descr="C:\Users\310172792\Desktop\View productinf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310172792\Desktop\View productinfo.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63908" cy="7493772"/>
                    </a:xfrm>
                    <a:prstGeom prst="rect">
                      <a:avLst/>
                    </a:prstGeom>
                    <a:noFill/>
                    <a:ln>
                      <a:noFill/>
                    </a:ln>
                  </pic:spPr>
                </pic:pic>
              </a:graphicData>
            </a:graphic>
          </wp:inline>
        </w:drawing>
      </w:r>
    </w:p>
    <w:p w14:paraId="1A980C97" w14:textId="7DD1D88C" w:rsidR="000173FB" w:rsidRPr="009B380D" w:rsidRDefault="000173FB" w:rsidP="009B380D">
      <w:pPr>
        <w:pStyle w:val="Heading2"/>
        <w:numPr>
          <w:ilvl w:val="1"/>
          <w:numId w:val="46"/>
        </w:numPr>
        <w:rPr>
          <w:rFonts w:eastAsiaTheme="minorEastAsia" w:cs="Arial"/>
        </w:rPr>
      </w:pPr>
      <w:bookmarkStart w:id="48" w:name="_Toc444883186"/>
      <w:bookmarkStart w:id="49" w:name="_Toc481751170"/>
      <w:r w:rsidRPr="009B380D">
        <w:rPr>
          <w:rFonts w:eastAsiaTheme="minorEastAsia" w:cs="Arial"/>
        </w:rPr>
        <w:lastRenderedPageBreak/>
        <w:t>Social provider configuration</w:t>
      </w:r>
      <w:bookmarkEnd w:id="48"/>
      <w:bookmarkEnd w:id="49"/>
    </w:p>
    <w:p w14:paraId="7A157806" w14:textId="307ECF81" w:rsidR="004B7F90" w:rsidRPr="008D6FA5" w:rsidRDefault="009F74E4" w:rsidP="004B7F90">
      <w:pPr>
        <w:tabs>
          <w:tab w:val="left" w:pos="7170"/>
        </w:tabs>
        <w:rPr>
          <w:rFonts w:cs="Arial"/>
        </w:rPr>
      </w:pPr>
      <w:r w:rsidRPr="008D6FA5">
        <w:rPr>
          <w:rFonts w:cs="Arial"/>
          <w:noProof/>
        </w:rPr>
        <mc:AlternateContent>
          <mc:Choice Requires="wps">
            <w:drawing>
              <wp:anchor distT="0" distB="0" distL="114300" distR="114300" simplePos="0" relativeHeight="251674112" behindDoc="0" locked="0" layoutInCell="1" allowOverlap="1" wp14:anchorId="24AA8A26" wp14:editId="6DECFFF5">
                <wp:simplePos x="0" y="0"/>
                <wp:positionH relativeFrom="column">
                  <wp:posOffset>4023360</wp:posOffset>
                </wp:positionH>
                <wp:positionV relativeFrom="paragraph">
                  <wp:posOffset>4158078</wp:posOffset>
                </wp:positionV>
                <wp:extent cx="1952625" cy="533400"/>
                <wp:effectExtent l="0" t="0" r="9525" b="0"/>
                <wp:wrapNone/>
                <wp:docPr id="3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52625" cy="533400"/>
                        </a:xfrm>
                        <a:prstGeom prst="rect">
                          <a:avLst/>
                        </a:prstGeom>
                        <a:solidFill>
                          <a:srgbClr val="FFFFFF"/>
                        </a:solidFill>
                        <a:ln w="9525">
                          <a:noFill/>
                          <a:miter lim="800000"/>
                          <a:headEnd/>
                          <a:tailEnd/>
                        </a:ln>
                      </wps:spPr>
                      <wps:txbx>
                        <w:txbxContent>
                          <w:p w14:paraId="3B71EC90" w14:textId="77777777" w:rsidR="00CA7A9A" w:rsidRPr="00C228E3" w:rsidRDefault="00CA7A9A" w:rsidP="004B7F90">
                            <w:pPr>
                              <w:rPr>
                                <w:rFonts w:cs="Arial"/>
                                <w:b/>
                                <w:color w:val="7030A0"/>
                                <w:szCs w:val="24"/>
                              </w:rPr>
                            </w:pPr>
                            <w:r>
                              <w:rPr>
                                <w:rFonts w:cs="Arial"/>
                                <w:b/>
                                <w:color w:val="7030A0"/>
                                <w:szCs w:val="24"/>
                              </w:rPr>
                              <w:t>text_sub_header_color</w:t>
                            </w:r>
                          </w:p>
                          <w:p w14:paraId="1C8D1C84" w14:textId="77777777" w:rsidR="00CA7A9A" w:rsidRDefault="00CA7A9A" w:rsidP="004B7F9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shape w14:anchorId="24AA8A26" id="_x0000_s1039" type="#_x0000_t202" style="position:absolute;margin-left:316.8pt;margin-top:327.4pt;width:153.75pt;height:42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" stroked="f">
                <v:textbox>
                  <w:txbxContent>
                    <w:p w14:paraId="3B71EC90" w14:textId="77777777" w:rsidR="00CA7A9A" w:rsidRPr="00C228E3" w:rsidRDefault="00CA7A9A" w:rsidP="004B7F90">
                      <w:pPr>
                        <w:rPr>
                          <w:rFonts w:cs="Arial"/>
                          <w:b/>
                          <w:color w:val="7030A0"/>
                          <w:szCs w:val="24"/>
                        </w:rPr>
                      </w:pPr>
                      <w:r>
                        <w:rPr>
                          <w:rFonts w:cs="Arial"/>
                          <w:b/>
                          <w:color w:val="7030A0"/>
                          <w:szCs w:val="24"/>
                        </w:rPr>
                        <w:t>text_sub_header_color</w:t>
                      </w:r>
                    </w:p>
                    <w:p w14:paraId="1C8D1C84" w14:textId="77777777" w:rsidR="00CA7A9A" w:rsidRDefault="00CA7A9A" w:rsidP="004B7F90"/>
                  </w:txbxContent>
                </v:textbox>
              </v:shape>
            </w:pict>
          </mc:Fallback>
        </mc:AlternateContent>
      </w:r>
      <w:r w:rsidRPr="008D6FA5">
        <w:rPr>
          <w:rFonts w:cs="Arial"/>
          <w:noProof/>
        </w:rPr>
        <mc:AlternateContent>
          <mc:Choice Requires="wps">
            <w:drawing>
              <wp:anchor distT="0" distB="0" distL="114300" distR="114300" simplePos="0" relativeHeight="251670016" behindDoc="0" locked="0" layoutInCell="1" allowOverlap="1" wp14:anchorId="554D12A7" wp14:editId="5DD3C0B7">
                <wp:simplePos x="0" y="0"/>
                <wp:positionH relativeFrom="column">
                  <wp:posOffset>1382297</wp:posOffset>
                </wp:positionH>
                <wp:positionV relativeFrom="paragraph">
                  <wp:posOffset>4326157</wp:posOffset>
                </wp:positionV>
                <wp:extent cx="2373923" cy="0"/>
                <wp:effectExtent l="0" t="76200" r="26670" b="152400"/>
                <wp:wrapNone/>
                <wp:docPr id="335" name="Straight Arrow Connector 335"/>
                <wp:cNvGraphicFramePr/>
                <a:graphic xmlns:a="http://schemas.openxmlformats.org/drawingml/2006/main">
                  <a:graphicData uri="http://schemas.microsoft.com/office/word/2010/wordprocessingShape">
                    <wps:wsp>
                      <wps:cNvCnPr/>
                      <wps:spPr>
                        <a:xfrm>
                          <a:off x="0" y="0"/>
                          <a:ext cx="2373923" cy="0"/>
                        </a:xfrm>
                        <a:prstGeom prst="straightConnector1">
                          <a:avLst/>
                        </a:prstGeom>
                        <a:ln>
                          <a:tailEnd type="arrow"/>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shape w14:anchorId="7A4F518F" id="Straight Arrow Connector 335" o:spid="_x0000_s1026" type="#_x0000_t32" style="position:absolute;margin-left:108.85pt;margin-top:340.65pt;width:186.9pt;height:0;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" strokecolor="#f79646 [3209]" strokeweight="2pt">
                <v:stroke endarrow="open"/>
                <v:shadow on="t" color="black" opacity="24903f" origin=",.5" offset="0,.55556mm"/>
              </v:shape>
            </w:pict>
          </mc:Fallback>
        </mc:AlternateContent>
      </w:r>
      <w:r w:rsidRPr="008D6FA5">
        <w:rPr>
          <w:rFonts w:cs="Arial"/>
          <w:noProof/>
        </w:rPr>
        <mc:AlternateContent>
          <mc:Choice Requires="wps">
            <w:drawing>
              <wp:anchor distT="0" distB="0" distL="114300" distR="114300" simplePos="0" relativeHeight="251680256" behindDoc="0" locked="0" layoutInCell="1" allowOverlap="1" wp14:anchorId="4202C640" wp14:editId="498514C1">
                <wp:simplePos x="0" y="0"/>
                <wp:positionH relativeFrom="column">
                  <wp:posOffset>3981450</wp:posOffset>
                </wp:positionH>
                <wp:positionV relativeFrom="paragraph">
                  <wp:posOffset>3232883</wp:posOffset>
                </wp:positionV>
                <wp:extent cx="1952625" cy="533400"/>
                <wp:effectExtent l="0" t="0" r="9525" b="0"/>
                <wp:wrapNone/>
                <wp:docPr id="3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52625" cy="533400"/>
                        </a:xfrm>
                        <a:prstGeom prst="rect">
                          <a:avLst/>
                        </a:prstGeom>
                        <a:solidFill>
                          <a:srgbClr val="FFFFFF"/>
                        </a:solidFill>
                        <a:ln w="9525">
                          <a:noFill/>
                          <a:miter lim="800000"/>
                          <a:headEnd/>
                          <a:tailEnd/>
                        </a:ln>
                      </wps:spPr>
                      <wps:txbx>
                        <w:txbxContent>
                          <w:p w14:paraId="05932C41" w14:textId="77777777" w:rsidR="00CA7A9A" w:rsidRDefault="00CA7A9A" w:rsidP="004B7F90">
                            <w:r w:rsidRPr="0025043B">
                              <w:rPr>
                                <w:rFonts w:cs="Arial"/>
                                <w:b/>
                                <w:color w:val="7030A0"/>
                                <w:szCs w:val="24"/>
                              </w:rPr>
                              <w:t>social_service_provider_menu_resources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shape w14:anchorId="4202C640" id="_x0000_s1040" type="#_x0000_t202" style="position:absolute;margin-left:313.5pt;margin-top:254.55pt;width:153.75pt;height:42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" stroked="f">
                <v:textbox>
                  <w:txbxContent>
                    <w:p w14:paraId="05932C41" w14:textId="77777777" w:rsidR="00CA7A9A" w:rsidRDefault="00CA7A9A" w:rsidP="004B7F90">
                      <w:r w:rsidRPr="0025043B">
                        <w:rPr>
                          <w:rFonts w:cs="Arial"/>
                          <w:b/>
                          <w:color w:val="7030A0"/>
                          <w:szCs w:val="24"/>
                        </w:rPr>
                        <w:t>social_service_provider_menu_resources</w:t>
                      </w:r>
                    </w:p>
                  </w:txbxContent>
                </v:textbox>
              </v:shape>
            </w:pict>
          </mc:Fallback>
        </mc:AlternateContent>
      </w:r>
      <w:r w:rsidRPr="008D6FA5">
        <w:rPr>
          <w:rFonts w:cs="Arial"/>
          <w:noProof/>
        </w:rPr>
        <mc:AlternateContent>
          <mc:Choice Requires="wps">
            <w:drawing>
              <wp:anchor distT="0" distB="0" distL="114300" distR="114300" simplePos="0" relativeHeight="251678208" behindDoc="0" locked="0" layoutInCell="1" allowOverlap="1" wp14:anchorId="6283B993" wp14:editId="6C6B4481">
                <wp:simplePos x="0" y="0"/>
                <wp:positionH relativeFrom="column">
                  <wp:posOffset>737235</wp:posOffset>
                </wp:positionH>
                <wp:positionV relativeFrom="paragraph">
                  <wp:posOffset>2968088</wp:posOffset>
                </wp:positionV>
                <wp:extent cx="3067050" cy="447675"/>
                <wp:effectExtent l="76200" t="38100" r="95250" b="142875"/>
                <wp:wrapNone/>
                <wp:docPr id="333" name="Elbow Connector 333"/>
                <wp:cNvGraphicFramePr/>
                <a:graphic xmlns:a="http://schemas.openxmlformats.org/drawingml/2006/main">
                  <a:graphicData uri="http://schemas.microsoft.com/office/word/2010/wordprocessingShape">
                    <wps:wsp>
                      <wps:cNvCnPr/>
                      <wps:spPr>
                        <a:xfrm>
                          <a:off x="0" y="0"/>
                          <a:ext cx="3067050" cy="447675"/>
                        </a:xfrm>
                        <a:prstGeom prst="bentConnector3">
                          <a:avLst>
                            <a:gd name="adj1" fmla="val -621"/>
                          </a:avLst>
                        </a:prstGeom>
                        <a:ln>
                          <a:tailEnd type="arrow"/>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anchor>
            </w:drawing>
          </mc:Choice>
          <mc:Fallback xmlns:w16se="http://schemas.microsoft.com/office/word/2015/wordml/symex" xmlns:cx1="http://schemas.microsoft.com/office/drawing/2015/9/8/chartex" xmlns:cx="http://schemas.microsoft.com/office/drawing/2014/chartex">
            <w:pict>
              <v:shape w14:anchorId="38ADE0A1" id="Elbow Connector 333" o:spid="_x0000_s1026" type="#_x0000_t34" style="position:absolute;margin-left:58.05pt;margin-top:233.7pt;width:241.5pt;height:35.25pt;z-index:2516782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" adj="-134" strokecolor="#f79646 [3209]" strokeweight="2pt">
                <v:stroke endarrow="open"/>
                <v:shadow on="t" color="black" opacity="24903f" origin=",.5" offset="0,.55556mm"/>
              </v:shape>
            </w:pict>
          </mc:Fallback>
        </mc:AlternateContent>
      </w:r>
      <w:r w:rsidRPr="008D6FA5">
        <w:rPr>
          <w:rFonts w:cs="Arial"/>
          <w:noProof/>
        </w:rPr>
        <mc:AlternateContent>
          <mc:Choice Requires="wps">
            <w:drawing>
              <wp:anchor distT="0" distB="0" distL="114300" distR="114300" simplePos="0" relativeHeight="251676160" behindDoc="0" locked="0" layoutInCell="1" allowOverlap="1" wp14:anchorId="6642FFA3" wp14:editId="0E05DF0C">
                <wp:simplePos x="0" y="0"/>
                <wp:positionH relativeFrom="column">
                  <wp:posOffset>4048125</wp:posOffset>
                </wp:positionH>
                <wp:positionV relativeFrom="paragraph">
                  <wp:posOffset>1856203</wp:posOffset>
                </wp:positionV>
                <wp:extent cx="1952625" cy="533400"/>
                <wp:effectExtent l="0" t="0" r="9525" b="0"/>
                <wp:wrapNone/>
                <wp:docPr id="3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52625" cy="533400"/>
                        </a:xfrm>
                        <a:prstGeom prst="rect">
                          <a:avLst/>
                        </a:prstGeom>
                        <a:solidFill>
                          <a:srgbClr val="FFFFFF"/>
                        </a:solidFill>
                        <a:ln w="9525">
                          <a:noFill/>
                          <a:miter lim="800000"/>
                          <a:headEnd/>
                          <a:tailEnd/>
                        </a:ln>
                      </wps:spPr>
                      <wps:txbx>
                        <w:txbxContent>
                          <w:p w14:paraId="6C8BC360" w14:textId="77777777" w:rsidR="00CA7A9A" w:rsidRDefault="00CA7A9A" w:rsidP="004B7F90">
                            <w:r w:rsidRPr="0025043B">
                              <w:rPr>
                                <w:rFonts w:cs="Arial"/>
                                <w:b/>
                                <w:color w:val="7030A0"/>
                                <w:szCs w:val="24"/>
                              </w:rPr>
                              <w:t>social_service_provider_menu_title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shape w14:anchorId="6642FFA3" id="_x0000_s1041" type="#_x0000_t202" style="position:absolute;margin-left:318.75pt;margin-top:146.15pt;width:153.75pt;height:42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" stroked="f">
                <v:textbox>
                  <w:txbxContent>
                    <w:p w14:paraId="6C8BC360" w14:textId="77777777" w:rsidR="00CA7A9A" w:rsidRDefault="00CA7A9A" w:rsidP="004B7F90">
                      <w:r w:rsidRPr="0025043B">
                        <w:rPr>
                          <w:rFonts w:cs="Arial"/>
                          <w:b/>
                          <w:color w:val="7030A0"/>
                          <w:szCs w:val="24"/>
                        </w:rPr>
                        <w:t>social_service_provider_menu_title</w:t>
                      </w:r>
                    </w:p>
                  </w:txbxContent>
                </v:textbox>
              </v:shape>
            </w:pict>
          </mc:Fallback>
        </mc:AlternateContent>
      </w:r>
      <w:r w:rsidRPr="008D6FA5">
        <w:rPr>
          <w:rFonts w:cs="Arial"/>
          <w:noProof/>
        </w:rPr>
        <mc:AlternateContent>
          <mc:Choice Requires="wps">
            <w:drawing>
              <wp:anchor distT="0" distB="0" distL="114300" distR="114300" simplePos="0" relativeHeight="251672064" behindDoc="0" locked="0" layoutInCell="1" allowOverlap="1" wp14:anchorId="03CCD812" wp14:editId="3D2B2AD2">
                <wp:simplePos x="0" y="0"/>
                <wp:positionH relativeFrom="column">
                  <wp:posOffset>2114550</wp:posOffset>
                </wp:positionH>
                <wp:positionV relativeFrom="paragraph">
                  <wp:posOffset>2078453</wp:posOffset>
                </wp:positionV>
                <wp:extent cx="1809750" cy="0"/>
                <wp:effectExtent l="0" t="76200" r="19050" b="152400"/>
                <wp:wrapNone/>
                <wp:docPr id="329" name="Straight Arrow Connector 329"/>
                <wp:cNvGraphicFramePr/>
                <a:graphic xmlns:a="http://schemas.openxmlformats.org/drawingml/2006/main">
                  <a:graphicData uri="http://schemas.microsoft.com/office/word/2010/wordprocessingShape">
                    <wps:wsp>
                      <wps:cNvCnPr/>
                      <wps:spPr>
                        <a:xfrm>
                          <a:off x="0" y="0"/>
                          <a:ext cx="1809750" cy="0"/>
                        </a:xfrm>
                        <a:prstGeom prst="straightConnector1">
                          <a:avLst/>
                        </a:prstGeom>
                        <a:ln>
                          <a:tailEnd type="arrow"/>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shape w14:anchorId="5AE2CF96" id="Straight Arrow Connector 329" o:spid="_x0000_s1026" type="#_x0000_t32" style="position:absolute;margin-left:166.5pt;margin-top:163.65pt;width:142.5pt;height:0;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" strokecolor="#f79646 [3209]" strokeweight="2pt">
                <v:stroke endarrow="open"/>
                <v:shadow on="t" color="black" opacity="24903f" origin=",.5" offset="0,.55556mm"/>
              </v:shape>
            </w:pict>
          </mc:Fallback>
        </mc:AlternateContent>
      </w:r>
      <w:r w:rsidRPr="008D6FA5">
        <w:rPr>
          <w:rFonts w:cs="Arial"/>
          <w:noProof/>
        </w:rPr>
        <mc:AlternateContent>
          <mc:Choice Requires="wps">
            <w:drawing>
              <wp:anchor distT="0" distB="0" distL="114300" distR="114300" simplePos="0" relativeHeight="251684352" behindDoc="0" locked="0" layoutInCell="1" allowOverlap="1" wp14:anchorId="16F1DE52" wp14:editId="1348BCAA">
                <wp:simplePos x="0" y="0"/>
                <wp:positionH relativeFrom="column">
                  <wp:posOffset>4048125</wp:posOffset>
                </wp:positionH>
                <wp:positionV relativeFrom="paragraph">
                  <wp:posOffset>965298</wp:posOffset>
                </wp:positionV>
                <wp:extent cx="1952625" cy="533400"/>
                <wp:effectExtent l="0" t="0" r="9525" b="0"/>
                <wp:wrapNone/>
                <wp:docPr id="3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52625" cy="533400"/>
                        </a:xfrm>
                        <a:prstGeom prst="rect">
                          <a:avLst/>
                        </a:prstGeom>
                        <a:solidFill>
                          <a:srgbClr val="FFFFFF"/>
                        </a:solidFill>
                        <a:ln w="9525">
                          <a:noFill/>
                          <a:miter lim="800000"/>
                          <a:headEnd/>
                          <a:tailEnd/>
                        </a:ln>
                      </wps:spPr>
                      <wps:txbx>
                        <w:txbxContent>
                          <w:p w14:paraId="48D32865" w14:textId="77777777" w:rsidR="00CA7A9A" w:rsidRPr="00C228E3" w:rsidRDefault="00CA7A9A" w:rsidP="004B7F90">
                            <w:pPr>
                              <w:rPr>
                                <w:rFonts w:cs="Arial"/>
                                <w:b/>
                                <w:color w:val="7030A0"/>
                                <w:szCs w:val="24"/>
                              </w:rPr>
                            </w:pPr>
                            <w:r>
                              <w:rPr>
                                <w:rFonts w:cs="Arial"/>
                                <w:b/>
                                <w:color w:val="7030A0"/>
                                <w:szCs w:val="24"/>
                              </w:rPr>
                              <w:t>actionbar_back_button</w:t>
                            </w:r>
                          </w:p>
                          <w:p w14:paraId="67C18188" w14:textId="77777777" w:rsidR="00CA7A9A" w:rsidRDefault="00CA7A9A" w:rsidP="004B7F9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shape w14:anchorId="16F1DE52" id="_x0000_s1042" type="#_x0000_t202" style="position:absolute;margin-left:318.75pt;margin-top:76pt;width:153.75pt;height:42pt;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" stroked="f">
                <v:textbox>
                  <w:txbxContent>
                    <w:p w14:paraId="48D32865" w14:textId="77777777" w:rsidR="00CA7A9A" w:rsidRPr="00C228E3" w:rsidRDefault="00CA7A9A" w:rsidP="004B7F90">
                      <w:pPr>
                        <w:rPr>
                          <w:rFonts w:cs="Arial"/>
                          <w:b/>
                          <w:color w:val="7030A0"/>
                          <w:szCs w:val="24"/>
                        </w:rPr>
                      </w:pPr>
                      <w:r>
                        <w:rPr>
                          <w:rFonts w:cs="Arial"/>
                          <w:b/>
                          <w:color w:val="7030A0"/>
                          <w:szCs w:val="24"/>
                        </w:rPr>
                        <w:t>actionbar_back_button</w:t>
                      </w:r>
                    </w:p>
                    <w:p w14:paraId="67C18188" w14:textId="77777777" w:rsidR="00CA7A9A" w:rsidRDefault="00CA7A9A" w:rsidP="004B7F90"/>
                  </w:txbxContent>
                </v:textbox>
              </v:shape>
            </w:pict>
          </mc:Fallback>
        </mc:AlternateContent>
      </w:r>
      <w:r w:rsidRPr="008D6FA5">
        <w:rPr>
          <w:rFonts w:cs="Arial"/>
          <w:noProof/>
        </w:rPr>
        <mc:AlternateContent>
          <mc:Choice Requires="wps">
            <w:drawing>
              <wp:anchor distT="0" distB="0" distL="114300" distR="114300" simplePos="0" relativeHeight="251682304" behindDoc="0" locked="0" layoutInCell="1" allowOverlap="1" wp14:anchorId="5F35BCFF" wp14:editId="0BEB46CE">
                <wp:simplePos x="0" y="0"/>
                <wp:positionH relativeFrom="column">
                  <wp:posOffset>221615</wp:posOffset>
                </wp:positionH>
                <wp:positionV relativeFrom="paragraph">
                  <wp:posOffset>661133</wp:posOffset>
                </wp:positionV>
                <wp:extent cx="3790950" cy="447675"/>
                <wp:effectExtent l="57150" t="38100" r="95250" b="142875"/>
                <wp:wrapNone/>
                <wp:docPr id="331" name="Elbow Connector 331"/>
                <wp:cNvGraphicFramePr/>
                <a:graphic xmlns:a="http://schemas.openxmlformats.org/drawingml/2006/main">
                  <a:graphicData uri="http://schemas.microsoft.com/office/word/2010/wordprocessingShape">
                    <wps:wsp>
                      <wps:cNvCnPr/>
                      <wps:spPr>
                        <a:xfrm>
                          <a:off x="0" y="0"/>
                          <a:ext cx="3790950" cy="447675"/>
                        </a:xfrm>
                        <a:prstGeom prst="bentConnector3">
                          <a:avLst>
                            <a:gd name="adj1" fmla="val -251"/>
                          </a:avLst>
                        </a:prstGeom>
                        <a:ln>
                          <a:tailEnd type="arrow"/>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anchor>
            </w:drawing>
          </mc:Choice>
          <mc:Fallback xmlns:w16se="http://schemas.microsoft.com/office/word/2015/wordml/symex" xmlns:cx1="http://schemas.microsoft.com/office/drawing/2015/9/8/chartex" xmlns:cx="http://schemas.microsoft.com/office/drawing/2014/chartex">
            <w:pict>
              <v:shape w14:anchorId="5E8B942A" id="Elbow Connector 331" o:spid="_x0000_s1026" type="#_x0000_t34" style="position:absolute;margin-left:17.45pt;margin-top:52.05pt;width:298.5pt;height:35.25pt;z-index:2516823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" adj="-54" strokecolor="#f79646 [3209]" strokeweight="2pt">
                <v:stroke endarrow="open"/>
                <v:shadow on="t" color="black" opacity="24903f" origin=",.5" offset="0,.55556mm"/>
              </v:shape>
            </w:pict>
          </mc:Fallback>
        </mc:AlternateContent>
      </w:r>
      <w:r w:rsidR="004B7F90" w:rsidRPr="008D6FA5">
        <w:rPr>
          <w:rFonts w:cs="Arial"/>
          <w:noProof/>
        </w:rPr>
        <w:drawing>
          <wp:inline distT="0" distB="0" distL="0" distR="0" wp14:anchorId="48DAA423" wp14:editId="23E97F17">
            <wp:extent cx="3390384" cy="7851531"/>
            <wp:effectExtent l="0" t="0" r="635" b="0"/>
            <wp:docPr id="336" name="Picture 336" descr="C:\Users\310172792\Desktop\new cccont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310172792\Desktop\new cccontact.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94964" cy="7862138"/>
                    </a:xfrm>
                    <a:prstGeom prst="rect">
                      <a:avLst/>
                    </a:prstGeom>
                    <a:noFill/>
                    <a:ln>
                      <a:noFill/>
                    </a:ln>
                  </pic:spPr>
                </pic:pic>
              </a:graphicData>
            </a:graphic>
          </wp:inline>
        </w:drawing>
      </w:r>
    </w:p>
    <w:p w14:paraId="36D63241" w14:textId="6C0F0394" w:rsidR="00AF5B03" w:rsidRPr="008D6FA5" w:rsidRDefault="00AF5B03" w:rsidP="00AF5B03">
      <w:pPr>
        <w:pStyle w:val="Heading1"/>
        <w:rPr>
          <w:rFonts w:cs="Arial"/>
        </w:rPr>
      </w:pPr>
      <w:bookmarkStart w:id="50" w:name="_Toc444883187"/>
      <w:bookmarkStart w:id="51" w:name="_Toc481751171"/>
      <w:bookmarkStart w:id="52" w:name="_Toc297311305"/>
      <w:bookmarkEnd w:id="37"/>
      <w:r w:rsidRPr="008D6FA5">
        <w:rPr>
          <w:rFonts w:cs="Arial"/>
          <w:szCs w:val="24"/>
        </w:rPr>
        <w:lastRenderedPageBreak/>
        <w:t xml:space="preserve">Handling consumer care </w:t>
      </w:r>
      <w:r w:rsidR="00563D32" w:rsidRPr="008D6FA5">
        <w:rPr>
          <w:rFonts w:cs="Arial"/>
          <w:szCs w:val="24"/>
        </w:rPr>
        <w:t xml:space="preserve">as </w:t>
      </w:r>
      <w:r w:rsidRPr="008D6FA5">
        <w:rPr>
          <w:rFonts w:cs="Arial"/>
          <w:szCs w:val="24"/>
        </w:rPr>
        <w:t>fragments:</w:t>
      </w:r>
      <w:bookmarkEnd w:id="50"/>
      <w:bookmarkEnd w:id="51"/>
    </w:p>
    <w:p w14:paraId="5252BB88" w14:textId="77777777" w:rsidR="00AF5B03" w:rsidRPr="008D6FA5" w:rsidRDefault="00AF5B03" w:rsidP="00AF5B03">
      <w:pPr>
        <w:rPr>
          <w:rFonts w:cs="Arial"/>
          <w:szCs w:val="24"/>
        </w:rPr>
      </w:pPr>
      <w:r w:rsidRPr="008D6FA5">
        <w:rPr>
          <w:rFonts w:cs="Arial"/>
          <w:szCs w:val="24"/>
        </w:rPr>
        <w:t>If it is invoked as fragment, action bar has to be handled by verticals because they have control.</w:t>
      </w:r>
    </w:p>
    <w:p w14:paraId="4AF13B07" w14:textId="3397CA4A" w:rsidR="00AF5B03" w:rsidRPr="001B7549" w:rsidRDefault="0089331C" w:rsidP="001B7549">
      <w:pPr>
        <w:pStyle w:val="ListParagraph"/>
        <w:numPr>
          <w:ilvl w:val="0"/>
          <w:numId w:val="31"/>
        </w:numPr>
        <w:contextualSpacing w:val="0"/>
        <w:rPr>
          <w:rFonts w:cs="Arial"/>
          <w:sz w:val="22"/>
          <w:szCs w:val="22"/>
        </w:rPr>
      </w:pPr>
      <w:r w:rsidRPr="001B7549">
        <w:rPr>
          <w:rFonts w:cs="Arial"/>
          <w:szCs w:val="24"/>
        </w:rPr>
        <w:t xml:space="preserve">Adding cc fragments </w:t>
      </w:r>
      <w:r w:rsidR="00140F5B" w:rsidRPr="001B7549">
        <w:rPr>
          <w:rFonts w:cs="Arial"/>
          <w:szCs w:val="24"/>
        </w:rPr>
        <w:t>will be taken care by</w:t>
      </w:r>
      <w:r w:rsidR="00740A01" w:rsidRPr="001B7549">
        <w:rPr>
          <w:rFonts w:cs="Arial"/>
          <w:szCs w:val="24"/>
        </w:rPr>
        <w:t xml:space="preserve"> library.</w:t>
      </w:r>
      <w:r w:rsidR="00AF5B03" w:rsidRPr="001B7549">
        <w:rPr>
          <w:rFonts w:cs="Arial"/>
          <w:sz w:val="22"/>
          <w:szCs w:val="22"/>
        </w:rPr>
        <w:t>We define one interface called “</w:t>
      </w:r>
      <w:r w:rsidR="00143C78" w:rsidRPr="001B7549">
        <w:rPr>
          <w:rFonts w:ascii="Courier New" w:hAnsi="Courier New" w:cs="Courier New"/>
          <w:sz w:val="22"/>
          <w:szCs w:val="22"/>
        </w:rPr>
        <w:t>ActionBarListener</w:t>
      </w:r>
      <w:r w:rsidR="00AF5B03" w:rsidRPr="001B7549">
        <w:rPr>
          <w:rFonts w:cs="Arial"/>
          <w:sz w:val="22"/>
          <w:szCs w:val="22"/>
        </w:rPr>
        <w:t>” and it w</w:t>
      </w:r>
      <w:r w:rsidR="00FD4212" w:rsidRPr="001B7549">
        <w:rPr>
          <w:rFonts w:cs="Arial"/>
          <w:sz w:val="22"/>
          <w:szCs w:val="22"/>
        </w:rPr>
        <w:t>ill have method called update</w:t>
      </w:r>
      <w:r w:rsidR="00AF5B03" w:rsidRPr="001B7549">
        <w:rPr>
          <w:rFonts w:cs="Arial"/>
          <w:sz w:val="22"/>
          <w:szCs w:val="22"/>
        </w:rPr>
        <w:t>ActionBar (</w:t>
      </w:r>
      <w:r w:rsidR="00FD4212" w:rsidRPr="001B7549">
        <w:rPr>
          <w:rFonts w:cs="Arial"/>
          <w:sz w:val="22"/>
          <w:szCs w:val="22"/>
        </w:rPr>
        <w:t xml:space="preserve">String titleActionbar, Boolean </w:t>
      </w:r>
      <w:r w:rsidR="007E292E" w:rsidRPr="001B7549">
        <w:rPr>
          <w:rFonts w:ascii="Courier New" w:hAnsi="Courier New" w:cs="Courier New"/>
          <w:sz w:val="18"/>
          <w:szCs w:val="18"/>
          <w:shd w:val="clear" w:color="auto" w:fill="E4E4FF"/>
        </w:rPr>
        <w:t>actionBarLeftArrow</w:t>
      </w:r>
      <w:r w:rsidR="00AF5B03" w:rsidRPr="001B7549">
        <w:rPr>
          <w:rFonts w:cs="Arial"/>
          <w:sz w:val="22"/>
          <w:szCs w:val="22"/>
        </w:rPr>
        <w:t>).</w:t>
      </w:r>
    </w:p>
    <w:p w14:paraId="23726797" w14:textId="77777777" w:rsidR="00AF5B03" w:rsidRPr="008D6FA5" w:rsidRDefault="00AF5B03" w:rsidP="00AF5B03">
      <w:pPr>
        <w:pStyle w:val="ListParagraph"/>
        <w:numPr>
          <w:ilvl w:val="0"/>
          <w:numId w:val="31"/>
        </w:numPr>
        <w:contextualSpacing w:val="0"/>
        <w:rPr>
          <w:rFonts w:cs="Arial"/>
          <w:szCs w:val="24"/>
        </w:rPr>
      </w:pPr>
      <w:r w:rsidRPr="008D6FA5">
        <w:rPr>
          <w:rFonts w:cs="Arial"/>
          <w:szCs w:val="24"/>
        </w:rPr>
        <w:t xml:space="preserve"> We invoke this callback and verticals have to implement this listener and update the action bar accordingly.</w:t>
      </w:r>
    </w:p>
    <w:p w14:paraId="76FCE2D8" w14:textId="77777777" w:rsidR="00AF5B03" w:rsidRPr="008D6FA5" w:rsidRDefault="00AF5B03" w:rsidP="00AF5B03">
      <w:pPr>
        <w:pStyle w:val="ListParagraph"/>
        <w:numPr>
          <w:ilvl w:val="0"/>
          <w:numId w:val="31"/>
        </w:numPr>
        <w:contextualSpacing w:val="0"/>
        <w:rPr>
          <w:rFonts w:cs="Arial"/>
          <w:szCs w:val="24"/>
        </w:rPr>
      </w:pPr>
      <w:r w:rsidRPr="008D6FA5">
        <w:rPr>
          <w:rFonts w:cs="Arial"/>
          <w:szCs w:val="24"/>
        </w:rPr>
        <w:t>On click of back arrow app has the control again and it is responsible for popping out the fragment from the stack.  Consumer care has no action over it.</w:t>
      </w:r>
    </w:p>
    <w:p w14:paraId="5E977440" w14:textId="77777777" w:rsidR="00AF5B03" w:rsidRDefault="00AF5B03" w:rsidP="00AF5B03">
      <w:pPr>
        <w:pStyle w:val="ListParagraph"/>
        <w:numPr>
          <w:ilvl w:val="0"/>
          <w:numId w:val="31"/>
        </w:numPr>
        <w:contextualSpacing w:val="0"/>
        <w:rPr>
          <w:rFonts w:cs="Arial"/>
          <w:szCs w:val="24"/>
        </w:rPr>
      </w:pPr>
      <w:r w:rsidRPr="008D6FA5">
        <w:rPr>
          <w:rFonts w:cs="Arial"/>
          <w:szCs w:val="24"/>
        </w:rPr>
        <w:t>Handling hamburger menu icon and anything related to action bar is the responsibility of the app.</w:t>
      </w:r>
    </w:p>
    <w:p w14:paraId="74DB7981" w14:textId="77777777" w:rsidR="0008715E" w:rsidRPr="0008715E" w:rsidRDefault="0008715E" w:rsidP="0008715E">
      <w:pPr>
        <w:rPr>
          <w:rFonts w:cs="Arial"/>
          <w:szCs w:val="24"/>
        </w:rPr>
      </w:pPr>
    </w:p>
    <w:p w14:paraId="4344090F" w14:textId="7BD50B88" w:rsidR="00AF5B03" w:rsidRPr="008D6FA5" w:rsidRDefault="00AF5B03" w:rsidP="00AF5B03">
      <w:pPr>
        <w:pStyle w:val="Heading1"/>
        <w:rPr>
          <w:rFonts w:cs="Arial"/>
        </w:rPr>
      </w:pPr>
      <w:bookmarkStart w:id="53" w:name="_Toc444883188"/>
      <w:bookmarkStart w:id="54" w:name="_Toc481751172"/>
      <w:r w:rsidRPr="008D6FA5">
        <w:rPr>
          <w:rFonts w:cs="Arial"/>
        </w:rPr>
        <w:t>Handling consumer care as activity</w:t>
      </w:r>
      <w:bookmarkEnd w:id="53"/>
      <w:bookmarkEnd w:id="54"/>
    </w:p>
    <w:p w14:paraId="77806113" w14:textId="241C688E" w:rsidR="00AF5B03" w:rsidRPr="008D6FA5" w:rsidRDefault="00AF5B03" w:rsidP="00AF5B03">
      <w:pPr>
        <w:pStyle w:val="BodyText"/>
        <w:rPr>
          <w:rFonts w:cs="Arial"/>
          <w:lang w:val="en-GB"/>
        </w:rPr>
      </w:pPr>
      <w:r w:rsidRPr="008D6FA5">
        <w:rPr>
          <w:rFonts w:cs="Arial"/>
          <w:szCs w:val="24"/>
        </w:rPr>
        <w:t>If it is invoked as activity, then CC will be launched as full screen and also responsible for updating action bar. Action bar customization happens depending on the configuration set by app in config xml file</w:t>
      </w:r>
    </w:p>
    <w:p w14:paraId="4F687065" w14:textId="77777777" w:rsidR="00AF5B03" w:rsidRPr="008D6FA5" w:rsidRDefault="00AF5B03" w:rsidP="00AF5B03">
      <w:pPr>
        <w:pStyle w:val="Heading1"/>
        <w:rPr>
          <w:rFonts w:cs="Arial"/>
        </w:rPr>
      </w:pPr>
      <w:bookmarkStart w:id="55" w:name="_Toc444883189"/>
      <w:bookmarkStart w:id="56" w:name="_Toc481751173"/>
      <w:r w:rsidRPr="008D6FA5">
        <w:rPr>
          <w:rFonts w:cs="Arial"/>
        </w:rPr>
        <w:t>Vertical features customization</w:t>
      </w:r>
      <w:bookmarkEnd w:id="55"/>
      <w:bookmarkEnd w:id="56"/>
    </w:p>
    <w:p w14:paraId="74ACC15C" w14:textId="77777777" w:rsidR="00AF5B03" w:rsidRPr="008D6FA5" w:rsidRDefault="00AF5B03" w:rsidP="00AF5B03">
      <w:pPr>
        <w:pStyle w:val="BodyText"/>
        <w:rPr>
          <w:rFonts w:cs="Arial"/>
          <w:lang w:val="en-GB"/>
        </w:rPr>
      </w:pPr>
      <w:r w:rsidRPr="008D6FA5">
        <w:rPr>
          <w:rFonts w:cs="Arial"/>
          <w:szCs w:val="24"/>
        </w:rPr>
        <w:t>The consumer care features are highly customizable; each vertical can add any specific button inside support menu if it is really required.</w:t>
      </w:r>
    </w:p>
    <w:p w14:paraId="4CC8B416" w14:textId="4AB1A0AF" w:rsidR="00586BE7" w:rsidRPr="008D6FA5" w:rsidRDefault="00586BE7" w:rsidP="00AF5B03">
      <w:pPr>
        <w:pStyle w:val="ListParagraph"/>
        <w:numPr>
          <w:ilvl w:val="0"/>
          <w:numId w:val="20"/>
        </w:numPr>
        <w:spacing w:before="100" w:beforeAutospacing="1" w:after="100" w:afterAutospacing="1"/>
        <w:rPr>
          <w:rFonts w:cs="Arial"/>
          <w:szCs w:val="24"/>
        </w:rPr>
      </w:pPr>
      <w:r w:rsidRPr="008D6FA5">
        <w:rPr>
          <w:rFonts w:cs="Arial"/>
          <w:szCs w:val="24"/>
        </w:rPr>
        <w:t>App can add its own button by passing valid string for button title and icon resource name in configuration file.</w:t>
      </w:r>
    </w:p>
    <w:p w14:paraId="0A1FB697" w14:textId="30178200" w:rsidR="00142164" w:rsidRPr="001B7549" w:rsidRDefault="00AF5B03" w:rsidP="00142164">
      <w:pPr>
        <w:pStyle w:val="HTMLPreformatted"/>
        <w:numPr>
          <w:ilvl w:val="0"/>
          <w:numId w:val="20"/>
        </w:numPr>
        <w:shd w:val="clear" w:color="auto" w:fill="FFFFFF"/>
        <w:rPr>
          <w:rFonts w:ascii="Arial" w:eastAsia="Times New Roman" w:hAnsi="Arial" w:cs="Arial"/>
          <w:color w:val="000000"/>
          <w:sz w:val="24"/>
          <w:szCs w:val="24"/>
        </w:rPr>
      </w:pPr>
      <w:r w:rsidRPr="001B7549">
        <w:rPr>
          <w:rFonts w:ascii="Arial" w:hAnsi="Arial" w:cs="Arial"/>
          <w:sz w:val="24"/>
          <w:szCs w:val="24"/>
        </w:rPr>
        <w:t xml:space="preserve">Application has to implement interfaces </w:t>
      </w:r>
      <w:r w:rsidR="00142164" w:rsidRPr="001B7549">
        <w:rPr>
          <w:rFonts w:ascii="Arial" w:hAnsi="Arial" w:cs="Arial"/>
          <w:sz w:val="24"/>
          <w:szCs w:val="24"/>
        </w:rPr>
        <w:t xml:space="preserve">called </w:t>
      </w:r>
      <w:r w:rsidR="00142164" w:rsidRPr="001B7549">
        <w:rPr>
          <w:rFonts w:ascii="Arial" w:eastAsia="Times New Roman" w:hAnsi="Arial" w:cs="Arial"/>
          <w:color w:val="000000"/>
          <w:sz w:val="24"/>
          <w:szCs w:val="24"/>
          <w:shd w:val="clear" w:color="auto" w:fill="E4E4FF"/>
        </w:rPr>
        <w:t>CcListener whers it contains the following override methods</w:t>
      </w:r>
    </w:p>
    <w:p w14:paraId="2282CB21" w14:textId="10E314BE" w:rsidR="00AF5B03" w:rsidRPr="008D6FA5" w:rsidRDefault="00AF5B03" w:rsidP="00142164">
      <w:pPr>
        <w:pStyle w:val="ListParagraph"/>
        <w:spacing w:before="100" w:beforeAutospacing="1" w:after="100" w:afterAutospacing="1"/>
        <w:rPr>
          <w:rFonts w:cs="Arial"/>
          <w:szCs w:val="24"/>
        </w:rPr>
      </w:pPr>
    </w:p>
    <w:p w14:paraId="697AD25E" w14:textId="56EDD7BD" w:rsidR="00142164" w:rsidRDefault="00142164" w:rsidP="001B7549">
      <w:pPr>
        <w:pStyle w:val="ListParagraph"/>
        <w:numPr>
          <w:ilvl w:val="0"/>
          <w:numId w:val="2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8"/>
          <w:szCs w:val="18"/>
          <w:shd w:val="clear" w:color="auto" w:fill="E4E4FF"/>
        </w:rPr>
      </w:pPr>
      <w:r w:rsidRPr="00142164">
        <w:rPr>
          <w:rFonts w:ascii="Courier New" w:hAnsi="Courier New" w:cs="Courier New"/>
          <w:color w:val="000000"/>
          <w:sz w:val="18"/>
          <w:szCs w:val="18"/>
          <w:shd w:val="clear" w:color="auto" w:fill="E4E4FF"/>
        </w:rPr>
        <w:t>onMainMenuItemClicked</w:t>
      </w:r>
    </w:p>
    <w:p w14:paraId="0EB76943" w14:textId="50BF2716" w:rsidR="00AF5B03" w:rsidRPr="001B7549" w:rsidRDefault="00AF5B03" w:rsidP="001B7549">
      <w:pPr>
        <w:spacing w:before="100" w:beforeAutospacing="1" w:after="100" w:afterAutospacing="1"/>
        <w:ind w:left="1440"/>
        <w:rPr>
          <w:rFonts w:cs="Arial"/>
          <w:szCs w:val="24"/>
        </w:rPr>
      </w:pPr>
      <w:r w:rsidRPr="001B7549">
        <w:rPr>
          <w:rFonts w:cs="Arial"/>
          <w:szCs w:val="24"/>
        </w:rPr>
        <w:t xml:space="preserve"> </w:t>
      </w:r>
      <w:r w:rsidR="00586C27">
        <w:rPr>
          <w:rFonts w:cs="Arial"/>
          <w:szCs w:val="24"/>
        </w:rPr>
        <w:tab/>
      </w:r>
      <w:r w:rsidRPr="001B7549">
        <w:rPr>
          <w:rFonts w:cs="Arial"/>
          <w:szCs w:val="24"/>
        </w:rPr>
        <w:t>Invoked on click of each button on support home page. This helps in configuring features on main/home page.</w:t>
      </w:r>
    </w:p>
    <w:p w14:paraId="17C546A2" w14:textId="77777777" w:rsidR="00142164" w:rsidRPr="00142164" w:rsidRDefault="00142164" w:rsidP="00142164">
      <w:pPr>
        <w:pStyle w:val="ListParagraph"/>
        <w:numPr>
          <w:ilvl w:val="0"/>
          <w:numId w:val="2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8"/>
          <w:szCs w:val="18"/>
        </w:rPr>
      </w:pPr>
      <w:r w:rsidRPr="00142164">
        <w:rPr>
          <w:rFonts w:ascii="Courier New" w:hAnsi="Courier New" w:cs="Courier New"/>
          <w:color w:val="000000"/>
          <w:sz w:val="18"/>
          <w:szCs w:val="18"/>
          <w:shd w:val="clear" w:color="auto" w:fill="E4E4FF"/>
        </w:rPr>
        <w:t>onProductMenuItemClicked</w:t>
      </w:r>
    </w:p>
    <w:p w14:paraId="2D4DF2A0" w14:textId="3DF45004" w:rsidR="00AF5B03" w:rsidRDefault="00AF5B03" w:rsidP="00586C27">
      <w:pPr>
        <w:pStyle w:val="ListParagraph"/>
        <w:spacing w:before="100" w:beforeAutospacing="1" w:after="100" w:afterAutospacing="1"/>
        <w:ind w:left="1800" w:firstLine="360"/>
        <w:rPr>
          <w:rFonts w:cs="Arial"/>
          <w:szCs w:val="24"/>
        </w:rPr>
      </w:pPr>
      <w:r w:rsidRPr="00586C27">
        <w:rPr>
          <w:rFonts w:cs="Arial"/>
          <w:szCs w:val="24"/>
        </w:rPr>
        <w:t>Invoked on click of each button on product info page. This helps in configuring features on product info page.</w:t>
      </w:r>
    </w:p>
    <w:p w14:paraId="504B4BBC" w14:textId="77777777" w:rsidR="00586C27" w:rsidRPr="00586C27" w:rsidRDefault="00586C27" w:rsidP="00586C27">
      <w:pPr>
        <w:pStyle w:val="ListParagraph"/>
        <w:spacing w:before="100" w:beforeAutospacing="1" w:after="100" w:afterAutospacing="1"/>
        <w:ind w:left="1800" w:firstLine="360"/>
        <w:rPr>
          <w:rFonts w:cs="Arial"/>
          <w:szCs w:val="24"/>
        </w:rPr>
      </w:pPr>
    </w:p>
    <w:p w14:paraId="1A85F8C6" w14:textId="77777777" w:rsidR="00142164" w:rsidRPr="00142164" w:rsidRDefault="00142164" w:rsidP="00142164">
      <w:pPr>
        <w:pStyle w:val="ListParagraph"/>
        <w:numPr>
          <w:ilvl w:val="0"/>
          <w:numId w:val="2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8"/>
          <w:szCs w:val="18"/>
        </w:rPr>
      </w:pPr>
      <w:r w:rsidRPr="00142164">
        <w:rPr>
          <w:rFonts w:ascii="Courier New" w:hAnsi="Courier New" w:cs="Courier New"/>
          <w:color w:val="000000"/>
          <w:sz w:val="18"/>
          <w:szCs w:val="18"/>
          <w:shd w:val="clear" w:color="auto" w:fill="E4E4FF"/>
        </w:rPr>
        <w:t>onSocialProviderItemClicked</w:t>
      </w:r>
    </w:p>
    <w:p w14:paraId="2261C250" w14:textId="73A555D8" w:rsidR="00AF5B03" w:rsidRPr="00142164" w:rsidRDefault="00AF5B03" w:rsidP="00586C27">
      <w:pPr>
        <w:spacing w:before="100" w:beforeAutospacing="1" w:after="100" w:afterAutospacing="1"/>
        <w:ind w:left="1440" w:firstLine="720"/>
        <w:rPr>
          <w:rFonts w:cs="Arial"/>
          <w:szCs w:val="24"/>
        </w:rPr>
      </w:pPr>
      <w:r w:rsidRPr="00142164">
        <w:rPr>
          <w:rFonts w:cs="Arial"/>
          <w:szCs w:val="24"/>
        </w:rPr>
        <w:t>Invoked on click of each social provider buttons in Contact us page. This helps in configuring list of social list providers. CC by default supports Facebook and Twitter.</w:t>
      </w:r>
    </w:p>
    <w:p w14:paraId="1B6836E7" w14:textId="77777777" w:rsidR="00AF5B03" w:rsidRPr="008D6FA5" w:rsidRDefault="00AF5B03" w:rsidP="00AF5B03">
      <w:pPr>
        <w:pStyle w:val="ListParagraph"/>
        <w:spacing w:before="100" w:beforeAutospacing="1" w:after="100" w:afterAutospacing="1"/>
        <w:ind w:left="2160"/>
        <w:rPr>
          <w:rFonts w:cs="Arial"/>
          <w:szCs w:val="24"/>
        </w:rPr>
      </w:pPr>
    </w:p>
    <w:p w14:paraId="080F0C78" w14:textId="6B3676CB" w:rsidR="00AF5B03" w:rsidRPr="008D6FA5" w:rsidRDefault="00AF5B03" w:rsidP="00AF5B03">
      <w:pPr>
        <w:pStyle w:val="ListParagraph"/>
        <w:numPr>
          <w:ilvl w:val="0"/>
          <w:numId w:val="20"/>
        </w:numPr>
        <w:spacing w:before="100" w:beforeAutospacing="1" w:after="100" w:afterAutospacing="1"/>
        <w:rPr>
          <w:rFonts w:cs="Arial"/>
          <w:lang w:val="en-GB"/>
        </w:rPr>
      </w:pPr>
      <w:r w:rsidRPr="008D6FA5">
        <w:rPr>
          <w:rFonts w:cs="Arial"/>
          <w:szCs w:val="24"/>
        </w:rPr>
        <w:lastRenderedPageBreak/>
        <w:t>A</w:t>
      </w:r>
      <w:r w:rsidR="00142164">
        <w:rPr>
          <w:rFonts w:cs="Arial"/>
          <w:szCs w:val="24"/>
        </w:rPr>
        <w:t xml:space="preserve">pp is required to implement this </w:t>
      </w:r>
      <w:r w:rsidRPr="008D6FA5">
        <w:rPr>
          <w:rFonts w:cs="Arial"/>
          <w:szCs w:val="24"/>
        </w:rPr>
        <w:t xml:space="preserve">to take control on app side for the menu items which is added by verticals. For </w:t>
      </w:r>
      <w:r w:rsidR="00747C49">
        <w:rPr>
          <w:rFonts w:cs="Arial"/>
          <w:szCs w:val="24"/>
        </w:rPr>
        <w:t>consumer</w:t>
      </w:r>
      <w:r w:rsidR="00747C49" w:rsidRPr="008D6FA5">
        <w:rPr>
          <w:rFonts w:cs="Arial"/>
          <w:szCs w:val="24"/>
        </w:rPr>
        <w:t xml:space="preserve"> </w:t>
      </w:r>
      <w:r w:rsidRPr="008D6FA5">
        <w:rPr>
          <w:rFonts w:cs="Arial"/>
          <w:szCs w:val="24"/>
        </w:rPr>
        <w:t>care menu item, library is supposed to take action and app should not ideally override this. If app returns “true” then it means that app will take action on click of that button and library will not perform any operation in that case otherwise library will take action if app returns “false”.</w:t>
      </w:r>
    </w:p>
    <w:p w14:paraId="5D545CB3" w14:textId="77777777" w:rsidR="00BD5DF7" w:rsidRDefault="00E840F9" w:rsidP="003A3902">
      <w:pPr>
        <w:spacing w:before="100" w:beforeAutospacing="1" w:after="100" w:afterAutospacing="1"/>
        <w:rPr>
          <w:rFonts w:cs="Arial"/>
          <w:lang w:val="en-GB"/>
        </w:rPr>
      </w:pPr>
      <w:r w:rsidRPr="008D6FA5">
        <w:rPr>
          <w:rFonts w:cs="Arial"/>
          <w:lang w:val="en-GB"/>
        </w:rPr>
        <w:t>Example</w:t>
      </w:r>
      <w:r w:rsidR="00BD5DF7" w:rsidRPr="008D6FA5">
        <w:rPr>
          <w:rFonts w:cs="Arial"/>
          <w:lang w:val="en-GB"/>
        </w:rPr>
        <w:t>: Air Fryer customization</w:t>
      </w:r>
    </w:p>
    <w:p w14:paraId="4422EADA" w14:textId="77777777" w:rsidR="00674AC6" w:rsidRPr="008D6FA5" w:rsidRDefault="00674AC6" w:rsidP="003A3902">
      <w:pPr>
        <w:spacing w:before="100" w:beforeAutospacing="1" w:after="100" w:afterAutospacing="1"/>
        <w:rPr>
          <w:rFonts w:cs="Arial"/>
          <w:lang w:val="en-GB"/>
        </w:rPr>
      </w:pPr>
      <w:bookmarkStart w:id="57" w:name="_GoBack"/>
      <w:bookmarkEnd w:id="57"/>
    </w:p>
    <w:p w14:paraId="17FBD354" w14:textId="533FAAD4" w:rsidR="00BD5DF7" w:rsidRPr="008D6FA5" w:rsidRDefault="00674AC6" w:rsidP="00BD5DF7">
      <w:pPr>
        <w:spacing w:before="100" w:beforeAutospacing="1" w:after="100" w:afterAutospacing="1"/>
        <w:ind w:left="360"/>
        <w:rPr>
          <w:rFonts w:cs="Arial"/>
          <w:lang w:val="en-GB"/>
        </w:rPr>
      </w:pPr>
      <w:ins w:id="58" w:author="Sulaiman, Sameer" w:date="2017-05-04T09:40:00Z">
        <w:r w:rsidRPr="00DC11FA">
          <w:rPr>
            <w:rFonts w:cs="Arial"/>
            <w:noProof/>
            <w:szCs w:val="24"/>
          </w:rPr>
          <w:drawing>
            <wp:inline distT="0" distB="0" distL="0" distR="0" wp14:anchorId="4C895983" wp14:editId="5B08CE3E">
              <wp:extent cx="4171134" cy="6245225"/>
              <wp:effectExtent l="0" t="0" r="0" b="0"/>
              <wp:docPr id="2" name="Picture 2" descr="../Screen%20Shot%202017-05-04%20at%209.29.00%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Screen%20Shot%202017-05-04%20at%209.29.00%20AM.png"/>
                      <pic:cNvPicPr>
                        <a:picLocks noChangeAspect="1" noChangeArrowheads="1"/>
                      </pic:cNvPicPr>
                    </pic:nvPicPr>
                    <pic:blipFill rotWithShape="1">
                      <a:blip r:embed="rId15">
                        <a:extLst>
                          <a:ext uri="{28A0092B-C50C-407E-A947-70E740481C1C}">
                            <a14:useLocalDpi xmlns:a14="http://schemas.microsoft.com/office/drawing/2010/main" val="0"/>
                          </a:ext>
                        </a:extLst>
                      </a:blip>
                      <a:srcRect t="8893"/>
                      <a:stretch/>
                    </pic:blipFill>
                    <pic:spPr bwMode="auto">
                      <a:xfrm>
                        <a:off x="0" y="0"/>
                        <a:ext cx="4171134" cy="6245225"/>
                      </a:xfrm>
                      <a:prstGeom prst="rect">
                        <a:avLst/>
                      </a:prstGeom>
                      <a:noFill/>
                      <a:ln>
                        <a:noFill/>
                      </a:ln>
                      <a:extLst>
                        <a:ext uri="{53640926-AAD7-44D8-BBD7-CCE9431645EC}">
                          <a14:shadowObscured xmlns:a14="http://schemas.microsoft.com/office/drawing/2010/main"/>
                        </a:ext>
                      </a:extLst>
                    </pic:spPr>
                  </pic:pic>
                </a:graphicData>
              </a:graphic>
            </wp:inline>
          </w:drawing>
        </w:r>
      </w:ins>
    </w:p>
    <w:p w14:paraId="0C678D6E" w14:textId="77777777" w:rsidR="00AF5B03" w:rsidRPr="008D6FA5" w:rsidRDefault="00AF5B03" w:rsidP="00AF5B03">
      <w:pPr>
        <w:pStyle w:val="Heading1"/>
        <w:rPr>
          <w:rFonts w:cs="Arial"/>
        </w:rPr>
      </w:pPr>
      <w:bookmarkStart w:id="59" w:name="_Toc444883190"/>
      <w:bookmarkStart w:id="60" w:name="_Toc481751174"/>
      <w:r w:rsidRPr="008D6FA5">
        <w:rPr>
          <w:rFonts w:cs="Arial"/>
        </w:rPr>
        <w:lastRenderedPageBreak/>
        <w:t>Action bar customization</w:t>
      </w:r>
      <w:bookmarkEnd w:id="59"/>
      <w:bookmarkEnd w:id="60"/>
    </w:p>
    <w:p w14:paraId="7BA96C8E" w14:textId="77777777" w:rsidR="00AF5B03" w:rsidRPr="008D6FA5" w:rsidRDefault="00AF5B03" w:rsidP="00AF5B03">
      <w:pPr>
        <w:rPr>
          <w:rFonts w:cs="Arial"/>
          <w:szCs w:val="24"/>
        </w:rPr>
      </w:pPr>
      <w:r w:rsidRPr="008D6FA5">
        <w:rPr>
          <w:rFonts w:cs="Arial"/>
          <w:szCs w:val="24"/>
        </w:rPr>
        <w:t>Here is how we customize navigation/action bar in consumer care module,</w:t>
      </w:r>
    </w:p>
    <w:p w14:paraId="2DB67B3F" w14:textId="77777777" w:rsidR="00AF5B03" w:rsidRPr="008D6FA5" w:rsidRDefault="00AF5B03" w:rsidP="00AF5B03">
      <w:pPr>
        <w:rPr>
          <w:rFonts w:cs="Arial"/>
          <w:szCs w:val="24"/>
        </w:rPr>
      </w:pPr>
    </w:p>
    <w:p w14:paraId="4CA2FCDF" w14:textId="77777777" w:rsidR="00AF5B03" w:rsidRPr="008D6FA5" w:rsidRDefault="00AF5B03" w:rsidP="00AF5B03">
      <w:pPr>
        <w:pStyle w:val="ListParagraph"/>
        <w:numPr>
          <w:ilvl w:val="0"/>
          <w:numId w:val="17"/>
        </w:numPr>
        <w:contextualSpacing w:val="0"/>
        <w:rPr>
          <w:rFonts w:cs="Arial"/>
          <w:szCs w:val="24"/>
        </w:rPr>
      </w:pPr>
      <w:r w:rsidRPr="008D6FA5">
        <w:rPr>
          <w:rFonts w:cs="Arial"/>
          <w:szCs w:val="24"/>
        </w:rPr>
        <w:t>We allow customization of both Hamburger menu icon and back arrow button in navigation bar.</w:t>
      </w:r>
    </w:p>
    <w:p w14:paraId="23CBE0D0" w14:textId="77777777" w:rsidR="00AF5B03" w:rsidRPr="008D6FA5" w:rsidRDefault="00AF5B03" w:rsidP="00AF5B03">
      <w:pPr>
        <w:pStyle w:val="ListParagraph"/>
        <w:numPr>
          <w:ilvl w:val="0"/>
          <w:numId w:val="17"/>
        </w:numPr>
        <w:contextualSpacing w:val="0"/>
        <w:rPr>
          <w:rFonts w:cs="Arial"/>
          <w:szCs w:val="24"/>
        </w:rPr>
      </w:pPr>
      <w:r w:rsidRPr="008D6FA5">
        <w:rPr>
          <w:rFonts w:cs="Arial"/>
          <w:szCs w:val="24"/>
        </w:rPr>
        <w:t>Projects which uses navigation bar will go for above option.</w:t>
      </w:r>
    </w:p>
    <w:p w14:paraId="5F7C5152" w14:textId="77777777" w:rsidR="00AF5B03" w:rsidRPr="008D6FA5" w:rsidRDefault="00AF5B03" w:rsidP="00AF5B03">
      <w:pPr>
        <w:pStyle w:val="ListParagraph"/>
        <w:numPr>
          <w:ilvl w:val="0"/>
          <w:numId w:val="17"/>
        </w:numPr>
        <w:contextualSpacing w:val="0"/>
        <w:rPr>
          <w:rFonts w:cs="Arial"/>
          <w:szCs w:val="24"/>
        </w:rPr>
      </w:pPr>
      <w:r w:rsidRPr="008D6FA5">
        <w:rPr>
          <w:rFonts w:cs="Arial"/>
          <w:szCs w:val="24"/>
        </w:rPr>
        <w:t>Projects where in navigation bar is not used, will  have to do the following</w:t>
      </w:r>
    </w:p>
    <w:p w14:paraId="3F4894C0" w14:textId="77777777" w:rsidR="00AF5B03" w:rsidRPr="008D6FA5" w:rsidRDefault="00AF5B03" w:rsidP="00AF5B03">
      <w:pPr>
        <w:pStyle w:val="ListParagraph"/>
        <w:numPr>
          <w:ilvl w:val="0"/>
          <w:numId w:val="18"/>
        </w:numPr>
        <w:contextualSpacing w:val="0"/>
        <w:rPr>
          <w:rFonts w:cs="Arial"/>
          <w:szCs w:val="24"/>
        </w:rPr>
      </w:pPr>
      <w:r w:rsidRPr="008D6FA5">
        <w:rPr>
          <w:rFonts w:cs="Arial"/>
          <w:szCs w:val="24"/>
        </w:rPr>
        <w:t>Replace hamburger menu icon with back arrow icon.</w:t>
      </w:r>
    </w:p>
    <w:p w14:paraId="5E7F5B0C" w14:textId="77777777" w:rsidR="00AF5B03" w:rsidRPr="008D6FA5" w:rsidRDefault="00AF5B03" w:rsidP="00AF5B03">
      <w:pPr>
        <w:pStyle w:val="ListParagraph"/>
        <w:numPr>
          <w:ilvl w:val="0"/>
          <w:numId w:val="18"/>
        </w:numPr>
        <w:contextualSpacing w:val="0"/>
        <w:rPr>
          <w:rFonts w:cs="Arial"/>
          <w:szCs w:val="24"/>
        </w:rPr>
      </w:pPr>
      <w:r w:rsidRPr="008D6FA5">
        <w:rPr>
          <w:rFonts w:cs="Arial"/>
          <w:szCs w:val="24"/>
        </w:rPr>
        <w:t>Set navigation bar background color same as screen background color.</w:t>
      </w:r>
    </w:p>
    <w:p w14:paraId="56D4B845" w14:textId="22D1BBAF" w:rsidR="00AF5B03" w:rsidRPr="008D6FA5" w:rsidRDefault="00AF5B03" w:rsidP="00AF5B03">
      <w:pPr>
        <w:pStyle w:val="ListParagraph"/>
        <w:numPr>
          <w:ilvl w:val="0"/>
          <w:numId w:val="18"/>
        </w:numPr>
        <w:contextualSpacing w:val="0"/>
        <w:rPr>
          <w:rFonts w:cs="Arial"/>
          <w:szCs w:val="24"/>
        </w:rPr>
      </w:pPr>
      <w:r w:rsidRPr="008D6FA5">
        <w:rPr>
          <w:rFonts w:cs="Arial"/>
          <w:szCs w:val="24"/>
        </w:rPr>
        <w:t xml:space="preserve">Sets a </w:t>
      </w:r>
      <w:r w:rsidR="008D2958" w:rsidRPr="008D6FA5">
        <w:rPr>
          <w:rFonts w:cs="Arial"/>
          <w:szCs w:val="24"/>
        </w:rPr>
        <w:t>Boolean</w:t>
      </w:r>
      <w:r w:rsidRPr="008D6FA5">
        <w:rPr>
          <w:rFonts w:cs="Arial"/>
          <w:szCs w:val="24"/>
        </w:rPr>
        <w:t xml:space="preserve"> in config file which says hamburger menu title required as “False”, in this case navigation bar title will not be shown in consumer care.</w:t>
      </w:r>
    </w:p>
    <w:p w14:paraId="39AE11E6" w14:textId="77777777" w:rsidR="00AF5B03" w:rsidRPr="008D6FA5" w:rsidRDefault="00AF5B03" w:rsidP="00AF5B03">
      <w:pPr>
        <w:pStyle w:val="ListParagraph"/>
        <w:numPr>
          <w:ilvl w:val="0"/>
          <w:numId w:val="17"/>
        </w:numPr>
        <w:ind w:left="795"/>
        <w:contextualSpacing w:val="0"/>
        <w:rPr>
          <w:rFonts w:cs="Arial"/>
          <w:szCs w:val="24"/>
        </w:rPr>
      </w:pPr>
      <w:r w:rsidRPr="008D6FA5">
        <w:rPr>
          <w:rFonts w:cs="Arial"/>
          <w:szCs w:val="24"/>
        </w:rPr>
        <w:t>Projects which uses spring board, replaces hamburger menu with spring board icon.</w:t>
      </w:r>
    </w:p>
    <w:p w14:paraId="7A991E43" w14:textId="77777777" w:rsidR="00B25B22" w:rsidRDefault="00B25B22" w:rsidP="00B25B22">
      <w:pPr>
        <w:pStyle w:val="Heading1"/>
        <w:rPr>
          <w:rStyle w:val="dac-header-crumbs-link"/>
        </w:rPr>
      </w:pPr>
      <w:bookmarkStart w:id="61" w:name="_Toc433199531"/>
      <w:bookmarkStart w:id="62" w:name="_Toc444883191"/>
      <w:bookmarkStart w:id="63" w:name="_Toc481751175"/>
      <w:r>
        <w:rPr>
          <w:rStyle w:val="dac-header-crumbs-link"/>
        </w:rPr>
        <w:t>Supporting apps with Over 65K Methods</w:t>
      </w:r>
      <w:bookmarkEnd w:id="61"/>
      <w:bookmarkEnd w:id="62"/>
      <w:bookmarkEnd w:id="63"/>
    </w:p>
    <w:p w14:paraId="5F2AF54C" w14:textId="2187B2F0" w:rsidR="00B25B22" w:rsidRDefault="00B25B22" w:rsidP="00B25B22">
      <w:pPr>
        <w:pStyle w:val="BodyText"/>
        <w:ind w:left="720"/>
        <w:rPr>
          <w:lang w:val="en-GB"/>
        </w:rPr>
      </w:pPr>
      <w:r>
        <w:rPr>
          <w:lang w:val="en-GB"/>
        </w:rPr>
        <w:t>This is special case if app which has more than 65K methods do follow below link for reference.</w:t>
      </w:r>
    </w:p>
    <w:p w14:paraId="0E115DEC" w14:textId="77777777" w:rsidR="00B25B22" w:rsidRDefault="00CF1A6F" w:rsidP="00B25B22">
      <w:pPr>
        <w:pStyle w:val="BodyText"/>
        <w:ind w:left="720"/>
        <w:rPr>
          <w:lang w:val="en-GB"/>
        </w:rPr>
      </w:pPr>
      <w:hyperlink r:id="rId16" w:history="1">
        <w:r w:rsidR="00B25B22" w:rsidRPr="00E55359">
          <w:rPr>
            <w:rStyle w:val="Hyperlink"/>
            <w:lang w:val="en-GB"/>
          </w:rPr>
          <w:t>https://developer.android.com/tools/building/multidex.html</w:t>
        </w:r>
      </w:hyperlink>
    </w:p>
    <w:p w14:paraId="4B4CDD22" w14:textId="77777777" w:rsidR="00B25B22" w:rsidRDefault="00B25B22" w:rsidP="00B25B22">
      <w:pPr>
        <w:pStyle w:val="BodyText"/>
        <w:ind w:left="720"/>
        <w:rPr>
          <w:lang w:val="en-GB"/>
        </w:rPr>
      </w:pPr>
      <w:r>
        <w:rPr>
          <w:lang w:val="en-GB"/>
        </w:rPr>
        <w:t>According to this do following changes in gradle and application class</w:t>
      </w:r>
    </w:p>
    <w:p w14:paraId="5ECC363E" w14:textId="77777777" w:rsidR="00B25B22" w:rsidRDefault="00B25B22" w:rsidP="00B25B22">
      <w:pPr>
        <w:pStyle w:val="BodyText"/>
        <w:ind w:left="720"/>
        <w:rPr>
          <w:lang w:val="en-GB"/>
        </w:rPr>
      </w:pPr>
      <w:r>
        <w:rPr>
          <w:lang w:val="en-GB"/>
        </w:rPr>
        <w:t xml:space="preserve">In Gradle file: </w:t>
      </w:r>
    </w:p>
    <w:p w14:paraId="5B49E102" w14:textId="34793370" w:rsidR="00B25B22" w:rsidRPr="005F1466" w:rsidRDefault="00B25B22" w:rsidP="00B25B22">
      <w:pPr>
        <w:pStyle w:val="HTMLPreformatted"/>
        <w:shd w:val="clear" w:color="auto" w:fill="FFFFFF"/>
        <w:ind w:left="720"/>
        <w:rPr>
          <w:color w:val="000000"/>
          <w:sz w:val="18"/>
          <w:szCs w:val="18"/>
          <w:highlight w:val="lightGray"/>
        </w:rPr>
      </w:pPr>
      <w:r w:rsidRPr="005F1466">
        <w:rPr>
          <w:color w:val="000000"/>
          <w:sz w:val="18"/>
          <w:szCs w:val="18"/>
          <w:highlight w:val="lightGray"/>
        </w:rPr>
        <w:t>an</w:t>
      </w:r>
      <w:r w:rsidR="00E86EBE">
        <w:rPr>
          <w:color w:val="000000"/>
          <w:sz w:val="18"/>
          <w:szCs w:val="18"/>
          <w:highlight w:val="lightGray"/>
        </w:rPr>
        <w:t>droid {</w:t>
      </w:r>
      <w:r w:rsidR="00E86EBE">
        <w:rPr>
          <w:color w:val="000000"/>
          <w:sz w:val="18"/>
          <w:szCs w:val="18"/>
          <w:highlight w:val="lightGray"/>
        </w:rPr>
        <w:br/>
        <w:t>    compileSdkVersion 24</w:t>
      </w:r>
      <w:r w:rsidRPr="005F1466">
        <w:rPr>
          <w:color w:val="000000"/>
          <w:sz w:val="18"/>
          <w:szCs w:val="18"/>
          <w:highlight w:val="lightGray"/>
        </w:rPr>
        <w:br/>
        <w:t>    buildToolsVersion "2</w:t>
      </w:r>
      <w:r w:rsidR="00E86EBE">
        <w:rPr>
          <w:color w:val="000000"/>
          <w:sz w:val="18"/>
          <w:szCs w:val="18"/>
          <w:highlight w:val="lightGray"/>
        </w:rPr>
        <w:t>4</w:t>
      </w:r>
      <w:r w:rsidR="00445915">
        <w:rPr>
          <w:color w:val="000000"/>
          <w:sz w:val="18"/>
          <w:szCs w:val="18"/>
          <w:highlight w:val="lightGray"/>
        </w:rPr>
        <w:t>.0.3</w:t>
      </w:r>
      <w:r w:rsidRPr="005F1466">
        <w:rPr>
          <w:color w:val="000000"/>
          <w:sz w:val="18"/>
          <w:szCs w:val="18"/>
          <w:highlight w:val="lightGray"/>
        </w:rPr>
        <w:t>"</w:t>
      </w:r>
      <w:r w:rsidRPr="005F1466">
        <w:rPr>
          <w:color w:val="000000"/>
          <w:sz w:val="18"/>
          <w:szCs w:val="18"/>
          <w:highlight w:val="lightGray"/>
        </w:rPr>
        <w:br/>
      </w:r>
      <w:r w:rsidRPr="005F1466">
        <w:rPr>
          <w:color w:val="000000"/>
          <w:sz w:val="18"/>
          <w:szCs w:val="18"/>
          <w:highlight w:val="lightGray"/>
        </w:rPr>
        <w:br/>
        <w:t>    defaultConfig {</w:t>
      </w:r>
      <w:r w:rsidRPr="005F1466">
        <w:rPr>
          <w:color w:val="000000"/>
          <w:sz w:val="18"/>
          <w:szCs w:val="18"/>
          <w:highlight w:val="lightGray"/>
        </w:rPr>
        <w:br/>
        <w:t xml:space="preserve">    </w:t>
      </w:r>
      <w:r w:rsidR="00A94898">
        <w:rPr>
          <w:color w:val="000000"/>
          <w:sz w:val="18"/>
          <w:szCs w:val="18"/>
          <w:highlight w:val="lightGray"/>
        </w:rPr>
        <w:t>    ...</w:t>
      </w:r>
      <w:r w:rsidR="00A94898">
        <w:rPr>
          <w:color w:val="000000"/>
          <w:sz w:val="18"/>
          <w:szCs w:val="18"/>
          <w:highlight w:val="lightGray"/>
        </w:rPr>
        <w:br/>
        <w:t>        minSdkVersion 19</w:t>
      </w:r>
      <w:r w:rsidRPr="005F1466">
        <w:rPr>
          <w:color w:val="000000"/>
          <w:sz w:val="18"/>
          <w:szCs w:val="18"/>
          <w:highlight w:val="lightGray"/>
        </w:rPr>
        <w:br/>
        <w:t>        targetSdkVersion 2</w:t>
      </w:r>
      <w:r w:rsidR="00E86EBE">
        <w:rPr>
          <w:color w:val="000000"/>
          <w:sz w:val="18"/>
          <w:szCs w:val="18"/>
          <w:highlight w:val="lightGray"/>
        </w:rPr>
        <w:t>4</w:t>
      </w:r>
      <w:r w:rsidRPr="005F1466">
        <w:rPr>
          <w:color w:val="000000"/>
          <w:sz w:val="18"/>
          <w:szCs w:val="18"/>
          <w:highlight w:val="lightGray"/>
        </w:rPr>
        <w:br/>
        <w:t>        ...</w:t>
      </w:r>
      <w:r w:rsidRPr="005F1466">
        <w:rPr>
          <w:color w:val="000000"/>
          <w:sz w:val="18"/>
          <w:szCs w:val="18"/>
          <w:highlight w:val="lightGray"/>
        </w:rPr>
        <w:br/>
      </w:r>
      <w:r w:rsidRPr="005F1466">
        <w:rPr>
          <w:color w:val="000000"/>
          <w:sz w:val="18"/>
          <w:szCs w:val="18"/>
          <w:highlight w:val="lightGray"/>
        </w:rPr>
        <w:br/>
        <w:t xml:space="preserve">        </w:t>
      </w:r>
      <w:r w:rsidRPr="005F1466">
        <w:rPr>
          <w:color w:val="000000"/>
          <w:sz w:val="18"/>
          <w:szCs w:val="18"/>
          <w:highlight w:val="yellow"/>
        </w:rPr>
        <w:t>// Enabling multidex support.</w:t>
      </w:r>
      <w:r w:rsidRPr="005F1466">
        <w:rPr>
          <w:color w:val="000000"/>
          <w:sz w:val="18"/>
          <w:szCs w:val="18"/>
          <w:highlight w:val="yellow"/>
        </w:rPr>
        <w:br/>
        <w:t>        multiDexEnabled true</w:t>
      </w:r>
      <w:r w:rsidRPr="005F1466">
        <w:rPr>
          <w:color w:val="000000"/>
          <w:sz w:val="18"/>
          <w:szCs w:val="18"/>
          <w:highlight w:val="yellow"/>
        </w:rPr>
        <w:br/>
      </w:r>
      <w:r w:rsidRPr="005F1466">
        <w:rPr>
          <w:color w:val="000000"/>
          <w:sz w:val="18"/>
          <w:szCs w:val="18"/>
          <w:highlight w:val="lightGray"/>
        </w:rPr>
        <w:t>    }</w:t>
      </w:r>
      <w:r w:rsidRPr="005F1466">
        <w:rPr>
          <w:color w:val="000000"/>
          <w:sz w:val="18"/>
          <w:szCs w:val="18"/>
          <w:highlight w:val="lightGray"/>
        </w:rPr>
        <w:br/>
        <w:t>    ...</w:t>
      </w:r>
      <w:r w:rsidRPr="005F1466">
        <w:rPr>
          <w:color w:val="000000"/>
          <w:sz w:val="18"/>
          <w:szCs w:val="18"/>
          <w:highlight w:val="lightGray"/>
        </w:rPr>
        <w:br/>
        <w:t>}</w:t>
      </w:r>
      <w:r w:rsidRPr="005F1466">
        <w:rPr>
          <w:color w:val="000000"/>
          <w:sz w:val="18"/>
          <w:szCs w:val="18"/>
          <w:highlight w:val="lightGray"/>
        </w:rPr>
        <w:br/>
      </w:r>
      <w:r w:rsidRPr="005F1466">
        <w:rPr>
          <w:color w:val="000000"/>
          <w:sz w:val="18"/>
          <w:szCs w:val="18"/>
          <w:highlight w:val="lightGray"/>
        </w:rPr>
        <w:br/>
        <w:t>dependencies {</w:t>
      </w:r>
      <w:r w:rsidRPr="005F1466">
        <w:rPr>
          <w:color w:val="000000"/>
          <w:sz w:val="18"/>
          <w:szCs w:val="18"/>
          <w:highlight w:val="lightGray"/>
        </w:rPr>
        <w:br/>
        <w:t xml:space="preserve">  </w:t>
      </w:r>
      <w:r w:rsidRPr="005F1466">
        <w:rPr>
          <w:color w:val="000000"/>
          <w:sz w:val="18"/>
          <w:szCs w:val="18"/>
          <w:highlight w:val="yellow"/>
        </w:rPr>
        <w:t>compile 'co</w:t>
      </w:r>
      <w:r>
        <w:rPr>
          <w:color w:val="000000"/>
          <w:sz w:val="18"/>
          <w:szCs w:val="18"/>
          <w:highlight w:val="yellow"/>
        </w:rPr>
        <w:t>m.android.support:multidex:1.0.1</w:t>
      </w:r>
      <w:r w:rsidRPr="005F1466">
        <w:rPr>
          <w:color w:val="000000"/>
          <w:sz w:val="18"/>
          <w:szCs w:val="18"/>
          <w:highlight w:val="yellow"/>
        </w:rPr>
        <w:t>'</w:t>
      </w:r>
      <w:r w:rsidRPr="005F1466">
        <w:rPr>
          <w:color w:val="000000"/>
          <w:sz w:val="18"/>
          <w:szCs w:val="18"/>
          <w:highlight w:val="lightGray"/>
        </w:rPr>
        <w:br/>
        <w:t>}</w:t>
      </w:r>
    </w:p>
    <w:p w14:paraId="3C49E690" w14:textId="77777777" w:rsidR="00B25B22" w:rsidRDefault="00B25B22" w:rsidP="00B25B22">
      <w:pPr>
        <w:pStyle w:val="BodyText"/>
        <w:ind w:left="720"/>
        <w:rPr>
          <w:lang w:val="en-GB"/>
        </w:rPr>
      </w:pPr>
    </w:p>
    <w:p w14:paraId="7A1EFE2C" w14:textId="77777777" w:rsidR="00B25B22" w:rsidRDefault="00B25B22" w:rsidP="00B25B22">
      <w:pPr>
        <w:ind w:firstLine="720"/>
      </w:pPr>
    </w:p>
    <w:p w14:paraId="1209D25A" w14:textId="77777777" w:rsidR="00B25B22" w:rsidRDefault="00B25B22" w:rsidP="00B25B22">
      <w:pPr>
        <w:ind w:firstLine="720"/>
      </w:pPr>
      <w:r>
        <w:t>In Application Class:</w:t>
      </w:r>
    </w:p>
    <w:p w14:paraId="1DD77D9F" w14:textId="77777777" w:rsidR="00B25B22" w:rsidRDefault="00B25B22" w:rsidP="00B25B22">
      <w:pPr>
        <w:ind w:firstLine="720"/>
      </w:pPr>
    </w:p>
    <w:p w14:paraId="6EFAF5B4" w14:textId="77777777" w:rsidR="00B25B22" w:rsidRPr="005F1466" w:rsidRDefault="00B25B22" w:rsidP="00B25B22">
      <w:pPr>
        <w:pStyle w:val="HTMLPreformatted"/>
        <w:shd w:val="clear" w:color="auto" w:fill="FFFFFF"/>
        <w:ind w:left="720"/>
        <w:rPr>
          <w:color w:val="000000"/>
          <w:sz w:val="18"/>
          <w:szCs w:val="18"/>
          <w:highlight w:val="yellow"/>
        </w:rPr>
      </w:pPr>
      <w:r w:rsidRPr="005F1466">
        <w:rPr>
          <w:color w:val="000000"/>
          <w:sz w:val="18"/>
          <w:szCs w:val="18"/>
          <w:highlight w:val="lightGray"/>
        </w:rPr>
        <w:t>@Override</w:t>
      </w:r>
      <w:r w:rsidRPr="005F1466">
        <w:rPr>
          <w:color w:val="000000"/>
          <w:sz w:val="18"/>
          <w:szCs w:val="18"/>
          <w:highlight w:val="lightGray"/>
        </w:rPr>
        <w:br/>
        <w:t>public void onCreate() {</w:t>
      </w:r>
      <w:r w:rsidRPr="005F1466">
        <w:rPr>
          <w:color w:val="000000"/>
          <w:sz w:val="18"/>
          <w:szCs w:val="18"/>
          <w:highlight w:val="lightGray"/>
        </w:rPr>
        <w:br/>
      </w:r>
      <w:r w:rsidRPr="005F1466">
        <w:rPr>
          <w:color w:val="000000"/>
          <w:sz w:val="18"/>
          <w:szCs w:val="18"/>
          <w:highlight w:val="yellow"/>
        </w:rPr>
        <w:t>   MultiDex.install(this);</w:t>
      </w:r>
    </w:p>
    <w:p w14:paraId="2CB0FC65" w14:textId="77777777" w:rsidR="00B25B22" w:rsidRPr="005F1466" w:rsidRDefault="00B25B22" w:rsidP="00B25B22">
      <w:pPr>
        <w:pStyle w:val="HTMLPreformatted"/>
        <w:shd w:val="clear" w:color="auto" w:fill="FFFFFF"/>
        <w:ind w:left="720"/>
        <w:rPr>
          <w:color w:val="000000"/>
          <w:sz w:val="18"/>
          <w:szCs w:val="18"/>
          <w:highlight w:val="lightGray"/>
        </w:rPr>
      </w:pPr>
      <w:r w:rsidRPr="005F1466">
        <w:rPr>
          <w:color w:val="000000"/>
          <w:sz w:val="18"/>
          <w:szCs w:val="18"/>
          <w:highlight w:val="lightGray"/>
        </w:rPr>
        <w:t>  Super.onCreate();</w:t>
      </w:r>
    </w:p>
    <w:p w14:paraId="1CCF67DD" w14:textId="77777777" w:rsidR="00B25B22" w:rsidRDefault="00B25B22" w:rsidP="00B25B22">
      <w:pPr>
        <w:pStyle w:val="HTMLPreformatted"/>
        <w:shd w:val="clear" w:color="auto" w:fill="FFFFFF"/>
        <w:ind w:left="720"/>
        <w:rPr>
          <w:color w:val="000000"/>
          <w:sz w:val="18"/>
          <w:szCs w:val="18"/>
          <w:highlight w:val="lightGray"/>
        </w:rPr>
      </w:pPr>
      <w:r w:rsidRPr="005F1466">
        <w:rPr>
          <w:color w:val="000000"/>
          <w:sz w:val="18"/>
          <w:szCs w:val="18"/>
          <w:highlight w:val="lightGray"/>
        </w:rPr>
        <w:t>}</w:t>
      </w:r>
    </w:p>
    <w:p w14:paraId="3BB67144" w14:textId="77777777" w:rsidR="0024263D" w:rsidRDefault="0024263D" w:rsidP="00B25B22">
      <w:pPr>
        <w:pStyle w:val="HTMLPreformatted"/>
        <w:shd w:val="clear" w:color="auto" w:fill="FFFFFF"/>
        <w:ind w:left="720"/>
        <w:rPr>
          <w:color w:val="000000"/>
          <w:sz w:val="18"/>
          <w:szCs w:val="18"/>
          <w:highlight w:val="lightGray"/>
        </w:rPr>
      </w:pPr>
    </w:p>
    <w:p w14:paraId="6926B1D7" w14:textId="77777777" w:rsidR="0005093C" w:rsidRDefault="0005093C" w:rsidP="00B25B22">
      <w:pPr>
        <w:pStyle w:val="HTMLPreformatted"/>
        <w:shd w:val="clear" w:color="auto" w:fill="FFFFFF"/>
        <w:ind w:left="720"/>
        <w:rPr>
          <w:color w:val="000000"/>
          <w:sz w:val="18"/>
          <w:szCs w:val="18"/>
          <w:highlight w:val="lightGray"/>
        </w:rPr>
      </w:pPr>
    </w:p>
    <w:p w14:paraId="639E2467" w14:textId="4D585861" w:rsidR="00490928" w:rsidRDefault="0005093C" w:rsidP="00FF7B65">
      <w:pPr>
        <w:pStyle w:val="Heading1"/>
        <w:rPr>
          <w:rFonts w:cs="Arial"/>
        </w:rPr>
      </w:pPr>
      <w:bookmarkStart w:id="64" w:name="_Toc444883192"/>
      <w:bookmarkStart w:id="65" w:name="_Toc481751176"/>
      <w:r>
        <w:rPr>
          <w:rFonts w:cs="Arial"/>
        </w:rPr>
        <w:lastRenderedPageBreak/>
        <w:t>Supported Languages</w:t>
      </w:r>
      <w:bookmarkEnd w:id="64"/>
      <w:bookmarkEnd w:id="65"/>
    </w:p>
    <w:p w14:paraId="613F1D6A" w14:textId="77777777" w:rsidR="0005093C" w:rsidRDefault="0005093C" w:rsidP="0005093C">
      <w:pPr>
        <w:pStyle w:val="BodyText"/>
        <w:rPr>
          <w:lang w:val="en-GB"/>
        </w:rPr>
      </w:pPr>
    </w:p>
    <w:tbl>
      <w:tblPr>
        <w:tblW w:w="8640" w:type="dxa"/>
        <w:tblInd w:w="93" w:type="dxa"/>
        <w:tblLook w:val="04A0" w:firstRow="1" w:lastRow="0" w:firstColumn="1" w:lastColumn="0" w:noHBand="0" w:noVBand="1"/>
      </w:tblPr>
      <w:tblGrid>
        <w:gridCol w:w="1364"/>
        <w:gridCol w:w="1391"/>
        <w:gridCol w:w="1457"/>
        <w:gridCol w:w="1600"/>
        <w:gridCol w:w="1484"/>
        <w:gridCol w:w="1580"/>
      </w:tblGrid>
      <w:tr w:rsidR="0005093C" w:rsidRPr="0005093C" w14:paraId="78C17353" w14:textId="77777777" w:rsidTr="0005093C">
        <w:trPr>
          <w:trHeight w:val="780"/>
        </w:trPr>
        <w:tc>
          <w:tcPr>
            <w:tcW w:w="1360" w:type="dxa"/>
            <w:tcBorders>
              <w:top w:val="single" w:sz="8" w:space="0" w:color="auto"/>
              <w:left w:val="single" w:sz="8" w:space="0" w:color="auto"/>
              <w:bottom w:val="single" w:sz="8" w:space="0" w:color="auto"/>
              <w:right w:val="single" w:sz="8" w:space="0" w:color="auto"/>
            </w:tcBorders>
            <w:shd w:val="clear" w:color="000000" w:fill="FFFFFF"/>
            <w:vAlign w:val="center"/>
            <w:hideMark/>
          </w:tcPr>
          <w:p w14:paraId="4BDD23CD" w14:textId="77777777" w:rsidR="0005093C" w:rsidRPr="0005093C" w:rsidRDefault="0005093C" w:rsidP="0005093C">
            <w:pPr>
              <w:rPr>
                <w:rFonts w:cs="Arial"/>
                <w:color w:val="000000"/>
                <w:szCs w:val="24"/>
              </w:rPr>
            </w:pPr>
            <w:r w:rsidRPr="0005093C">
              <w:rPr>
                <w:rFonts w:cs="Arial"/>
                <w:color w:val="000000"/>
                <w:szCs w:val="24"/>
              </w:rPr>
              <w:t>English</w:t>
            </w:r>
          </w:p>
        </w:tc>
        <w:tc>
          <w:tcPr>
            <w:tcW w:w="1420" w:type="dxa"/>
            <w:tcBorders>
              <w:top w:val="single" w:sz="8" w:space="0" w:color="auto"/>
              <w:left w:val="nil"/>
              <w:bottom w:val="single" w:sz="8" w:space="0" w:color="auto"/>
              <w:right w:val="single" w:sz="8" w:space="0" w:color="auto"/>
            </w:tcBorders>
            <w:shd w:val="clear" w:color="000000" w:fill="FFFFFF"/>
            <w:vAlign w:val="center"/>
            <w:hideMark/>
          </w:tcPr>
          <w:p w14:paraId="7DB33AD9" w14:textId="77777777" w:rsidR="0005093C" w:rsidRPr="0005093C" w:rsidRDefault="0005093C" w:rsidP="0005093C">
            <w:pPr>
              <w:rPr>
                <w:rFonts w:cs="Arial"/>
                <w:color w:val="000000"/>
                <w:szCs w:val="24"/>
              </w:rPr>
            </w:pPr>
            <w:r w:rsidRPr="0005093C">
              <w:rPr>
                <w:rFonts w:cs="Arial"/>
                <w:color w:val="000000"/>
                <w:szCs w:val="24"/>
              </w:rPr>
              <w:t>German</w:t>
            </w:r>
          </w:p>
        </w:tc>
        <w:tc>
          <w:tcPr>
            <w:tcW w:w="1200" w:type="dxa"/>
            <w:tcBorders>
              <w:top w:val="single" w:sz="8" w:space="0" w:color="auto"/>
              <w:left w:val="nil"/>
              <w:bottom w:val="single" w:sz="8" w:space="0" w:color="auto"/>
              <w:right w:val="single" w:sz="8" w:space="0" w:color="auto"/>
            </w:tcBorders>
            <w:shd w:val="clear" w:color="000000" w:fill="FFFFFF"/>
            <w:vAlign w:val="center"/>
            <w:hideMark/>
          </w:tcPr>
          <w:p w14:paraId="5FE58CB1" w14:textId="77777777" w:rsidR="0005093C" w:rsidRPr="0005093C" w:rsidRDefault="0005093C" w:rsidP="0005093C">
            <w:pPr>
              <w:rPr>
                <w:rFonts w:cs="Arial"/>
                <w:color w:val="000000"/>
                <w:szCs w:val="24"/>
              </w:rPr>
            </w:pPr>
            <w:r w:rsidRPr="0005093C">
              <w:rPr>
                <w:rFonts w:cs="Arial"/>
                <w:color w:val="000000"/>
                <w:szCs w:val="24"/>
              </w:rPr>
              <w:t>French (FR)</w:t>
            </w:r>
          </w:p>
        </w:tc>
        <w:tc>
          <w:tcPr>
            <w:tcW w:w="1600" w:type="dxa"/>
            <w:tcBorders>
              <w:top w:val="single" w:sz="8" w:space="0" w:color="auto"/>
              <w:left w:val="nil"/>
              <w:bottom w:val="single" w:sz="8" w:space="0" w:color="auto"/>
              <w:right w:val="single" w:sz="8" w:space="0" w:color="auto"/>
            </w:tcBorders>
            <w:shd w:val="clear" w:color="000000" w:fill="FFFFFF"/>
            <w:vAlign w:val="center"/>
            <w:hideMark/>
          </w:tcPr>
          <w:p w14:paraId="045357DE" w14:textId="77777777" w:rsidR="0005093C" w:rsidRPr="0005093C" w:rsidRDefault="0005093C" w:rsidP="0005093C">
            <w:pPr>
              <w:rPr>
                <w:rFonts w:cs="Arial"/>
                <w:color w:val="000000"/>
                <w:szCs w:val="24"/>
              </w:rPr>
            </w:pPr>
            <w:r w:rsidRPr="0005093C">
              <w:rPr>
                <w:rFonts w:cs="Arial"/>
                <w:color w:val="000000"/>
                <w:szCs w:val="24"/>
              </w:rPr>
              <w:t>Simplified Chinese</w:t>
            </w:r>
          </w:p>
        </w:tc>
        <w:tc>
          <w:tcPr>
            <w:tcW w:w="1480" w:type="dxa"/>
            <w:tcBorders>
              <w:top w:val="single" w:sz="8" w:space="0" w:color="auto"/>
              <w:left w:val="nil"/>
              <w:bottom w:val="single" w:sz="8" w:space="0" w:color="auto"/>
              <w:right w:val="single" w:sz="8" w:space="0" w:color="auto"/>
            </w:tcBorders>
            <w:shd w:val="clear" w:color="000000" w:fill="FFFFFF"/>
            <w:vAlign w:val="center"/>
            <w:hideMark/>
          </w:tcPr>
          <w:p w14:paraId="0C5E92E7" w14:textId="77777777" w:rsidR="0005093C" w:rsidRPr="0005093C" w:rsidRDefault="0005093C" w:rsidP="0005093C">
            <w:pPr>
              <w:rPr>
                <w:rFonts w:cs="Arial"/>
                <w:color w:val="000000"/>
                <w:szCs w:val="24"/>
              </w:rPr>
            </w:pPr>
            <w:r w:rsidRPr="0005093C">
              <w:rPr>
                <w:rFonts w:cs="Arial"/>
                <w:color w:val="000000"/>
                <w:szCs w:val="24"/>
              </w:rPr>
              <w:t>Traditional Chinese</w:t>
            </w:r>
          </w:p>
        </w:tc>
        <w:tc>
          <w:tcPr>
            <w:tcW w:w="1580" w:type="dxa"/>
            <w:tcBorders>
              <w:top w:val="single" w:sz="8" w:space="0" w:color="auto"/>
              <w:left w:val="nil"/>
              <w:bottom w:val="single" w:sz="8" w:space="0" w:color="auto"/>
              <w:right w:val="single" w:sz="8" w:space="0" w:color="auto"/>
            </w:tcBorders>
            <w:shd w:val="clear" w:color="000000" w:fill="FFFFFF"/>
            <w:vAlign w:val="center"/>
            <w:hideMark/>
          </w:tcPr>
          <w:p w14:paraId="233664B0" w14:textId="77777777" w:rsidR="0005093C" w:rsidRPr="0005093C" w:rsidRDefault="0005093C" w:rsidP="0005093C">
            <w:pPr>
              <w:rPr>
                <w:rFonts w:cs="Arial"/>
                <w:color w:val="000000"/>
                <w:szCs w:val="24"/>
              </w:rPr>
            </w:pPr>
            <w:r w:rsidRPr="0005093C">
              <w:rPr>
                <w:rFonts w:cs="Arial"/>
                <w:color w:val="000000"/>
                <w:szCs w:val="24"/>
              </w:rPr>
              <w:t>Portuguese (EU)</w:t>
            </w:r>
          </w:p>
        </w:tc>
      </w:tr>
      <w:tr w:rsidR="0005093C" w:rsidRPr="0005093C" w14:paraId="06DA08C9" w14:textId="77777777" w:rsidTr="0005093C">
        <w:trPr>
          <w:trHeight w:val="780"/>
        </w:trPr>
        <w:tc>
          <w:tcPr>
            <w:tcW w:w="1360" w:type="dxa"/>
            <w:tcBorders>
              <w:top w:val="nil"/>
              <w:left w:val="single" w:sz="8" w:space="0" w:color="auto"/>
              <w:bottom w:val="single" w:sz="8" w:space="0" w:color="auto"/>
              <w:right w:val="single" w:sz="8" w:space="0" w:color="auto"/>
            </w:tcBorders>
            <w:shd w:val="clear" w:color="000000" w:fill="FFFFFF"/>
            <w:vAlign w:val="center"/>
            <w:hideMark/>
          </w:tcPr>
          <w:p w14:paraId="30722A9E" w14:textId="77777777" w:rsidR="0005093C" w:rsidRPr="0005093C" w:rsidRDefault="0005093C" w:rsidP="0005093C">
            <w:pPr>
              <w:rPr>
                <w:rFonts w:cs="Arial"/>
                <w:color w:val="000000"/>
                <w:szCs w:val="24"/>
              </w:rPr>
            </w:pPr>
            <w:r w:rsidRPr="0005093C">
              <w:rPr>
                <w:rFonts w:cs="Arial"/>
                <w:color w:val="000000"/>
                <w:szCs w:val="24"/>
              </w:rPr>
              <w:t>Russian</w:t>
            </w:r>
          </w:p>
        </w:tc>
        <w:tc>
          <w:tcPr>
            <w:tcW w:w="1420" w:type="dxa"/>
            <w:tcBorders>
              <w:top w:val="nil"/>
              <w:left w:val="nil"/>
              <w:bottom w:val="single" w:sz="8" w:space="0" w:color="auto"/>
              <w:right w:val="single" w:sz="8" w:space="0" w:color="auto"/>
            </w:tcBorders>
            <w:shd w:val="clear" w:color="000000" w:fill="FFFFFF"/>
            <w:vAlign w:val="center"/>
            <w:hideMark/>
          </w:tcPr>
          <w:p w14:paraId="26D9C5CB" w14:textId="77777777" w:rsidR="0005093C" w:rsidRPr="0005093C" w:rsidRDefault="0005093C" w:rsidP="0005093C">
            <w:pPr>
              <w:rPr>
                <w:rFonts w:cs="Arial"/>
                <w:color w:val="000000"/>
                <w:szCs w:val="24"/>
              </w:rPr>
            </w:pPr>
            <w:r w:rsidRPr="0005093C">
              <w:rPr>
                <w:rFonts w:cs="Arial"/>
                <w:color w:val="000000"/>
                <w:szCs w:val="24"/>
              </w:rPr>
              <w:t>Arabic</w:t>
            </w:r>
          </w:p>
        </w:tc>
        <w:tc>
          <w:tcPr>
            <w:tcW w:w="1200" w:type="dxa"/>
            <w:tcBorders>
              <w:top w:val="nil"/>
              <w:left w:val="nil"/>
              <w:bottom w:val="single" w:sz="8" w:space="0" w:color="auto"/>
              <w:right w:val="single" w:sz="8" w:space="0" w:color="auto"/>
            </w:tcBorders>
            <w:shd w:val="clear" w:color="000000" w:fill="FFFFFF"/>
            <w:vAlign w:val="center"/>
            <w:hideMark/>
          </w:tcPr>
          <w:p w14:paraId="0B85C0C9" w14:textId="77777777" w:rsidR="0005093C" w:rsidRPr="0005093C" w:rsidRDefault="0005093C" w:rsidP="0005093C">
            <w:pPr>
              <w:rPr>
                <w:rFonts w:cs="Arial"/>
                <w:color w:val="000000"/>
                <w:szCs w:val="24"/>
              </w:rPr>
            </w:pPr>
            <w:r w:rsidRPr="0005093C">
              <w:rPr>
                <w:rFonts w:cs="Arial"/>
                <w:color w:val="000000"/>
                <w:szCs w:val="24"/>
              </w:rPr>
              <w:t>Japanese</w:t>
            </w:r>
          </w:p>
        </w:tc>
        <w:tc>
          <w:tcPr>
            <w:tcW w:w="1600" w:type="dxa"/>
            <w:tcBorders>
              <w:top w:val="nil"/>
              <w:left w:val="nil"/>
              <w:bottom w:val="single" w:sz="8" w:space="0" w:color="auto"/>
              <w:right w:val="single" w:sz="8" w:space="0" w:color="auto"/>
            </w:tcBorders>
            <w:shd w:val="clear" w:color="000000" w:fill="FFFFFF"/>
            <w:vAlign w:val="center"/>
            <w:hideMark/>
          </w:tcPr>
          <w:p w14:paraId="25418FCD" w14:textId="77777777" w:rsidR="0005093C" w:rsidRPr="0005093C" w:rsidRDefault="0005093C" w:rsidP="0005093C">
            <w:pPr>
              <w:rPr>
                <w:rFonts w:cs="Arial"/>
                <w:color w:val="000000"/>
                <w:szCs w:val="24"/>
              </w:rPr>
            </w:pPr>
            <w:r w:rsidRPr="0005093C">
              <w:rPr>
                <w:rFonts w:cs="Arial"/>
                <w:color w:val="000000"/>
                <w:szCs w:val="24"/>
              </w:rPr>
              <w:t>Dutch</w:t>
            </w:r>
          </w:p>
        </w:tc>
        <w:tc>
          <w:tcPr>
            <w:tcW w:w="1480" w:type="dxa"/>
            <w:tcBorders>
              <w:top w:val="nil"/>
              <w:left w:val="nil"/>
              <w:bottom w:val="single" w:sz="8" w:space="0" w:color="auto"/>
              <w:right w:val="single" w:sz="8" w:space="0" w:color="auto"/>
            </w:tcBorders>
            <w:shd w:val="clear" w:color="000000" w:fill="FFFFFF"/>
            <w:vAlign w:val="center"/>
            <w:hideMark/>
          </w:tcPr>
          <w:p w14:paraId="5F366876" w14:textId="77777777" w:rsidR="0005093C" w:rsidRPr="0005093C" w:rsidRDefault="0005093C" w:rsidP="0005093C">
            <w:pPr>
              <w:rPr>
                <w:rFonts w:cs="Arial"/>
                <w:color w:val="000000"/>
                <w:szCs w:val="24"/>
              </w:rPr>
            </w:pPr>
            <w:r w:rsidRPr="0005093C">
              <w:rPr>
                <w:rFonts w:cs="Arial"/>
                <w:color w:val="000000"/>
                <w:szCs w:val="24"/>
              </w:rPr>
              <w:t>Malay</w:t>
            </w:r>
          </w:p>
        </w:tc>
        <w:tc>
          <w:tcPr>
            <w:tcW w:w="1580" w:type="dxa"/>
            <w:tcBorders>
              <w:top w:val="nil"/>
              <w:left w:val="nil"/>
              <w:bottom w:val="single" w:sz="8" w:space="0" w:color="auto"/>
              <w:right w:val="single" w:sz="8" w:space="0" w:color="auto"/>
            </w:tcBorders>
            <w:shd w:val="clear" w:color="000000" w:fill="FFFFFF"/>
            <w:vAlign w:val="center"/>
            <w:hideMark/>
          </w:tcPr>
          <w:p w14:paraId="45527186" w14:textId="77777777" w:rsidR="0005093C" w:rsidRPr="0005093C" w:rsidRDefault="0005093C" w:rsidP="0005093C">
            <w:pPr>
              <w:rPr>
                <w:rFonts w:cs="Arial"/>
                <w:color w:val="000000"/>
                <w:szCs w:val="24"/>
              </w:rPr>
            </w:pPr>
            <w:r w:rsidRPr="0005093C">
              <w:rPr>
                <w:rFonts w:cs="Arial"/>
                <w:color w:val="000000"/>
                <w:szCs w:val="24"/>
              </w:rPr>
              <w:t>Montenegrin</w:t>
            </w:r>
          </w:p>
        </w:tc>
      </w:tr>
      <w:tr w:rsidR="0005093C" w:rsidRPr="0005093C" w14:paraId="23C669B5" w14:textId="77777777" w:rsidTr="0005093C">
        <w:trPr>
          <w:trHeight w:val="780"/>
        </w:trPr>
        <w:tc>
          <w:tcPr>
            <w:tcW w:w="1360" w:type="dxa"/>
            <w:tcBorders>
              <w:top w:val="nil"/>
              <w:left w:val="single" w:sz="8" w:space="0" w:color="auto"/>
              <w:bottom w:val="single" w:sz="8" w:space="0" w:color="auto"/>
              <w:right w:val="single" w:sz="8" w:space="0" w:color="auto"/>
            </w:tcBorders>
            <w:shd w:val="clear" w:color="000000" w:fill="FFFFFF"/>
            <w:vAlign w:val="center"/>
            <w:hideMark/>
          </w:tcPr>
          <w:p w14:paraId="758FB818" w14:textId="77777777" w:rsidR="0005093C" w:rsidRPr="0005093C" w:rsidRDefault="0005093C" w:rsidP="0005093C">
            <w:pPr>
              <w:rPr>
                <w:rFonts w:cs="Arial"/>
                <w:color w:val="000000"/>
                <w:szCs w:val="24"/>
              </w:rPr>
            </w:pPr>
            <w:r w:rsidRPr="0005093C">
              <w:rPr>
                <w:rFonts w:cs="Arial"/>
                <w:color w:val="000000"/>
                <w:szCs w:val="24"/>
              </w:rPr>
              <w:t>French-CA</w:t>
            </w:r>
          </w:p>
        </w:tc>
        <w:tc>
          <w:tcPr>
            <w:tcW w:w="1420" w:type="dxa"/>
            <w:tcBorders>
              <w:top w:val="nil"/>
              <w:left w:val="nil"/>
              <w:bottom w:val="single" w:sz="8" w:space="0" w:color="auto"/>
              <w:right w:val="single" w:sz="8" w:space="0" w:color="auto"/>
            </w:tcBorders>
            <w:shd w:val="clear" w:color="000000" w:fill="FFFFFF"/>
            <w:vAlign w:val="center"/>
            <w:hideMark/>
          </w:tcPr>
          <w:p w14:paraId="25966FF3" w14:textId="77777777" w:rsidR="0005093C" w:rsidRPr="0005093C" w:rsidRDefault="0005093C" w:rsidP="0005093C">
            <w:pPr>
              <w:rPr>
                <w:rFonts w:cs="Arial"/>
                <w:color w:val="000000"/>
                <w:szCs w:val="24"/>
              </w:rPr>
            </w:pPr>
            <w:r w:rsidRPr="0005093C">
              <w:rPr>
                <w:rFonts w:cs="Arial"/>
                <w:color w:val="000000"/>
                <w:szCs w:val="24"/>
              </w:rPr>
              <w:t>Romanian</w:t>
            </w:r>
          </w:p>
        </w:tc>
        <w:tc>
          <w:tcPr>
            <w:tcW w:w="1200" w:type="dxa"/>
            <w:tcBorders>
              <w:top w:val="nil"/>
              <w:left w:val="nil"/>
              <w:bottom w:val="single" w:sz="8" w:space="0" w:color="auto"/>
              <w:right w:val="single" w:sz="8" w:space="0" w:color="auto"/>
            </w:tcBorders>
            <w:shd w:val="clear" w:color="000000" w:fill="FFFFFF"/>
            <w:vAlign w:val="center"/>
            <w:hideMark/>
          </w:tcPr>
          <w:p w14:paraId="17518117" w14:textId="77777777" w:rsidR="0005093C" w:rsidRPr="0005093C" w:rsidRDefault="0005093C" w:rsidP="0005093C">
            <w:pPr>
              <w:rPr>
                <w:rFonts w:cs="Arial"/>
                <w:color w:val="000000"/>
                <w:szCs w:val="24"/>
              </w:rPr>
            </w:pPr>
            <w:r w:rsidRPr="0005093C">
              <w:rPr>
                <w:rFonts w:cs="Arial"/>
                <w:color w:val="000000"/>
                <w:szCs w:val="24"/>
              </w:rPr>
              <w:t>Spanish Mexican</w:t>
            </w:r>
          </w:p>
        </w:tc>
        <w:tc>
          <w:tcPr>
            <w:tcW w:w="1600" w:type="dxa"/>
            <w:tcBorders>
              <w:top w:val="nil"/>
              <w:left w:val="nil"/>
              <w:bottom w:val="single" w:sz="8" w:space="0" w:color="auto"/>
              <w:right w:val="single" w:sz="8" w:space="0" w:color="auto"/>
            </w:tcBorders>
            <w:shd w:val="clear" w:color="000000" w:fill="FFFFFF"/>
            <w:vAlign w:val="center"/>
            <w:hideMark/>
          </w:tcPr>
          <w:p w14:paraId="2CD21198" w14:textId="77777777" w:rsidR="0005093C" w:rsidRPr="0005093C" w:rsidRDefault="0005093C" w:rsidP="0005093C">
            <w:pPr>
              <w:rPr>
                <w:rFonts w:cs="Arial"/>
                <w:color w:val="000000"/>
                <w:szCs w:val="24"/>
              </w:rPr>
            </w:pPr>
            <w:r w:rsidRPr="0005093C">
              <w:rPr>
                <w:rFonts w:cs="Arial"/>
                <w:color w:val="000000"/>
                <w:szCs w:val="24"/>
              </w:rPr>
              <w:t>Ukrainian</w:t>
            </w:r>
          </w:p>
        </w:tc>
        <w:tc>
          <w:tcPr>
            <w:tcW w:w="1480" w:type="dxa"/>
            <w:tcBorders>
              <w:top w:val="nil"/>
              <w:left w:val="nil"/>
              <w:bottom w:val="single" w:sz="8" w:space="0" w:color="auto"/>
              <w:right w:val="single" w:sz="8" w:space="0" w:color="auto"/>
            </w:tcBorders>
            <w:shd w:val="clear" w:color="000000" w:fill="FFFFFF"/>
            <w:vAlign w:val="center"/>
            <w:hideMark/>
          </w:tcPr>
          <w:p w14:paraId="11F9BD94" w14:textId="77777777" w:rsidR="0005093C" w:rsidRPr="0005093C" w:rsidRDefault="0005093C" w:rsidP="0005093C">
            <w:pPr>
              <w:rPr>
                <w:rFonts w:cs="Arial"/>
                <w:color w:val="000000"/>
                <w:szCs w:val="24"/>
              </w:rPr>
            </w:pPr>
            <w:r w:rsidRPr="0005093C">
              <w:rPr>
                <w:rFonts w:cs="Arial"/>
                <w:color w:val="000000"/>
                <w:szCs w:val="24"/>
              </w:rPr>
              <w:t>Portuguese (BR)</w:t>
            </w:r>
          </w:p>
        </w:tc>
        <w:tc>
          <w:tcPr>
            <w:tcW w:w="1580" w:type="dxa"/>
            <w:tcBorders>
              <w:top w:val="nil"/>
              <w:left w:val="nil"/>
              <w:bottom w:val="single" w:sz="8" w:space="0" w:color="auto"/>
              <w:right w:val="single" w:sz="8" w:space="0" w:color="auto"/>
            </w:tcBorders>
            <w:shd w:val="clear" w:color="000000" w:fill="FFFFFF"/>
            <w:vAlign w:val="center"/>
            <w:hideMark/>
          </w:tcPr>
          <w:p w14:paraId="34EA8393" w14:textId="77777777" w:rsidR="0005093C" w:rsidRPr="0005093C" w:rsidRDefault="0005093C" w:rsidP="0005093C">
            <w:pPr>
              <w:rPr>
                <w:rFonts w:cs="Arial"/>
                <w:color w:val="000000"/>
                <w:szCs w:val="24"/>
              </w:rPr>
            </w:pPr>
            <w:r w:rsidRPr="0005093C">
              <w:rPr>
                <w:rFonts w:cs="Arial"/>
                <w:color w:val="000000"/>
                <w:szCs w:val="24"/>
              </w:rPr>
              <w:t>Serbian</w:t>
            </w:r>
          </w:p>
        </w:tc>
      </w:tr>
      <w:tr w:rsidR="0005093C" w:rsidRPr="0005093C" w14:paraId="33722169" w14:textId="77777777" w:rsidTr="0005093C">
        <w:trPr>
          <w:trHeight w:val="780"/>
        </w:trPr>
        <w:tc>
          <w:tcPr>
            <w:tcW w:w="1360" w:type="dxa"/>
            <w:tcBorders>
              <w:top w:val="nil"/>
              <w:left w:val="single" w:sz="8" w:space="0" w:color="auto"/>
              <w:bottom w:val="single" w:sz="8" w:space="0" w:color="auto"/>
              <w:right w:val="single" w:sz="8" w:space="0" w:color="auto"/>
            </w:tcBorders>
            <w:shd w:val="clear" w:color="000000" w:fill="FFFFFF"/>
            <w:vAlign w:val="center"/>
            <w:hideMark/>
          </w:tcPr>
          <w:p w14:paraId="0DD20D4A" w14:textId="77777777" w:rsidR="0005093C" w:rsidRPr="0005093C" w:rsidRDefault="0005093C" w:rsidP="0005093C">
            <w:pPr>
              <w:rPr>
                <w:rFonts w:cs="Arial"/>
                <w:color w:val="000000"/>
                <w:szCs w:val="24"/>
              </w:rPr>
            </w:pPr>
            <w:r w:rsidRPr="0005093C">
              <w:rPr>
                <w:rFonts w:cs="Arial"/>
                <w:color w:val="000000"/>
                <w:szCs w:val="24"/>
              </w:rPr>
              <w:t>Gaelic</w:t>
            </w:r>
          </w:p>
        </w:tc>
        <w:tc>
          <w:tcPr>
            <w:tcW w:w="1420" w:type="dxa"/>
            <w:tcBorders>
              <w:top w:val="nil"/>
              <w:left w:val="nil"/>
              <w:bottom w:val="single" w:sz="8" w:space="0" w:color="auto"/>
              <w:right w:val="single" w:sz="8" w:space="0" w:color="auto"/>
            </w:tcBorders>
            <w:shd w:val="clear" w:color="000000" w:fill="FFFFFF"/>
            <w:vAlign w:val="center"/>
            <w:hideMark/>
          </w:tcPr>
          <w:p w14:paraId="4E547CC4" w14:textId="77777777" w:rsidR="0005093C" w:rsidRPr="0005093C" w:rsidRDefault="0005093C" w:rsidP="0005093C">
            <w:pPr>
              <w:rPr>
                <w:rFonts w:cs="Arial"/>
                <w:color w:val="000000"/>
                <w:szCs w:val="24"/>
              </w:rPr>
            </w:pPr>
            <w:r w:rsidRPr="0005093C">
              <w:rPr>
                <w:rFonts w:cs="Arial"/>
                <w:color w:val="000000"/>
                <w:szCs w:val="24"/>
              </w:rPr>
              <w:t>Greek</w:t>
            </w:r>
          </w:p>
        </w:tc>
        <w:tc>
          <w:tcPr>
            <w:tcW w:w="1200" w:type="dxa"/>
            <w:tcBorders>
              <w:top w:val="nil"/>
              <w:left w:val="nil"/>
              <w:bottom w:val="single" w:sz="8" w:space="0" w:color="auto"/>
              <w:right w:val="single" w:sz="8" w:space="0" w:color="auto"/>
            </w:tcBorders>
            <w:shd w:val="clear" w:color="000000" w:fill="FFFFFF"/>
            <w:vAlign w:val="center"/>
            <w:hideMark/>
          </w:tcPr>
          <w:p w14:paraId="1A433D7A" w14:textId="77777777" w:rsidR="0005093C" w:rsidRPr="0005093C" w:rsidRDefault="0005093C" w:rsidP="0005093C">
            <w:pPr>
              <w:rPr>
                <w:rFonts w:cs="Arial"/>
                <w:color w:val="000000"/>
                <w:szCs w:val="24"/>
              </w:rPr>
            </w:pPr>
            <w:r w:rsidRPr="0005093C">
              <w:rPr>
                <w:rFonts w:cs="Arial"/>
                <w:color w:val="000000"/>
                <w:szCs w:val="24"/>
              </w:rPr>
              <w:t>Hebrew</w:t>
            </w:r>
          </w:p>
        </w:tc>
        <w:tc>
          <w:tcPr>
            <w:tcW w:w="1600" w:type="dxa"/>
            <w:tcBorders>
              <w:top w:val="nil"/>
              <w:left w:val="nil"/>
              <w:bottom w:val="single" w:sz="8" w:space="0" w:color="auto"/>
              <w:right w:val="single" w:sz="8" w:space="0" w:color="auto"/>
            </w:tcBorders>
            <w:shd w:val="clear" w:color="000000" w:fill="FFFFFF"/>
            <w:vAlign w:val="center"/>
            <w:hideMark/>
          </w:tcPr>
          <w:p w14:paraId="209A35BB" w14:textId="77777777" w:rsidR="0005093C" w:rsidRPr="0005093C" w:rsidRDefault="0005093C" w:rsidP="0005093C">
            <w:pPr>
              <w:rPr>
                <w:rFonts w:cs="Arial"/>
                <w:color w:val="000000"/>
                <w:szCs w:val="24"/>
              </w:rPr>
            </w:pPr>
            <w:r w:rsidRPr="0005093C">
              <w:rPr>
                <w:rFonts w:cs="Arial"/>
                <w:color w:val="000000"/>
                <w:szCs w:val="24"/>
              </w:rPr>
              <w:t>Hindi</w:t>
            </w:r>
          </w:p>
        </w:tc>
        <w:tc>
          <w:tcPr>
            <w:tcW w:w="1480" w:type="dxa"/>
            <w:tcBorders>
              <w:top w:val="nil"/>
              <w:left w:val="nil"/>
              <w:bottom w:val="single" w:sz="8" w:space="0" w:color="auto"/>
              <w:right w:val="single" w:sz="8" w:space="0" w:color="auto"/>
            </w:tcBorders>
            <w:shd w:val="clear" w:color="000000" w:fill="FFFFFF"/>
            <w:vAlign w:val="center"/>
            <w:hideMark/>
          </w:tcPr>
          <w:p w14:paraId="570C1A8D" w14:textId="77777777" w:rsidR="0005093C" w:rsidRPr="0005093C" w:rsidRDefault="0005093C" w:rsidP="0005093C">
            <w:pPr>
              <w:rPr>
                <w:rFonts w:cs="Arial"/>
                <w:color w:val="000000"/>
                <w:szCs w:val="24"/>
              </w:rPr>
            </w:pPr>
            <w:r w:rsidRPr="0005093C">
              <w:rPr>
                <w:rFonts w:cs="Arial"/>
                <w:color w:val="000000"/>
                <w:szCs w:val="24"/>
              </w:rPr>
              <w:t>Finnish</w:t>
            </w:r>
          </w:p>
        </w:tc>
        <w:tc>
          <w:tcPr>
            <w:tcW w:w="1580" w:type="dxa"/>
            <w:tcBorders>
              <w:top w:val="nil"/>
              <w:left w:val="nil"/>
              <w:bottom w:val="single" w:sz="8" w:space="0" w:color="auto"/>
              <w:right w:val="single" w:sz="8" w:space="0" w:color="auto"/>
            </w:tcBorders>
            <w:shd w:val="clear" w:color="000000" w:fill="FFFFFF"/>
            <w:vAlign w:val="center"/>
            <w:hideMark/>
          </w:tcPr>
          <w:p w14:paraId="06638857" w14:textId="77777777" w:rsidR="0005093C" w:rsidRPr="0005093C" w:rsidRDefault="0005093C" w:rsidP="0005093C">
            <w:pPr>
              <w:rPr>
                <w:rFonts w:cs="Arial"/>
                <w:color w:val="000000"/>
                <w:szCs w:val="24"/>
              </w:rPr>
            </w:pPr>
            <w:r w:rsidRPr="0005093C">
              <w:rPr>
                <w:rFonts w:cs="Arial"/>
                <w:color w:val="000000"/>
                <w:szCs w:val="24"/>
              </w:rPr>
              <w:t>Swedish</w:t>
            </w:r>
          </w:p>
        </w:tc>
      </w:tr>
      <w:tr w:rsidR="0005093C" w:rsidRPr="0005093C" w14:paraId="46D433EF" w14:textId="77777777" w:rsidTr="0005093C">
        <w:trPr>
          <w:trHeight w:val="630"/>
        </w:trPr>
        <w:tc>
          <w:tcPr>
            <w:tcW w:w="1360" w:type="dxa"/>
            <w:tcBorders>
              <w:top w:val="nil"/>
              <w:left w:val="single" w:sz="8" w:space="0" w:color="auto"/>
              <w:bottom w:val="single" w:sz="8" w:space="0" w:color="auto"/>
              <w:right w:val="single" w:sz="8" w:space="0" w:color="auto"/>
            </w:tcBorders>
            <w:shd w:val="clear" w:color="000000" w:fill="FFFFFF"/>
            <w:vAlign w:val="center"/>
            <w:hideMark/>
          </w:tcPr>
          <w:p w14:paraId="3C788EA3" w14:textId="77777777" w:rsidR="0005093C" w:rsidRPr="0005093C" w:rsidRDefault="0005093C" w:rsidP="0005093C">
            <w:pPr>
              <w:rPr>
                <w:rFonts w:cs="Arial"/>
                <w:color w:val="000000"/>
                <w:szCs w:val="24"/>
              </w:rPr>
            </w:pPr>
            <w:r w:rsidRPr="0005093C">
              <w:rPr>
                <w:rFonts w:cs="Arial"/>
                <w:color w:val="000000"/>
                <w:szCs w:val="24"/>
              </w:rPr>
              <w:t>Italian</w:t>
            </w:r>
          </w:p>
        </w:tc>
        <w:tc>
          <w:tcPr>
            <w:tcW w:w="1420" w:type="dxa"/>
            <w:tcBorders>
              <w:top w:val="nil"/>
              <w:left w:val="nil"/>
              <w:bottom w:val="single" w:sz="8" w:space="0" w:color="auto"/>
              <w:right w:val="single" w:sz="8" w:space="0" w:color="auto"/>
            </w:tcBorders>
            <w:shd w:val="clear" w:color="000000" w:fill="FFFFFF"/>
            <w:vAlign w:val="center"/>
            <w:hideMark/>
          </w:tcPr>
          <w:p w14:paraId="7804E6B7" w14:textId="77777777" w:rsidR="0005093C" w:rsidRPr="0005093C" w:rsidRDefault="0005093C" w:rsidP="0005093C">
            <w:pPr>
              <w:rPr>
                <w:rFonts w:cs="Arial"/>
                <w:color w:val="000000"/>
                <w:szCs w:val="24"/>
              </w:rPr>
            </w:pPr>
            <w:r w:rsidRPr="0005093C">
              <w:rPr>
                <w:rFonts w:cs="Arial"/>
                <w:color w:val="000000"/>
                <w:szCs w:val="24"/>
              </w:rPr>
              <w:t>Polish</w:t>
            </w:r>
          </w:p>
        </w:tc>
        <w:tc>
          <w:tcPr>
            <w:tcW w:w="1200" w:type="dxa"/>
            <w:tcBorders>
              <w:top w:val="nil"/>
              <w:left w:val="nil"/>
              <w:bottom w:val="single" w:sz="8" w:space="0" w:color="auto"/>
              <w:right w:val="single" w:sz="8" w:space="0" w:color="auto"/>
            </w:tcBorders>
            <w:shd w:val="clear" w:color="000000" w:fill="FFFFFF"/>
            <w:vAlign w:val="center"/>
            <w:hideMark/>
          </w:tcPr>
          <w:p w14:paraId="6F140312" w14:textId="77777777" w:rsidR="0005093C" w:rsidRPr="0005093C" w:rsidRDefault="0005093C" w:rsidP="0005093C">
            <w:pPr>
              <w:rPr>
                <w:rFonts w:cs="Arial"/>
                <w:color w:val="000000"/>
                <w:szCs w:val="24"/>
              </w:rPr>
            </w:pPr>
            <w:r w:rsidRPr="0005093C">
              <w:rPr>
                <w:rFonts w:cs="Arial"/>
                <w:color w:val="000000"/>
                <w:szCs w:val="24"/>
              </w:rPr>
              <w:t>Spanish</w:t>
            </w:r>
          </w:p>
        </w:tc>
        <w:tc>
          <w:tcPr>
            <w:tcW w:w="1600" w:type="dxa"/>
            <w:tcBorders>
              <w:top w:val="nil"/>
              <w:left w:val="nil"/>
              <w:bottom w:val="single" w:sz="8" w:space="0" w:color="auto"/>
              <w:right w:val="single" w:sz="8" w:space="0" w:color="auto"/>
            </w:tcBorders>
            <w:shd w:val="clear" w:color="000000" w:fill="FFFFFF"/>
            <w:vAlign w:val="center"/>
            <w:hideMark/>
          </w:tcPr>
          <w:p w14:paraId="6DC6CED6" w14:textId="77777777" w:rsidR="0005093C" w:rsidRPr="0005093C" w:rsidRDefault="0005093C" w:rsidP="0005093C">
            <w:pPr>
              <w:rPr>
                <w:rFonts w:cs="Arial"/>
                <w:color w:val="000000"/>
                <w:szCs w:val="24"/>
              </w:rPr>
            </w:pPr>
            <w:r w:rsidRPr="0005093C">
              <w:rPr>
                <w:rFonts w:cs="Arial"/>
                <w:color w:val="000000"/>
                <w:szCs w:val="24"/>
              </w:rPr>
              <w:t>Korean</w:t>
            </w:r>
          </w:p>
        </w:tc>
        <w:tc>
          <w:tcPr>
            <w:tcW w:w="1480" w:type="dxa"/>
            <w:tcBorders>
              <w:top w:val="nil"/>
              <w:left w:val="nil"/>
              <w:bottom w:val="single" w:sz="8" w:space="0" w:color="auto"/>
              <w:right w:val="single" w:sz="8" w:space="0" w:color="auto"/>
            </w:tcBorders>
            <w:shd w:val="clear" w:color="000000" w:fill="FFFFFF"/>
            <w:vAlign w:val="center"/>
            <w:hideMark/>
          </w:tcPr>
          <w:p w14:paraId="7EF9C6F9" w14:textId="77777777" w:rsidR="0005093C" w:rsidRPr="0005093C" w:rsidRDefault="0005093C" w:rsidP="0005093C">
            <w:pPr>
              <w:rPr>
                <w:rFonts w:cs="Arial"/>
                <w:color w:val="000000"/>
                <w:szCs w:val="24"/>
              </w:rPr>
            </w:pPr>
            <w:r w:rsidRPr="0005093C">
              <w:rPr>
                <w:rFonts w:cs="Arial"/>
                <w:color w:val="000000"/>
                <w:szCs w:val="24"/>
              </w:rPr>
              <w:t>Czech</w:t>
            </w:r>
          </w:p>
        </w:tc>
        <w:tc>
          <w:tcPr>
            <w:tcW w:w="1580" w:type="dxa"/>
            <w:tcBorders>
              <w:top w:val="nil"/>
              <w:left w:val="nil"/>
              <w:bottom w:val="single" w:sz="8" w:space="0" w:color="auto"/>
              <w:right w:val="single" w:sz="8" w:space="0" w:color="auto"/>
            </w:tcBorders>
            <w:shd w:val="clear" w:color="000000" w:fill="FFFFFF"/>
            <w:vAlign w:val="center"/>
            <w:hideMark/>
          </w:tcPr>
          <w:p w14:paraId="4F533990" w14:textId="77777777" w:rsidR="0005093C" w:rsidRPr="0005093C" w:rsidRDefault="0005093C" w:rsidP="0005093C">
            <w:pPr>
              <w:rPr>
                <w:rFonts w:cs="Arial"/>
                <w:color w:val="000000"/>
                <w:szCs w:val="24"/>
              </w:rPr>
            </w:pPr>
            <w:r w:rsidRPr="0005093C">
              <w:rPr>
                <w:rFonts w:cs="Arial"/>
                <w:color w:val="000000"/>
                <w:szCs w:val="24"/>
              </w:rPr>
              <w:t>English UK</w:t>
            </w:r>
          </w:p>
        </w:tc>
      </w:tr>
      <w:tr w:rsidR="0005093C" w:rsidRPr="0005093C" w14:paraId="20676762" w14:textId="77777777" w:rsidTr="0005093C">
        <w:trPr>
          <w:trHeight w:val="735"/>
        </w:trPr>
        <w:tc>
          <w:tcPr>
            <w:tcW w:w="1360" w:type="dxa"/>
            <w:tcBorders>
              <w:top w:val="nil"/>
              <w:left w:val="single" w:sz="8" w:space="0" w:color="auto"/>
              <w:bottom w:val="single" w:sz="8" w:space="0" w:color="auto"/>
              <w:right w:val="single" w:sz="8" w:space="0" w:color="auto"/>
            </w:tcBorders>
            <w:shd w:val="clear" w:color="000000" w:fill="FFFFFF"/>
            <w:vAlign w:val="center"/>
            <w:hideMark/>
          </w:tcPr>
          <w:p w14:paraId="55D943DF" w14:textId="77777777" w:rsidR="0005093C" w:rsidRPr="0005093C" w:rsidRDefault="0005093C" w:rsidP="0005093C">
            <w:pPr>
              <w:rPr>
                <w:rFonts w:cs="Arial"/>
                <w:color w:val="000000"/>
                <w:szCs w:val="24"/>
              </w:rPr>
            </w:pPr>
            <w:r w:rsidRPr="0005093C">
              <w:rPr>
                <w:rFonts w:cs="Arial"/>
                <w:color w:val="000000"/>
                <w:szCs w:val="24"/>
              </w:rPr>
              <w:t>Norwegian</w:t>
            </w:r>
          </w:p>
        </w:tc>
        <w:tc>
          <w:tcPr>
            <w:tcW w:w="1420" w:type="dxa"/>
            <w:tcBorders>
              <w:top w:val="nil"/>
              <w:left w:val="nil"/>
              <w:bottom w:val="single" w:sz="8" w:space="0" w:color="auto"/>
              <w:right w:val="single" w:sz="8" w:space="0" w:color="auto"/>
            </w:tcBorders>
            <w:shd w:val="clear" w:color="000000" w:fill="FFFFFF"/>
            <w:vAlign w:val="center"/>
            <w:hideMark/>
          </w:tcPr>
          <w:p w14:paraId="0B0D9902" w14:textId="77777777" w:rsidR="0005093C" w:rsidRPr="0005093C" w:rsidRDefault="0005093C" w:rsidP="0005093C">
            <w:pPr>
              <w:rPr>
                <w:rFonts w:cs="Arial"/>
                <w:color w:val="000000"/>
                <w:szCs w:val="24"/>
              </w:rPr>
            </w:pPr>
            <w:r w:rsidRPr="0005093C">
              <w:rPr>
                <w:rFonts w:cs="Arial"/>
                <w:color w:val="000000"/>
                <w:szCs w:val="24"/>
              </w:rPr>
              <w:t>Albanian</w:t>
            </w:r>
          </w:p>
        </w:tc>
        <w:tc>
          <w:tcPr>
            <w:tcW w:w="1200" w:type="dxa"/>
            <w:tcBorders>
              <w:top w:val="nil"/>
              <w:left w:val="nil"/>
              <w:bottom w:val="single" w:sz="8" w:space="0" w:color="auto"/>
              <w:right w:val="single" w:sz="8" w:space="0" w:color="auto"/>
            </w:tcBorders>
            <w:shd w:val="clear" w:color="000000" w:fill="FFFFFF"/>
            <w:vAlign w:val="center"/>
            <w:hideMark/>
          </w:tcPr>
          <w:p w14:paraId="23B390C9" w14:textId="77777777" w:rsidR="0005093C" w:rsidRPr="0005093C" w:rsidRDefault="0005093C" w:rsidP="0005093C">
            <w:pPr>
              <w:rPr>
                <w:rFonts w:cs="Arial"/>
                <w:color w:val="000000"/>
                <w:szCs w:val="24"/>
              </w:rPr>
            </w:pPr>
            <w:r w:rsidRPr="0005093C">
              <w:rPr>
                <w:rFonts w:cs="Arial"/>
                <w:color w:val="000000"/>
                <w:szCs w:val="24"/>
              </w:rPr>
              <w:t>Bosnian</w:t>
            </w:r>
          </w:p>
        </w:tc>
        <w:tc>
          <w:tcPr>
            <w:tcW w:w="1600" w:type="dxa"/>
            <w:tcBorders>
              <w:top w:val="nil"/>
              <w:left w:val="nil"/>
              <w:bottom w:val="single" w:sz="8" w:space="0" w:color="auto"/>
              <w:right w:val="single" w:sz="8" w:space="0" w:color="auto"/>
            </w:tcBorders>
            <w:shd w:val="clear" w:color="000000" w:fill="FFFFFF"/>
            <w:vAlign w:val="center"/>
            <w:hideMark/>
          </w:tcPr>
          <w:p w14:paraId="3AC62531" w14:textId="77777777" w:rsidR="0005093C" w:rsidRPr="0005093C" w:rsidRDefault="0005093C" w:rsidP="0005093C">
            <w:pPr>
              <w:rPr>
                <w:rFonts w:cs="Arial"/>
                <w:color w:val="000000"/>
                <w:szCs w:val="24"/>
              </w:rPr>
            </w:pPr>
            <w:r w:rsidRPr="0005093C">
              <w:rPr>
                <w:rFonts w:cs="Arial"/>
                <w:color w:val="000000"/>
                <w:szCs w:val="24"/>
              </w:rPr>
              <w:t>Bulgarian</w:t>
            </w:r>
          </w:p>
        </w:tc>
        <w:tc>
          <w:tcPr>
            <w:tcW w:w="1480" w:type="dxa"/>
            <w:tcBorders>
              <w:top w:val="nil"/>
              <w:left w:val="nil"/>
              <w:bottom w:val="single" w:sz="8" w:space="0" w:color="auto"/>
              <w:right w:val="single" w:sz="8" w:space="0" w:color="auto"/>
            </w:tcBorders>
            <w:shd w:val="clear" w:color="000000" w:fill="FFFFFF"/>
            <w:vAlign w:val="center"/>
            <w:hideMark/>
          </w:tcPr>
          <w:p w14:paraId="5E8DAF27" w14:textId="77777777" w:rsidR="0005093C" w:rsidRPr="0005093C" w:rsidRDefault="0005093C" w:rsidP="0005093C">
            <w:pPr>
              <w:rPr>
                <w:rFonts w:cs="Arial"/>
                <w:color w:val="000000"/>
                <w:szCs w:val="24"/>
              </w:rPr>
            </w:pPr>
            <w:r w:rsidRPr="0005093C">
              <w:rPr>
                <w:rFonts w:cs="Arial"/>
                <w:color w:val="000000"/>
                <w:szCs w:val="24"/>
              </w:rPr>
              <w:t>Croatian</w:t>
            </w:r>
          </w:p>
        </w:tc>
        <w:tc>
          <w:tcPr>
            <w:tcW w:w="1580" w:type="dxa"/>
            <w:tcBorders>
              <w:top w:val="nil"/>
              <w:left w:val="nil"/>
              <w:bottom w:val="single" w:sz="8" w:space="0" w:color="auto"/>
              <w:right w:val="single" w:sz="8" w:space="0" w:color="auto"/>
            </w:tcBorders>
            <w:shd w:val="clear" w:color="000000" w:fill="FFFFFF"/>
            <w:vAlign w:val="center"/>
            <w:hideMark/>
          </w:tcPr>
          <w:p w14:paraId="7C8549A6" w14:textId="77777777" w:rsidR="0005093C" w:rsidRPr="0005093C" w:rsidRDefault="0005093C" w:rsidP="0005093C">
            <w:pPr>
              <w:rPr>
                <w:rFonts w:cs="Arial"/>
                <w:color w:val="000000"/>
                <w:szCs w:val="24"/>
              </w:rPr>
            </w:pPr>
            <w:r w:rsidRPr="0005093C">
              <w:rPr>
                <w:rFonts w:cs="Arial"/>
                <w:color w:val="000000"/>
                <w:szCs w:val="24"/>
              </w:rPr>
              <w:t>Estonian</w:t>
            </w:r>
          </w:p>
        </w:tc>
      </w:tr>
      <w:tr w:rsidR="0005093C" w:rsidRPr="0005093C" w14:paraId="52496204" w14:textId="77777777" w:rsidTr="0005093C">
        <w:trPr>
          <w:trHeight w:val="795"/>
        </w:trPr>
        <w:tc>
          <w:tcPr>
            <w:tcW w:w="1360" w:type="dxa"/>
            <w:tcBorders>
              <w:top w:val="nil"/>
              <w:left w:val="single" w:sz="8" w:space="0" w:color="auto"/>
              <w:bottom w:val="single" w:sz="8" w:space="0" w:color="auto"/>
              <w:right w:val="single" w:sz="8" w:space="0" w:color="auto"/>
            </w:tcBorders>
            <w:shd w:val="clear" w:color="000000" w:fill="FFFFFF"/>
            <w:vAlign w:val="center"/>
            <w:hideMark/>
          </w:tcPr>
          <w:p w14:paraId="39F5DAAA" w14:textId="77777777" w:rsidR="0005093C" w:rsidRPr="0005093C" w:rsidRDefault="0005093C" w:rsidP="0005093C">
            <w:pPr>
              <w:rPr>
                <w:rFonts w:cs="Arial"/>
                <w:color w:val="000000"/>
                <w:szCs w:val="24"/>
              </w:rPr>
            </w:pPr>
            <w:r w:rsidRPr="0005093C">
              <w:rPr>
                <w:rFonts w:cs="Arial"/>
                <w:color w:val="000000"/>
                <w:szCs w:val="24"/>
              </w:rPr>
              <w:t>Hungarian</w:t>
            </w:r>
          </w:p>
        </w:tc>
        <w:tc>
          <w:tcPr>
            <w:tcW w:w="1420" w:type="dxa"/>
            <w:tcBorders>
              <w:top w:val="nil"/>
              <w:left w:val="nil"/>
              <w:bottom w:val="single" w:sz="8" w:space="0" w:color="auto"/>
              <w:right w:val="single" w:sz="8" w:space="0" w:color="auto"/>
            </w:tcBorders>
            <w:shd w:val="clear" w:color="000000" w:fill="FFFFFF"/>
            <w:vAlign w:val="center"/>
            <w:hideMark/>
          </w:tcPr>
          <w:p w14:paraId="27D29136" w14:textId="77777777" w:rsidR="0005093C" w:rsidRPr="0005093C" w:rsidRDefault="0005093C" w:rsidP="0005093C">
            <w:pPr>
              <w:rPr>
                <w:rFonts w:cs="Arial"/>
                <w:color w:val="000000"/>
                <w:szCs w:val="24"/>
              </w:rPr>
            </w:pPr>
            <w:r w:rsidRPr="0005093C">
              <w:rPr>
                <w:rFonts w:cs="Arial"/>
                <w:color w:val="000000"/>
                <w:szCs w:val="24"/>
              </w:rPr>
              <w:t>Indonesian</w:t>
            </w:r>
          </w:p>
        </w:tc>
        <w:tc>
          <w:tcPr>
            <w:tcW w:w="1200" w:type="dxa"/>
            <w:tcBorders>
              <w:top w:val="nil"/>
              <w:left w:val="nil"/>
              <w:bottom w:val="single" w:sz="8" w:space="0" w:color="auto"/>
              <w:right w:val="single" w:sz="8" w:space="0" w:color="auto"/>
            </w:tcBorders>
            <w:shd w:val="clear" w:color="000000" w:fill="FFFFFF"/>
            <w:vAlign w:val="center"/>
            <w:hideMark/>
          </w:tcPr>
          <w:p w14:paraId="54199C35" w14:textId="77777777" w:rsidR="0005093C" w:rsidRPr="0005093C" w:rsidRDefault="0005093C" w:rsidP="0005093C">
            <w:pPr>
              <w:rPr>
                <w:rFonts w:cs="Arial"/>
                <w:color w:val="000000"/>
                <w:szCs w:val="24"/>
              </w:rPr>
            </w:pPr>
            <w:r w:rsidRPr="0005093C">
              <w:rPr>
                <w:rFonts w:cs="Arial"/>
                <w:color w:val="000000"/>
                <w:szCs w:val="24"/>
              </w:rPr>
              <w:t>Kazakh</w:t>
            </w:r>
          </w:p>
        </w:tc>
        <w:tc>
          <w:tcPr>
            <w:tcW w:w="1600" w:type="dxa"/>
            <w:tcBorders>
              <w:top w:val="nil"/>
              <w:left w:val="nil"/>
              <w:bottom w:val="single" w:sz="8" w:space="0" w:color="auto"/>
              <w:right w:val="single" w:sz="8" w:space="0" w:color="auto"/>
            </w:tcBorders>
            <w:shd w:val="clear" w:color="000000" w:fill="FFFFFF"/>
            <w:vAlign w:val="center"/>
            <w:hideMark/>
          </w:tcPr>
          <w:p w14:paraId="758A840D" w14:textId="77777777" w:rsidR="0005093C" w:rsidRPr="0005093C" w:rsidRDefault="0005093C" w:rsidP="0005093C">
            <w:pPr>
              <w:rPr>
                <w:rFonts w:cs="Arial"/>
                <w:color w:val="000000"/>
                <w:szCs w:val="24"/>
              </w:rPr>
            </w:pPr>
            <w:r w:rsidRPr="0005093C">
              <w:rPr>
                <w:rFonts w:cs="Arial"/>
                <w:color w:val="000000"/>
                <w:szCs w:val="24"/>
              </w:rPr>
              <w:t>Latvian</w:t>
            </w:r>
          </w:p>
        </w:tc>
        <w:tc>
          <w:tcPr>
            <w:tcW w:w="1480" w:type="dxa"/>
            <w:tcBorders>
              <w:top w:val="nil"/>
              <w:left w:val="nil"/>
              <w:bottom w:val="single" w:sz="8" w:space="0" w:color="auto"/>
              <w:right w:val="single" w:sz="8" w:space="0" w:color="auto"/>
            </w:tcBorders>
            <w:shd w:val="clear" w:color="000000" w:fill="FFFFFF"/>
            <w:vAlign w:val="center"/>
            <w:hideMark/>
          </w:tcPr>
          <w:p w14:paraId="5DF8EF04" w14:textId="77777777" w:rsidR="0005093C" w:rsidRPr="0005093C" w:rsidRDefault="0005093C" w:rsidP="0005093C">
            <w:pPr>
              <w:rPr>
                <w:rFonts w:cs="Arial"/>
                <w:color w:val="000000"/>
                <w:szCs w:val="24"/>
              </w:rPr>
            </w:pPr>
            <w:r w:rsidRPr="0005093C">
              <w:rPr>
                <w:rFonts w:cs="Arial"/>
                <w:color w:val="000000"/>
                <w:szCs w:val="24"/>
              </w:rPr>
              <w:t>Lithuanian</w:t>
            </w:r>
          </w:p>
        </w:tc>
        <w:tc>
          <w:tcPr>
            <w:tcW w:w="1580" w:type="dxa"/>
            <w:tcBorders>
              <w:top w:val="nil"/>
              <w:left w:val="nil"/>
              <w:bottom w:val="single" w:sz="8" w:space="0" w:color="auto"/>
              <w:right w:val="single" w:sz="8" w:space="0" w:color="auto"/>
            </w:tcBorders>
            <w:shd w:val="clear" w:color="000000" w:fill="FFFFFF"/>
            <w:vAlign w:val="center"/>
            <w:hideMark/>
          </w:tcPr>
          <w:p w14:paraId="31F655E1" w14:textId="77777777" w:rsidR="0005093C" w:rsidRPr="0005093C" w:rsidRDefault="0005093C" w:rsidP="0005093C">
            <w:pPr>
              <w:rPr>
                <w:rFonts w:cs="Arial"/>
                <w:color w:val="000000"/>
                <w:szCs w:val="24"/>
              </w:rPr>
            </w:pPr>
            <w:r w:rsidRPr="0005093C">
              <w:rPr>
                <w:rFonts w:cs="Arial"/>
                <w:color w:val="000000"/>
                <w:szCs w:val="24"/>
              </w:rPr>
              <w:t>Macedonian</w:t>
            </w:r>
          </w:p>
        </w:tc>
      </w:tr>
      <w:tr w:rsidR="0005093C" w:rsidRPr="0005093C" w14:paraId="75C9F78A" w14:textId="77777777" w:rsidTr="0005093C">
        <w:trPr>
          <w:trHeight w:val="870"/>
        </w:trPr>
        <w:tc>
          <w:tcPr>
            <w:tcW w:w="1360" w:type="dxa"/>
            <w:tcBorders>
              <w:top w:val="nil"/>
              <w:left w:val="single" w:sz="8" w:space="0" w:color="auto"/>
              <w:bottom w:val="single" w:sz="8" w:space="0" w:color="auto"/>
              <w:right w:val="single" w:sz="8" w:space="0" w:color="auto"/>
            </w:tcBorders>
            <w:shd w:val="clear" w:color="000000" w:fill="FFFFFF"/>
            <w:vAlign w:val="center"/>
            <w:hideMark/>
          </w:tcPr>
          <w:p w14:paraId="64422604" w14:textId="77777777" w:rsidR="0005093C" w:rsidRPr="0005093C" w:rsidRDefault="0005093C" w:rsidP="0005093C">
            <w:pPr>
              <w:rPr>
                <w:rFonts w:cs="Arial"/>
                <w:color w:val="000000"/>
                <w:szCs w:val="24"/>
              </w:rPr>
            </w:pPr>
            <w:r w:rsidRPr="0005093C">
              <w:rPr>
                <w:rFonts w:cs="Arial"/>
                <w:color w:val="000000"/>
                <w:szCs w:val="24"/>
              </w:rPr>
              <w:t>Slovak</w:t>
            </w:r>
          </w:p>
        </w:tc>
        <w:tc>
          <w:tcPr>
            <w:tcW w:w="1420" w:type="dxa"/>
            <w:tcBorders>
              <w:top w:val="nil"/>
              <w:left w:val="nil"/>
              <w:bottom w:val="single" w:sz="8" w:space="0" w:color="auto"/>
              <w:right w:val="single" w:sz="8" w:space="0" w:color="auto"/>
            </w:tcBorders>
            <w:shd w:val="clear" w:color="000000" w:fill="FFFFFF"/>
            <w:vAlign w:val="center"/>
            <w:hideMark/>
          </w:tcPr>
          <w:p w14:paraId="58B95D3D" w14:textId="77777777" w:rsidR="0005093C" w:rsidRPr="0005093C" w:rsidRDefault="0005093C" w:rsidP="0005093C">
            <w:pPr>
              <w:rPr>
                <w:rFonts w:cs="Arial"/>
                <w:color w:val="000000"/>
                <w:szCs w:val="24"/>
              </w:rPr>
            </w:pPr>
            <w:r w:rsidRPr="0005093C">
              <w:rPr>
                <w:rFonts w:cs="Arial"/>
                <w:color w:val="000000"/>
                <w:szCs w:val="24"/>
              </w:rPr>
              <w:t>Slovenian</w:t>
            </w:r>
          </w:p>
        </w:tc>
        <w:tc>
          <w:tcPr>
            <w:tcW w:w="1200" w:type="dxa"/>
            <w:tcBorders>
              <w:top w:val="nil"/>
              <w:left w:val="nil"/>
              <w:bottom w:val="single" w:sz="8" w:space="0" w:color="auto"/>
              <w:right w:val="single" w:sz="8" w:space="0" w:color="auto"/>
            </w:tcBorders>
            <w:shd w:val="clear" w:color="000000" w:fill="FFFFFF"/>
            <w:vAlign w:val="center"/>
            <w:hideMark/>
          </w:tcPr>
          <w:p w14:paraId="5A3ADBAE" w14:textId="77777777" w:rsidR="0005093C" w:rsidRPr="0005093C" w:rsidRDefault="0005093C" w:rsidP="0005093C">
            <w:pPr>
              <w:rPr>
                <w:rFonts w:cs="Arial"/>
                <w:color w:val="000000"/>
                <w:szCs w:val="24"/>
              </w:rPr>
            </w:pPr>
            <w:r w:rsidRPr="0005093C">
              <w:rPr>
                <w:rFonts w:cs="Arial"/>
                <w:color w:val="000000"/>
                <w:szCs w:val="24"/>
              </w:rPr>
              <w:t>Spanish (AR)</w:t>
            </w:r>
          </w:p>
        </w:tc>
        <w:tc>
          <w:tcPr>
            <w:tcW w:w="1600" w:type="dxa"/>
            <w:tcBorders>
              <w:top w:val="nil"/>
              <w:left w:val="nil"/>
              <w:bottom w:val="single" w:sz="8" w:space="0" w:color="auto"/>
              <w:right w:val="single" w:sz="8" w:space="0" w:color="auto"/>
            </w:tcBorders>
            <w:shd w:val="clear" w:color="000000" w:fill="FFFFFF"/>
            <w:vAlign w:val="center"/>
            <w:hideMark/>
          </w:tcPr>
          <w:p w14:paraId="1F0A78FB" w14:textId="77777777" w:rsidR="0005093C" w:rsidRPr="0005093C" w:rsidRDefault="0005093C" w:rsidP="0005093C">
            <w:pPr>
              <w:rPr>
                <w:rFonts w:cs="Arial"/>
                <w:color w:val="000000"/>
                <w:szCs w:val="24"/>
              </w:rPr>
            </w:pPr>
            <w:r w:rsidRPr="0005093C">
              <w:rPr>
                <w:rFonts w:cs="Arial"/>
                <w:color w:val="000000"/>
                <w:szCs w:val="24"/>
              </w:rPr>
              <w:t>Thai</w:t>
            </w:r>
          </w:p>
        </w:tc>
        <w:tc>
          <w:tcPr>
            <w:tcW w:w="1480" w:type="dxa"/>
            <w:tcBorders>
              <w:top w:val="nil"/>
              <w:left w:val="nil"/>
              <w:bottom w:val="single" w:sz="8" w:space="0" w:color="auto"/>
              <w:right w:val="single" w:sz="8" w:space="0" w:color="auto"/>
            </w:tcBorders>
            <w:shd w:val="clear" w:color="000000" w:fill="FFFFFF"/>
            <w:vAlign w:val="center"/>
            <w:hideMark/>
          </w:tcPr>
          <w:p w14:paraId="6FCFF5B2" w14:textId="525C33FB" w:rsidR="0005093C" w:rsidRPr="0005093C" w:rsidRDefault="0005093C" w:rsidP="0005093C">
            <w:pPr>
              <w:rPr>
                <w:rFonts w:cs="Arial"/>
                <w:color w:val="000000"/>
                <w:szCs w:val="24"/>
              </w:rPr>
            </w:pPr>
            <w:r w:rsidRPr="0005093C">
              <w:rPr>
                <w:rFonts w:cs="Arial"/>
                <w:color w:val="000000"/>
                <w:szCs w:val="24"/>
              </w:rPr>
              <w:t>Vietnamese</w:t>
            </w:r>
          </w:p>
        </w:tc>
        <w:tc>
          <w:tcPr>
            <w:tcW w:w="1580" w:type="dxa"/>
            <w:tcBorders>
              <w:top w:val="nil"/>
              <w:left w:val="nil"/>
              <w:bottom w:val="single" w:sz="8" w:space="0" w:color="auto"/>
              <w:right w:val="single" w:sz="8" w:space="0" w:color="auto"/>
            </w:tcBorders>
            <w:shd w:val="clear" w:color="000000" w:fill="FFFFFF"/>
            <w:vAlign w:val="center"/>
            <w:hideMark/>
          </w:tcPr>
          <w:p w14:paraId="18119691" w14:textId="77777777" w:rsidR="0005093C" w:rsidRPr="0005093C" w:rsidRDefault="0005093C" w:rsidP="0005093C">
            <w:pPr>
              <w:rPr>
                <w:rFonts w:cs="Arial"/>
                <w:color w:val="000000"/>
                <w:szCs w:val="24"/>
              </w:rPr>
            </w:pPr>
            <w:r w:rsidRPr="0005093C">
              <w:rPr>
                <w:rFonts w:cs="Arial"/>
                <w:color w:val="000000"/>
                <w:szCs w:val="24"/>
              </w:rPr>
              <w:t>Danish</w:t>
            </w:r>
          </w:p>
        </w:tc>
      </w:tr>
      <w:tr w:rsidR="0005093C" w:rsidRPr="0005093C" w14:paraId="372F41EB" w14:textId="77777777" w:rsidTr="0005093C">
        <w:trPr>
          <w:trHeight w:val="615"/>
        </w:trPr>
        <w:tc>
          <w:tcPr>
            <w:tcW w:w="1360" w:type="dxa"/>
            <w:tcBorders>
              <w:top w:val="nil"/>
              <w:left w:val="single" w:sz="8" w:space="0" w:color="auto"/>
              <w:bottom w:val="single" w:sz="8" w:space="0" w:color="auto"/>
              <w:right w:val="single" w:sz="8" w:space="0" w:color="auto"/>
            </w:tcBorders>
            <w:shd w:val="clear" w:color="000000" w:fill="FFFFFF"/>
            <w:vAlign w:val="center"/>
            <w:hideMark/>
          </w:tcPr>
          <w:p w14:paraId="602A522E" w14:textId="77777777" w:rsidR="0005093C" w:rsidRPr="0005093C" w:rsidRDefault="0005093C" w:rsidP="0005093C">
            <w:pPr>
              <w:rPr>
                <w:rFonts w:cs="Arial"/>
                <w:color w:val="000000"/>
                <w:szCs w:val="24"/>
              </w:rPr>
            </w:pPr>
            <w:r w:rsidRPr="0005093C">
              <w:rPr>
                <w:rFonts w:cs="Arial"/>
                <w:color w:val="000000"/>
                <w:szCs w:val="24"/>
              </w:rPr>
              <w:t>Farsi</w:t>
            </w:r>
          </w:p>
        </w:tc>
        <w:tc>
          <w:tcPr>
            <w:tcW w:w="1420" w:type="dxa"/>
            <w:tcBorders>
              <w:top w:val="nil"/>
              <w:left w:val="nil"/>
              <w:bottom w:val="single" w:sz="8" w:space="0" w:color="auto"/>
              <w:right w:val="single" w:sz="8" w:space="0" w:color="auto"/>
            </w:tcBorders>
            <w:shd w:val="clear" w:color="000000" w:fill="FFFFFF"/>
            <w:vAlign w:val="center"/>
            <w:hideMark/>
          </w:tcPr>
          <w:p w14:paraId="529FA1E0" w14:textId="77777777" w:rsidR="0005093C" w:rsidRPr="0005093C" w:rsidRDefault="0005093C" w:rsidP="0005093C">
            <w:pPr>
              <w:rPr>
                <w:rFonts w:cs="Arial"/>
                <w:color w:val="000000"/>
                <w:szCs w:val="24"/>
              </w:rPr>
            </w:pPr>
            <w:r w:rsidRPr="0005093C">
              <w:rPr>
                <w:rFonts w:cs="Arial"/>
                <w:color w:val="000000"/>
                <w:szCs w:val="24"/>
              </w:rPr>
              <w:t>Turkish</w:t>
            </w:r>
          </w:p>
        </w:tc>
        <w:tc>
          <w:tcPr>
            <w:tcW w:w="1200" w:type="dxa"/>
            <w:tcBorders>
              <w:top w:val="nil"/>
              <w:left w:val="nil"/>
              <w:bottom w:val="single" w:sz="8" w:space="0" w:color="auto"/>
              <w:right w:val="nil"/>
            </w:tcBorders>
            <w:shd w:val="clear" w:color="auto" w:fill="auto"/>
            <w:noWrap/>
            <w:vAlign w:val="bottom"/>
            <w:hideMark/>
          </w:tcPr>
          <w:p w14:paraId="5111EF2E" w14:textId="6226629F" w:rsidR="0005093C" w:rsidRPr="0005093C" w:rsidRDefault="0005093C" w:rsidP="0005093C">
            <w:pPr>
              <w:rPr>
                <w:rFonts w:cs="Arial"/>
                <w:color w:val="000000"/>
                <w:szCs w:val="24"/>
              </w:rPr>
            </w:pPr>
            <w:r w:rsidRPr="0005093C">
              <w:rPr>
                <w:rFonts w:cs="Arial"/>
                <w:color w:val="000000"/>
                <w:szCs w:val="24"/>
              </w:rPr>
              <w:t> </w:t>
            </w:r>
            <w:r w:rsidR="00483F0F">
              <w:rPr>
                <w:rFonts w:cs="Arial"/>
                <w:color w:val="000000"/>
                <w:szCs w:val="24"/>
              </w:rPr>
              <w:t>Hongkong-China</w:t>
            </w:r>
          </w:p>
        </w:tc>
        <w:tc>
          <w:tcPr>
            <w:tcW w:w="1600" w:type="dxa"/>
            <w:tcBorders>
              <w:top w:val="nil"/>
              <w:left w:val="nil"/>
              <w:bottom w:val="single" w:sz="8" w:space="0" w:color="auto"/>
              <w:right w:val="nil"/>
            </w:tcBorders>
            <w:shd w:val="clear" w:color="auto" w:fill="auto"/>
            <w:noWrap/>
            <w:vAlign w:val="bottom"/>
            <w:hideMark/>
          </w:tcPr>
          <w:p w14:paraId="3811ABA0" w14:textId="77777777" w:rsidR="0005093C" w:rsidRPr="0005093C" w:rsidRDefault="0005093C" w:rsidP="0005093C">
            <w:pPr>
              <w:rPr>
                <w:rFonts w:cs="Arial"/>
                <w:color w:val="000000"/>
                <w:szCs w:val="24"/>
              </w:rPr>
            </w:pPr>
            <w:r w:rsidRPr="0005093C">
              <w:rPr>
                <w:rFonts w:cs="Arial"/>
                <w:color w:val="000000"/>
                <w:szCs w:val="24"/>
              </w:rPr>
              <w:t> </w:t>
            </w:r>
          </w:p>
        </w:tc>
        <w:tc>
          <w:tcPr>
            <w:tcW w:w="1480" w:type="dxa"/>
            <w:tcBorders>
              <w:top w:val="nil"/>
              <w:left w:val="nil"/>
              <w:bottom w:val="single" w:sz="8" w:space="0" w:color="auto"/>
              <w:right w:val="nil"/>
            </w:tcBorders>
            <w:shd w:val="clear" w:color="auto" w:fill="auto"/>
            <w:noWrap/>
            <w:vAlign w:val="bottom"/>
            <w:hideMark/>
          </w:tcPr>
          <w:p w14:paraId="18F1F2E4" w14:textId="77777777" w:rsidR="0005093C" w:rsidRPr="0005093C" w:rsidRDefault="0005093C" w:rsidP="0005093C">
            <w:pPr>
              <w:rPr>
                <w:rFonts w:cs="Arial"/>
                <w:color w:val="000000"/>
                <w:szCs w:val="24"/>
              </w:rPr>
            </w:pPr>
            <w:r w:rsidRPr="0005093C">
              <w:rPr>
                <w:rFonts w:cs="Arial"/>
                <w:color w:val="000000"/>
                <w:szCs w:val="24"/>
              </w:rPr>
              <w:t> </w:t>
            </w:r>
          </w:p>
        </w:tc>
        <w:tc>
          <w:tcPr>
            <w:tcW w:w="1580" w:type="dxa"/>
            <w:tcBorders>
              <w:top w:val="nil"/>
              <w:left w:val="nil"/>
              <w:bottom w:val="single" w:sz="8" w:space="0" w:color="auto"/>
              <w:right w:val="single" w:sz="8" w:space="0" w:color="auto"/>
            </w:tcBorders>
            <w:shd w:val="clear" w:color="auto" w:fill="auto"/>
            <w:noWrap/>
            <w:vAlign w:val="bottom"/>
            <w:hideMark/>
          </w:tcPr>
          <w:p w14:paraId="14FFDF89" w14:textId="77777777" w:rsidR="0005093C" w:rsidRPr="0005093C" w:rsidRDefault="0005093C" w:rsidP="0005093C">
            <w:pPr>
              <w:rPr>
                <w:rFonts w:cs="Arial"/>
                <w:color w:val="000000"/>
                <w:szCs w:val="24"/>
              </w:rPr>
            </w:pPr>
            <w:r w:rsidRPr="0005093C">
              <w:rPr>
                <w:rFonts w:cs="Arial"/>
                <w:color w:val="000000"/>
                <w:szCs w:val="24"/>
              </w:rPr>
              <w:t> </w:t>
            </w:r>
          </w:p>
        </w:tc>
      </w:tr>
    </w:tbl>
    <w:p w14:paraId="51435828" w14:textId="77777777" w:rsidR="0005093C" w:rsidRDefault="0005093C" w:rsidP="0005093C">
      <w:pPr>
        <w:pStyle w:val="BodyText"/>
        <w:rPr>
          <w:lang w:val="en-GB"/>
        </w:rPr>
      </w:pPr>
    </w:p>
    <w:p w14:paraId="785782CF" w14:textId="38DD4FE6" w:rsidR="007A4F4A" w:rsidRDefault="007A4F4A" w:rsidP="007A4F4A">
      <w:pPr>
        <w:pStyle w:val="Heading1"/>
        <w:rPr>
          <w:rFonts w:cs="Arial"/>
        </w:rPr>
      </w:pPr>
      <w:bookmarkStart w:id="66" w:name="_Toc481751177"/>
      <w:r>
        <w:rPr>
          <w:rFonts w:cs="Arial"/>
        </w:rPr>
        <w:t>Proguard Rules</w:t>
      </w:r>
      <w:bookmarkEnd w:id="66"/>
    </w:p>
    <w:p w14:paraId="1D4F0166" w14:textId="77777777" w:rsidR="007A4F4A" w:rsidRDefault="007A4F4A" w:rsidP="007A4F4A">
      <w:pPr>
        <w:pStyle w:val="BodyText"/>
        <w:rPr>
          <w:lang w:val="en-GB"/>
        </w:rPr>
      </w:pPr>
    </w:p>
    <w:p w14:paraId="29CC22BA" w14:textId="77777777" w:rsidR="004B177B" w:rsidRPr="004B177B" w:rsidRDefault="004B177B" w:rsidP="004B17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8"/>
          <w:szCs w:val="18"/>
        </w:rPr>
      </w:pPr>
      <w:r w:rsidRPr="004B177B">
        <w:rPr>
          <w:rFonts w:ascii="Courier New" w:hAnsi="Courier New" w:cs="Courier New"/>
          <w:color w:val="000000"/>
          <w:sz w:val="18"/>
          <w:szCs w:val="18"/>
        </w:rPr>
        <w:br/>
      </w:r>
      <w:r w:rsidRPr="004B177B">
        <w:rPr>
          <w:rFonts w:ascii="Courier New" w:hAnsi="Courier New" w:cs="Courier New"/>
          <w:b/>
          <w:bCs/>
          <w:color w:val="000080"/>
          <w:sz w:val="18"/>
          <w:szCs w:val="18"/>
        </w:rPr>
        <w:t>-dontusemixedcaseclassnames</w:t>
      </w:r>
      <w:r w:rsidRPr="004B177B">
        <w:rPr>
          <w:rFonts w:ascii="Courier New" w:hAnsi="Courier New" w:cs="Courier New"/>
          <w:b/>
          <w:bCs/>
          <w:color w:val="000080"/>
          <w:sz w:val="18"/>
          <w:szCs w:val="18"/>
        </w:rPr>
        <w:br/>
        <w:t>-dontskipnonpubliclibraryclasses</w:t>
      </w:r>
      <w:r w:rsidRPr="004B177B">
        <w:rPr>
          <w:rFonts w:ascii="Courier New" w:hAnsi="Courier New" w:cs="Courier New"/>
          <w:b/>
          <w:bCs/>
          <w:color w:val="000080"/>
          <w:sz w:val="18"/>
          <w:szCs w:val="18"/>
        </w:rPr>
        <w:br/>
        <w:t>-dontskipnonpubliclibraryclassmembers</w:t>
      </w:r>
      <w:r w:rsidRPr="004B177B">
        <w:rPr>
          <w:rFonts w:ascii="Courier New" w:hAnsi="Courier New" w:cs="Courier New"/>
          <w:b/>
          <w:bCs/>
          <w:color w:val="000080"/>
          <w:sz w:val="18"/>
          <w:szCs w:val="18"/>
        </w:rPr>
        <w:br/>
        <w:t>-dontpreverify</w:t>
      </w:r>
      <w:r w:rsidRPr="004B177B">
        <w:rPr>
          <w:rFonts w:ascii="Courier New" w:hAnsi="Courier New" w:cs="Courier New"/>
          <w:b/>
          <w:bCs/>
          <w:color w:val="000080"/>
          <w:sz w:val="18"/>
          <w:szCs w:val="18"/>
        </w:rPr>
        <w:br/>
        <w:t xml:space="preserve">-keepattributes </w:t>
      </w:r>
      <w:r w:rsidRPr="004B177B">
        <w:rPr>
          <w:rFonts w:ascii="Courier New" w:hAnsi="Courier New" w:cs="Courier New"/>
          <w:color w:val="000000"/>
          <w:sz w:val="18"/>
          <w:szCs w:val="18"/>
        </w:rPr>
        <w:t>*Annotation*</w:t>
      </w:r>
      <w:r w:rsidRPr="004B177B">
        <w:rPr>
          <w:rFonts w:ascii="Courier New" w:hAnsi="Courier New" w:cs="Courier New"/>
          <w:color w:val="000000"/>
          <w:sz w:val="18"/>
          <w:szCs w:val="18"/>
        </w:rPr>
        <w:br/>
      </w:r>
      <w:r w:rsidRPr="004B177B">
        <w:rPr>
          <w:rFonts w:ascii="Courier New" w:hAnsi="Courier New" w:cs="Courier New"/>
          <w:b/>
          <w:bCs/>
          <w:color w:val="000080"/>
          <w:sz w:val="18"/>
          <w:szCs w:val="18"/>
        </w:rPr>
        <w:t xml:space="preserve">-keepattributes </w:t>
      </w:r>
      <w:r w:rsidRPr="004B177B">
        <w:rPr>
          <w:rFonts w:ascii="Courier New" w:hAnsi="Courier New" w:cs="Courier New"/>
          <w:color w:val="000000"/>
          <w:sz w:val="18"/>
          <w:szCs w:val="18"/>
        </w:rPr>
        <w:t>Signature</w:t>
      </w:r>
      <w:r w:rsidRPr="004B177B">
        <w:rPr>
          <w:rFonts w:ascii="Courier New" w:hAnsi="Courier New" w:cs="Courier New"/>
          <w:color w:val="000000"/>
          <w:sz w:val="18"/>
          <w:szCs w:val="18"/>
        </w:rPr>
        <w:br/>
      </w:r>
      <w:r w:rsidRPr="004B177B">
        <w:rPr>
          <w:rFonts w:ascii="Courier New" w:hAnsi="Courier New" w:cs="Courier New"/>
          <w:color w:val="000000"/>
          <w:sz w:val="18"/>
          <w:szCs w:val="18"/>
        </w:rPr>
        <w:br/>
      </w:r>
      <w:r w:rsidRPr="004B177B">
        <w:rPr>
          <w:rFonts w:ascii="Courier New" w:hAnsi="Courier New" w:cs="Courier New"/>
          <w:color w:val="000000"/>
          <w:sz w:val="18"/>
          <w:szCs w:val="18"/>
        </w:rPr>
        <w:br/>
      </w:r>
      <w:r w:rsidRPr="004B177B">
        <w:rPr>
          <w:rFonts w:ascii="Courier New" w:hAnsi="Courier New" w:cs="Courier New"/>
          <w:i/>
          <w:iCs/>
          <w:color w:val="808080"/>
          <w:sz w:val="18"/>
          <w:szCs w:val="18"/>
        </w:rPr>
        <w:t># Gson specific classes</w:t>
      </w:r>
      <w:r w:rsidRPr="004B177B">
        <w:rPr>
          <w:rFonts w:ascii="Courier New" w:hAnsi="Courier New" w:cs="Courier New"/>
          <w:i/>
          <w:iCs/>
          <w:color w:val="808080"/>
          <w:sz w:val="18"/>
          <w:szCs w:val="18"/>
        </w:rPr>
        <w:br/>
      </w:r>
      <w:r w:rsidRPr="004B177B">
        <w:rPr>
          <w:rFonts w:ascii="Courier New" w:hAnsi="Courier New" w:cs="Courier New"/>
          <w:b/>
          <w:bCs/>
          <w:color w:val="000080"/>
          <w:sz w:val="18"/>
          <w:szCs w:val="18"/>
        </w:rPr>
        <w:t xml:space="preserve">-keep </w:t>
      </w:r>
      <w:r w:rsidRPr="004B177B">
        <w:rPr>
          <w:rFonts w:ascii="Courier New" w:hAnsi="Courier New" w:cs="Courier New"/>
          <w:color w:val="000000"/>
          <w:sz w:val="18"/>
          <w:szCs w:val="18"/>
        </w:rPr>
        <w:t>class sun.misc.Unsafe {</w:t>
      </w:r>
      <w:r w:rsidRPr="004B177B">
        <w:rPr>
          <w:rFonts w:ascii="Courier New" w:hAnsi="Courier New" w:cs="Courier New"/>
          <w:b/>
          <w:bCs/>
          <w:color w:val="660E7A"/>
          <w:sz w:val="18"/>
          <w:szCs w:val="18"/>
        </w:rPr>
        <w:t xml:space="preserve"> *; </w:t>
      </w:r>
      <w:r w:rsidRPr="004B177B">
        <w:rPr>
          <w:rFonts w:ascii="Courier New" w:hAnsi="Courier New" w:cs="Courier New"/>
          <w:color w:val="000000"/>
          <w:sz w:val="18"/>
          <w:szCs w:val="18"/>
        </w:rPr>
        <w:t>}</w:t>
      </w:r>
      <w:r w:rsidRPr="004B177B">
        <w:rPr>
          <w:rFonts w:ascii="Courier New" w:hAnsi="Courier New" w:cs="Courier New"/>
          <w:color w:val="000000"/>
          <w:sz w:val="18"/>
          <w:szCs w:val="18"/>
        </w:rPr>
        <w:br/>
      </w:r>
      <w:r w:rsidRPr="004B177B">
        <w:rPr>
          <w:rFonts w:ascii="Courier New" w:hAnsi="Courier New" w:cs="Courier New"/>
          <w:b/>
          <w:bCs/>
          <w:color w:val="000080"/>
          <w:sz w:val="18"/>
          <w:szCs w:val="18"/>
        </w:rPr>
        <w:t xml:space="preserve">-keep </w:t>
      </w:r>
      <w:r w:rsidRPr="004B177B">
        <w:rPr>
          <w:rFonts w:ascii="Courier New" w:hAnsi="Courier New" w:cs="Courier New"/>
          <w:color w:val="000000"/>
          <w:sz w:val="18"/>
          <w:szCs w:val="18"/>
        </w:rPr>
        <w:t>class com.google.gson.stream.** {</w:t>
      </w:r>
      <w:r w:rsidRPr="004B177B">
        <w:rPr>
          <w:rFonts w:ascii="Courier New" w:hAnsi="Courier New" w:cs="Courier New"/>
          <w:b/>
          <w:bCs/>
          <w:color w:val="660E7A"/>
          <w:sz w:val="18"/>
          <w:szCs w:val="18"/>
        </w:rPr>
        <w:t xml:space="preserve"> *; </w:t>
      </w:r>
      <w:r w:rsidRPr="004B177B">
        <w:rPr>
          <w:rFonts w:ascii="Courier New" w:hAnsi="Courier New" w:cs="Courier New"/>
          <w:color w:val="000000"/>
          <w:sz w:val="18"/>
          <w:szCs w:val="18"/>
        </w:rPr>
        <w:t>}</w:t>
      </w:r>
      <w:r w:rsidRPr="004B177B">
        <w:rPr>
          <w:rFonts w:ascii="Courier New" w:hAnsi="Courier New" w:cs="Courier New"/>
          <w:color w:val="000000"/>
          <w:sz w:val="18"/>
          <w:szCs w:val="18"/>
        </w:rPr>
        <w:br/>
      </w:r>
      <w:r w:rsidRPr="004B177B">
        <w:rPr>
          <w:rFonts w:ascii="Courier New" w:hAnsi="Courier New" w:cs="Courier New"/>
          <w:b/>
          <w:bCs/>
          <w:color w:val="000080"/>
          <w:sz w:val="18"/>
          <w:szCs w:val="18"/>
        </w:rPr>
        <w:t xml:space="preserve">-keep </w:t>
      </w:r>
      <w:r w:rsidRPr="004B177B">
        <w:rPr>
          <w:rFonts w:ascii="Courier New" w:hAnsi="Courier New" w:cs="Courier New"/>
          <w:color w:val="000000"/>
          <w:sz w:val="18"/>
          <w:szCs w:val="18"/>
        </w:rPr>
        <w:t>class com.philips.cdp.prxclient.** {</w:t>
      </w:r>
      <w:r w:rsidRPr="004B177B">
        <w:rPr>
          <w:rFonts w:ascii="Courier New" w:hAnsi="Courier New" w:cs="Courier New"/>
          <w:b/>
          <w:bCs/>
          <w:color w:val="660E7A"/>
          <w:sz w:val="18"/>
          <w:szCs w:val="18"/>
        </w:rPr>
        <w:t>*;</w:t>
      </w:r>
      <w:r w:rsidRPr="004B177B">
        <w:rPr>
          <w:rFonts w:ascii="Courier New" w:hAnsi="Courier New" w:cs="Courier New"/>
          <w:color w:val="000000"/>
          <w:sz w:val="18"/>
          <w:szCs w:val="18"/>
        </w:rPr>
        <w:t>}</w:t>
      </w:r>
      <w:r w:rsidRPr="004B177B">
        <w:rPr>
          <w:rFonts w:ascii="Courier New" w:hAnsi="Courier New" w:cs="Courier New"/>
          <w:color w:val="000000"/>
          <w:sz w:val="18"/>
          <w:szCs w:val="18"/>
        </w:rPr>
        <w:br/>
      </w:r>
      <w:r w:rsidRPr="004B177B">
        <w:rPr>
          <w:rFonts w:ascii="Courier New" w:hAnsi="Courier New" w:cs="Courier New"/>
          <w:b/>
          <w:bCs/>
          <w:color w:val="000080"/>
          <w:sz w:val="18"/>
          <w:szCs w:val="18"/>
        </w:rPr>
        <w:t xml:space="preserve">-keep </w:t>
      </w:r>
      <w:r w:rsidRPr="004B177B">
        <w:rPr>
          <w:rFonts w:ascii="Courier New" w:hAnsi="Courier New" w:cs="Courier New"/>
          <w:color w:val="000000"/>
          <w:sz w:val="18"/>
          <w:szCs w:val="18"/>
        </w:rPr>
        <w:t>class com.philips.cdp.prxclient.prxdatamodels.** {</w:t>
      </w:r>
      <w:r w:rsidRPr="004B177B">
        <w:rPr>
          <w:rFonts w:ascii="Courier New" w:hAnsi="Courier New" w:cs="Courier New"/>
          <w:b/>
          <w:bCs/>
          <w:color w:val="660E7A"/>
          <w:sz w:val="18"/>
          <w:szCs w:val="18"/>
        </w:rPr>
        <w:t xml:space="preserve"> *; </w:t>
      </w:r>
      <w:r w:rsidRPr="004B177B">
        <w:rPr>
          <w:rFonts w:ascii="Courier New" w:hAnsi="Courier New" w:cs="Courier New"/>
          <w:color w:val="000000"/>
          <w:sz w:val="18"/>
          <w:szCs w:val="18"/>
        </w:rPr>
        <w:t>}</w:t>
      </w:r>
      <w:r w:rsidRPr="004B177B">
        <w:rPr>
          <w:rFonts w:ascii="Courier New" w:hAnsi="Courier New" w:cs="Courier New"/>
          <w:color w:val="000000"/>
          <w:sz w:val="18"/>
          <w:szCs w:val="18"/>
        </w:rPr>
        <w:br/>
      </w:r>
      <w:r w:rsidRPr="004B177B">
        <w:rPr>
          <w:rFonts w:ascii="Courier New" w:hAnsi="Courier New" w:cs="Courier New"/>
          <w:b/>
          <w:bCs/>
          <w:color w:val="000080"/>
          <w:sz w:val="18"/>
          <w:szCs w:val="18"/>
        </w:rPr>
        <w:t xml:space="preserve">-keep </w:t>
      </w:r>
      <w:r w:rsidRPr="004B177B">
        <w:rPr>
          <w:rFonts w:ascii="Courier New" w:hAnsi="Courier New" w:cs="Courier New"/>
          <w:color w:val="000000"/>
          <w:sz w:val="18"/>
          <w:szCs w:val="18"/>
        </w:rPr>
        <w:t>class com.google.gson.examples.android.model.** {</w:t>
      </w:r>
      <w:r w:rsidRPr="004B177B">
        <w:rPr>
          <w:rFonts w:ascii="Courier New" w:hAnsi="Courier New" w:cs="Courier New"/>
          <w:b/>
          <w:bCs/>
          <w:color w:val="660E7A"/>
          <w:sz w:val="18"/>
          <w:szCs w:val="18"/>
        </w:rPr>
        <w:t xml:space="preserve"> *; </w:t>
      </w:r>
      <w:r w:rsidRPr="004B177B">
        <w:rPr>
          <w:rFonts w:ascii="Courier New" w:hAnsi="Courier New" w:cs="Courier New"/>
          <w:color w:val="000000"/>
          <w:sz w:val="18"/>
          <w:szCs w:val="18"/>
        </w:rPr>
        <w:t>}</w:t>
      </w:r>
      <w:r w:rsidRPr="004B177B">
        <w:rPr>
          <w:rFonts w:ascii="Courier New" w:hAnsi="Courier New" w:cs="Courier New"/>
          <w:color w:val="000000"/>
          <w:sz w:val="18"/>
          <w:szCs w:val="18"/>
        </w:rPr>
        <w:br/>
      </w:r>
      <w:r w:rsidRPr="004B177B">
        <w:rPr>
          <w:rFonts w:ascii="Courier New" w:hAnsi="Courier New" w:cs="Courier New"/>
          <w:color w:val="000000"/>
          <w:sz w:val="18"/>
          <w:szCs w:val="18"/>
        </w:rPr>
        <w:br/>
      </w:r>
      <w:r w:rsidRPr="004B177B">
        <w:rPr>
          <w:rFonts w:ascii="Courier New" w:hAnsi="Courier New" w:cs="Courier New"/>
          <w:color w:val="000000"/>
          <w:sz w:val="18"/>
          <w:szCs w:val="18"/>
        </w:rPr>
        <w:br/>
      </w:r>
      <w:r w:rsidRPr="004B177B">
        <w:rPr>
          <w:rFonts w:ascii="Courier New" w:hAnsi="Courier New" w:cs="Courier New"/>
          <w:color w:val="000000"/>
          <w:sz w:val="18"/>
          <w:szCs w:val="18"/>
        </w:rPr>
        <w:br/>
      </w:r>
      <w:r w:rsidRPr="004B177B">
        <w:rPr>
          <w:rFonts w:ascii="Courier New" w:hAnsi="Courier New" w:cs="Courier New"/>
          <w:color w:val="000000"/>
          <w:sz w:val="18"/>
          <w:szCs w:val="18"/>
        </w:rPr>
        <w:br/>
      </w:r>
      <w:r w:rsidRPr="004B177B">
        <w:rPr>
          <w:rFonts w:ascii="Courier New" w:hAnsi="Courier New" w:cs="Courier New"/>
          <w:i/>
          <w:iCs/>
          <w:color w:val="808080"/>
          <w:sz w:val="18"/>
          <w:szCs w:val="18"/>
        </w:rPr>
        <w:lastRenderedPageBreak/>
        <w:t>#Tagging</w:t>
      </w:r>
      <w:r w:rsidRPr="004B177B">
        <w:rPr>
          <w:rFonts w:ascii="Courier New" w:hAnsi="Courier New" w:cs="Courier New"/>
          <w:i/>
          <w:iCs/>
          <w:color w:val="808080"/>
          <w:sz w:val="18"/>
          <w:szCs w:val="18"/>
        </w:rPr>
        <w:br/>
      </w:r>
      <w:r w:rsidRPr="004B177B">
        <w:rPr>
          <w:rFonts w:ascii="Courier New" w:hAnsi="Courier New" w:cs="Courier New"/>
          <w:i/>
          <w:iCs/>
          <w:color w:val="808080"/>
          <w:sz w:val="18"/>
          <w:szCs w:val="18"/>
        </w:rPr>
        <w:br/>
      </w:r>
      <w:r w:rsidRPr="004B177B">
        <w:rPr>
          <w:rFonts w:ascii="Courier New" w:hAnsi="Courier New" w:cs="Courier New"/>
          <w:b/>
          <w:bCs/>
          <w:color w:val="000080"/>
          <w:sz w:val="18"/>
          <w:szCs w:val="18"/>
        </w:rPr>
        <w:t xml:space="preserve">-keep </w:t>
      </w:r>
      <w:r w:rsidRPr="004B177B">
        <w:rPr>
          <w:rFonts w:ascii="Courier New" w:hAnsi="Courier New" w:cs="Courier New"/>
          <w:color w:val="000000"/>
          <w:sz w:val="18"/>
          <w:szCs w:val="18"/>
        </w:rPr>
        <w:t>public class com.adobe.mobile.** {</w:t>
      </w:r>
      <w:r w:rsidRPr="004B177B">
        <w:rPr>
          <w:rFonts w:ascii="Courier New" w:hAnsi="Courier New" w:cs="Courier New"/>
          <w:b/>
          <w:bCs/>
          <w:color w:val="660E7A"/>
          <w:sz w:val="18"/>
          <w:szCs w:val="18"/>
        </w:rPr>
        <w:t>*;</w:t>
      </w:r>
      <w:r w:rsidRPr="004B177B">
        <w:rPr>
          <w:rFonts w:ascii="Courier New" w:hAnsi="Courier New" w:cs="Courier New"/>
          <w:color w:val="000000"/>
          <w:sz w:val="18"/>
          <w:szCs w:val="18"/>
        </w:rPr>
        <w:t>}</w:t>
      </w:r>
      <w:r w:rsidRPr="004B177B">
        <w:rPr>
          <w:rFonts w:ascii="Courier New" w:hAnsi="Courier New" w:cs="Courier New"/>
          <w:color w:val="000000"/>
          <w:sz w:val="18"/>
          <w:szCs w:val="18"/>
        </w:rPr>
        <w:br/>
      </w:r>
      <w:r w:rsidRPr="004B177B">
        <w:rPr>
          <w:rFonts w:ascii="Courier New" w:hAnsi="Courier New" w:cs="Courier New"/>
          <w:b/>
          <w:bCs/>
          <w:color w:val="000080"/>
          <w:sz w:val="18"/>
          <w:szCs w:val="18"/>
        </w:rPr>
        <w:t xml:space="preserve">-keep </w:t>
      </w:r>
      <w:r w:rsidRPr="004B177B">
        <w:rPr>
          <w:rFonts w:ascii="Courier New" w:hAnsi="Courier New" w:cs="Courier New"/>
          <w:color w:val="000000"/>
          <w:sz w:val="18"/>
          <w:szCs w:val="18"/>
        </w:rPr>
        <w:t>public class com.philips.cdp.tagging.** {</w:t>
      </w:r>
      <w:r w:rsidRPr="004B177B">
        <w:rPr>
          <w:rFonts w:ascii="Courier New" w:hAnsi="Courier New" w:cs="Courier New"/>
          <w:b/>
          <w:bCs/>
          <w:color w:val="660E7A"/>
          <w:sz w:val="18"/>
          <w:szCs w:val="18"/>
        </w:rPr>
        <w:t>*;</w:t>
      </w:r>
      <w:r w:rsidRPr="004B177B">
        <w:rPr>
          <w:rFonts w:ascii="Courier New" w:hAnsi="Courier New" w:cs="Courier New"/>
          <w:color w:val="000000"/>
          <w:sz w:val="18"/>
          <w:szCs w:val="18"/>
        </w:rPr>
        <w:t>}</w:t>
      </w:r>
      <w:r w:rsidRPr="004B177B">
        <w:rPr>
          <w:rFonts w:ascii="Courier New" w:hAnsi="Courier New" w:cs="Courier New"/>
          <w:color w:val="000000"/>
          <w:sz w:val="18"/>
          <w:szCs w:val="18"/>
        </w:rPr>
        <w:br/>
      </w:r>
      <w:r w:rsidRPr="004B177B">
        <w:rPr>
          <w:rFonts w:ascii="Courier New" w:hAnsi="Courier New" w:cs="Courier New"/>
          <w:color w:val="000000"/>
          <w:sz w:val="18"/>
          <w:szCs w:val="18"/>
        </w:rPr>
        <w:br/>
      </w:r>
      <w:r w:rsidRPr="004B177B">
        <w:rPr>
          <w:rFonts w:ascii="Courier New" w:hAnsi="Courier New" w:cs="Courier New"/>
          <w:color w:val="000000"/>
          <w:sz w:val="18"/>
          <w:szCs w:val="18"/>
        </w:rPr>
        <w:br/>
      </w:r>
      <w:r w:rsidRPr="004B177B">
        <w:rPr>
          <w:rFonts w:ascii="Courier New" w:hAnsi="Courier New" w:cs="Courier New"/>
          <w:i/>
          <w:iCs/>
          <w:color w:val="808080"/>
          <w:sz w:val="18"/>
          <w:szCs w:val="18"/>
        </w:rPr>
        <w:t>#LocaleMatch</w:t>
      </w:r>
      <w:r w:rsidRPr="004B177B">
        <w:rPr>
          <w:rFonts w:ascii="Courier New" w:hAnsi="Courier New" w:cs="Courier New"/>
          <w:i/>
          <w:iCs/>
          <w:color w:val="808080"/>
          <w:sz w:val="18"/>
          <w:szCs w:val="18"/>
        </w:rPr>
        <w:br/>
      </w:r>
      <w:r w:rsidRPr="004B177B">
        <w:rPr>
          <w:rFonts w:ascii="Courier New" w:hAnsi="Courier New" w:cs="Courier New"/>
          <w:i/>
          <w:iCs/>
          <w:color w:val="808080"/>
          <w:sz w:val="18"/>
          <w:szCs w:val="18"/>
        </w:rPr>
        <w:br/>
      </w:r>
      <w:r w:rsidRPr="004B177B">
        <w:rPr>
          <w:rFonts w:ascii="Courier New" w:hAnsi="Courier New" w:cs="Courier New"/>
          <w:b/>
          <w:bCs/>
          <w:color w:val="000080"/>
          <w:sz w:val="18"/>
          <w:szCs w:val="18"/>
        </w:rPr>
        <w:t xml:space="preserve">-keep </w:t>
      </w:r>
      <w:r w:rsidRPr="004B177B">
        <w:rPr>
          <w:rFonts w:ascii="Courier New" w:hAnsi="Courier New" w:cs="Courier New"/>
          <w:color w:val="000000"/>
          <w:sz w:val="18"/>
          <w:szCs w:val="18"/>
        </w:rPr>
        <w:t>public class com.philips.cdp.localematch.** {</w:t>
      </w:r>
      <w:r w:rsidRPr="004B177B">
        <w:rPr>
          <w:rFonts w:ascii="Courier New" w:hAnsi="Courier New" w:cs="Courier New"/>
          <w:b/>
          <w:bCs/>
          <w:color w:val="660E7A"/>
          <w:sz w:val="18"/>
          <w:szCs w:val="18"/>
        </w:rPr>
        <w:t>*;</w:t>
      </w:r>
      <w:r w:rsidRPr="004B177B">
        <w:rPr>
          <w:rFonts w:ascii="Courier New" w:hAnsi="Courier New" w:cs="Courier New"/>
          <w:color w:val="000000"/>
          <w:sz w:val="18"/>
          <w:szCs w:val="18"/>
        </w:rPr>
        <w:t>}</w:t>
      </w:r>
      <w:r w:rsidRPr="004B177B">
        <w:rPr>
          <w:rFonts w:ascii="Courier New" w:hAnsi="Courier New" w:cs="Courier New"/>
          <w:color w:val="000000"/>
          <w:sz w:val="18"/>
          <w:szCs w:val="18"/>
        </w:rPr>
        <w:br/>
      </w:r>
      <w:r w:rsidRPr="004B177B">
        <w:rPr>
          <w:rFonts w:ascii="Courier New" w:hAnsi="Courier New" w:cs="Courier New"/>
          <w:color w:val="000000"/>
          <w:sz w:val="18"/>
          <w:szCs w:val="18"/>
        </w:rPr>
        <w:br/>
      </w:r>
      <w:r w:rsidRPr="004B177B">
        <w:rPr>
          <w:rFonts w:ascii="Courier New" w:hAnsi="Courier New" w:cs="Courier New"/>
          <w:color w:val="000000"/>
          <w:sz w:val="18"/>
          <w:szCs w:val="18"/>
        </w:rPr>
        <w:br/>
      </w:r>
      <w:r w:rsidRPr="004B177B">
        <w:rPr>
          <w:rFonts w:ascii="Courier New" w:hAnsi="Courier New" w:cs="Courier New"/>
          <w:i/>
          <w:iCs/>
          <w:color w:val="808080"/>
          <w:sz w:val="18"/>
          <w:szCs w:val="18"/>
        </w:rPr>
        <w:t>#Network</w:t>
      </w:r>
      <w:r w:rsidRPr="004B177B">
        <w:rPr>
          <w:rFonts w:ascii="Courier New" w:hAnsi="Courier New" w:cs="Courier New"/>
          <w:i/>
          <w:iCs/>
          <w:color w:val="808080"/>
          <w:sz w:val="18"/>
          <w:szCs w:val="18"/>
        </w:rPr>
        <w:br/>
      </w:r>
      <w:r w:rsidRPr="004B177B">
        <w:rPr>
          <w:rFonts w:ascii="Courier New" w:hAnsi="Courier New" w:cs="Courier New"/>
          <w:b/>
          <w:bCs/>
          <w:color w:val="000080"/>
          <w:sz w:val="18"/>
          <w:szCs w:val="18"/>
        </w:rPr>
        <w:t xml:space="preserve">-keep </w:t>
      </w:r>
      <w:r w:rsidRPr="004B177B">
        <w:rPr>
          <w:rFonts w:ascii="Courier New" w:hAnsi="Courier New" w:cs="Courier New"/>
          <w:color w:val="000000"/>
          <w:sz w:val="18"/>
          <w:szCs w:val="18"/>
        </w:rPr>
        <w:t>class org.apache.http.** {</w:t>
      </w:r>
      <w:r w:rsidRPr="004B177B">
        <w:rPr>
          <w:rFonts w:ascii="Courier New" w:hAnsi="Courier New" w:cs="Courier New"/>
          <w:b/>
          <w:bCs/>
          <w:color w:val="660E7A"/>
          <w:sz w:val="18"/>
          <w:szCs w:val="18"/>
        </w:rPr>
        <w:t xml:space="preserve"> *; </w:t>
      </w:r>
      <w:r w:rsidRPr="004B177B">
        <w:rPr>
          <w:rFonts w:ascii="Courier New" w:hAnsi="Courier New" w:cs="Courier New"/>
          <w:color w:val="000000"/>
          <w:sz w:val="18"/>
          <w:szCs w:val="18"/>
        </w:rPr>
        <w:t>}</w:t>
      </w:r>
      <w:r w:rsidRPr="004B177B">
        <w:rPr>
          <w:rFonts w:ascii="Courier New" w:hAnsi="Courier New" w:cs="Courier New"/>
          <w:color w:val="000000"/>
          <w:sz w:val="18"/>
          <w:szCs w:val="18"/>
        </w:rPr>
        <w:br/>
      </w:r>
      <w:r w:rsidRPr="004B177B">
        <w:rPr>
          <w:rFonts w:ascii="Courier New" w:hAnsi="Courier New" w:cs="Courier New"/>
          <w:b/>
          <w:bCs/>
          <w:color w:val="000080"/>
          <w:sz w:val="18"/>
          <w:szCs w:val="18"/>
        </w:rPr>
        <w:t xml:space="preserve">-keep </w:t>
      </w:r>
      <w:r w:rsidRPr="004B177B">
        <w:rPr>
          <w:rFonts w:ascii="Courier New" w:hAnsi="Courier New" w:cs="Courier New"/>
          <w:color w:val="000000"/>
          <w:sz w:val="18"/>
          <w:szCs w:val="18"/>
        </w:rPr>
        <w:t>class android.net.http.** {</w:t>
      </w:r>
      <w:r w:rsidRPr="004B177B">
        <w:rPr>
          <w:rFonts w:ascii="Courier New" w:hAnsi="Courier New" w:cs="Courier New"/>
          <w:b/>
          <w:bCs/>
          <w:color w:val="660E7A"/>
          <w:sz w:val="18"/>
          <w:szCs w:val="18"/>
        </w:rPr>
        <w:t xml:space="preserve"> *; </w:t>
      </w:r>
      <w:r w:rsidRPr="004B177B">
        <w:rPr>
          <w:rFonts w:ascii="Courier New" w:hAnsi="Courier New" w:cs="Courier New"/>
          <w:color w:val="000000"/>
          <w:sz w:val="18"/>
          <w:szCs w:val="18"/>
        </w:rPr>
        <w:t>}</w:t>
      </w:r>
      <w:r w:rsidRPr="004B177B">
        <w:rPr>
          <w:rFonts w:ascii="Courier New" w:hAnsi="Courier New" w:cs="Courier New"/>
          <w:color w:val="000000"/>
          <w:sz w:val="18"/>
          <w:szCs w:val="18"/>
        </w:rPr>
        <w:br/>
      </w:r>
      <w:r w:rsidRPr="004B177B">
        <w:rPr>
          <w:rFonts w:ascii="Courier New" w:hAnsi="Courier New" w:cs="Courier New"/>
          <w:color w:val="000000"/>
          <w:sz w:val="18"/>
          <w:szCs w:val="18"/>
        </w:rPr>
        <w:br/>
      </w:r>
      <w:r w:rsidRPr="004B177B">
        <w:rPr>
          <w:rFonts w:ascii="Courier New" w:hAnsi="Courier New" w:cs="Courier New"/>
          <w:i/>
          <w:iCs/>
          <w:color w:val="808080"/>
          <w:sz w:val="18"/>
          <w:szCs w:val="18"/>
        </w:rPr>
        <w:t>#UIKit</w:t>
      </w:r>
      <w:r w:rsidRPr="004B177B">
        <w:rPr>
          <w:rFonts w:ascii="Courier New" w:hAnsi="Courier New" w:cs="Courier New"/>
          <w:i/>
          <w:iCs/>
          <w:color w:val="808080"/>
          <w:sz w:val="18"/>
          <w:szCs w:val="18"/>
        </w:rPr>
        <w:br/>
      </w:r>
      <w:r w:rsidRPr="004B177B">
        <w:rPr>
          <w:rFonts w:ascii="Courier New" w:hAnsi="Courier New" w:cs="Courier New"/>
          <w:b/>
          <w:bCs/>
          <w:color w:val="000080"/>
          <w:sz w:val="18"/>
          <w:szCs w:val="18"/>
        </w:rPr>
        <w:t xml:space="preserve">-keep </w:t>
      </w:r>
      <w:r w:rsidRPr="004B177B">
        <w:rPr>
          <w:rFonts w:ascii="Courier New" w:hAnsi="Courier New" w:cs="Courier New"/>
          <w:color w:val="000000"/>
          <w:sz w:val="18"/>
          <w:szCs w:val="18"/>
        </w:rPr>
        <w:t>class com.shamanland.** {</w:t>
      </w:r>
      <w:r w:rsidRPr="004B177B">
        <w:rPr>
          <w:rFonts w:ascii="Courier New" w:hAnsi="Courier New" w:cs="Courier New"/>
          <w:b/>
          <w:bCs/>
          <w:color w:val="660E7A"/>
          <w:sz w:val="18"/>
          <w:szCs w:val="18"/>
        </w:rPr>
        <w:t>*;</w:t>
      </w:r>
      <w:r w:rsidRPr="004B177B">
        <w:rPr>
          <w:rFonts w:ascii="Courier New" w:hAnsi="Courier New" w:cs="Courier New"/>
          <w:color w:val="000000"/>
          <w:sz w:val="18"/>
          <w:szCs w:val="18"/>
        </w:rPr>
        <w:t>}</w:t>
      </w:r>
      <w:r w:rsidRPr="004B177B">
        <w:rPr>
          <w:rFonts w:ascii="Courier New" w:hAnsi="Courier New" w:cs="Courier New"/>
          <w:color w:val="000000"/>
          <w:sz w:val="18"/>
          <w:szCs w:val="18"/>
        </w:rPr>
        <w:br/>
      </w:r>
      <w:r w:rsidRPr="004B177B">
        <w:rPr>
          <w:rFonts w:ascii="Courier New" w:hAnsi="Courier New" w:cs="Courier New"/>
          <w:b/>
          <w:bCs/>
          <w:color w:val="000080"/>
          <w:sz w:val="18"/>
          <w:szCs w:val="18"/>
        </w:rPr>
        <w:t xml:space="preserve">-keep </w:t>
      </w:r>
      <w:r w:rsidRPr="004B177B">
        <w:rPr>
          <w:rFonts w:ascii="Courier New" w:hAnsi="Courier New" w:cs="Courier New"/>
          <w:color w:val="000000"/>
          <w:sz w:val="18"/>
          <w:szCs w:val="18"/>
        </w:rPr>
        <w:t>class uk.co.chrisjenx.** {</w:t>
      </w:r>
      <w:r w:rsidRPr="004B177B">
        <w:rPr>
          <w:rFonts w:ascii="Courier New" w:hAnsi="Courier New" w:cs="Courier New"/>
          <w:b/>
          <w:bCs/>
          <w:color w:val="660E7A"/>
          <w:sz w:val="18"/>
          <w:szCs w:val="18"/>
        </w:rPr>
        <w:t>*;</w:t>
      </w:r>
      <w:r w:rsidRPr="004B177B">
        <w:rPr>
          <w:rFonts w:ascii="Courier New" w:hAnsi="Courier New" w:cs="Courier New"/>
          <w:color w:val="000000"/>
          <w:sz w:val="18"/>
          <w:szCs w:val="18"/>
        </w:rPr>
        <w:t>}</w:t>
      </w:r>
      <w:r w:rsidRPr="004B177B">
        <w:rPr>
          <w:rFonts w:ascii="Courier New" w:hAnsi="Courier New" w:cs="Courier New"/>
          <w:color w:val="000000"/>
          <w:sz w:val="18"/>
          <w:szCs w:val="18"/>
        </w:rPr>
        <w:br/>
      </w:r>
      <w:r w:rsidRPr="004B177B">
        <w:rPr>
          <w:rFonts w:ascii="Courier New" w:hAnsi="Courier New" w:cs="Courier New"/>
          <w:color w:val="000000"/>
          <w:sz w:val="18"/>
          <w:szCs w:val="18"/>
        </w:rPr>
        <w:br/>
      </w:r>
      <w:r w:rsidRPr="004B177B">
        <w:rPr>
          <w:rFonts w:ascii="Courier New" w:hAnsi="Courier New" w:cs="Courier New"/>
          <w:color w:val="000000"/>
          <w:sz w:val="18"/>
          <w:szCs w:val="18"/>
        </w:rPr>
        <w:br/>
      </w:r>
      <w:r w:rsidRPr="004B177B">
        <w:rPr>
          <w:rFonts w:ascii="Courier New" w:hAnsi="Courier New" w:cs="Courier New"/>
          <w:i/>
          <w:iCs/>
          <w:color w:val="808080"/>
          <w:sz w:val="18"/>
          <w:szCs w:val="18"/>
        </w:rPr>
        <w:t>#ConsumerCare</w:t>
      </w:r>
      <w:r w:rsidRPr="004B177B">
        <w:rPr>
          <w:rFonts w:ascii="Courier New" w:hAnsi="Courier New" w:cs="Courier New"/>
          <w:i/>
          <w:iCs/>
          <w:color w:val="808080"/>
          <w:sz w:val="18"/>
          <w:szCs w:val="18"/>
        </w:rPr>
        <w:br/>
      </w:r>
      <w:r w:rsidRPr="004B177B">
        <w:rPr>
          <w:rFonts w:ascii="Courier New" w:hAnsi="Courier New" w:cs="Courier New"/>
          <w:b/>
          <w:bCs/>
          <w:color w:val="000080"/>
          <w:sz w:val="18"/>
          <w:szCs w:val="18"/>
        </w:rPr>
        <w:t xml:space="preserve">-keep </w:t>
      </w:r>
      <w:r w:rsidRPr="004B177B">
        <w:rPr>
          <w:rFonts w:ascii="Courier New" w:hAnsi="Courier New" w:cs="Courier New"/>
          <w:color w:val="000000"/>
          <w:sz w:val="18"/>
          <w:szCs w:val="18"/>
        </w:rPr>
        <w:t>class com.philips.cdp.digitalcare.** {</w:t>
      </w:r>
      <w:r w:rsidRPr="004B177B">
        <w:rPr>
          <w:rFonts w:ascii="Courier New" w:hAnsi="Courier New" w:cs="Courier New"/>
          <w:b/>
          <w:bCs/>
          <w:color w:val="660E7A"/>
          <w:sz w:val="18"/>
          <w:szCs w:val="18"/>
        </w:rPr>
        <w:t>*;</w:t>
      </w:r>
      <w:r w:rsidRPr="004B177B">
        <w:rPr>
          <w:rFonts w:ascii="Courier New" w:hAnsi="Courier New" w:cs="Courier New"/>
          <w:color w:val="000000"/>
          <w:sz w:val="18"/>
          <w:szCs w:val="18"/>
        </w:rPr>
        <w:t>}</w:t>
      </w:r>
      <w:r w:rsidRPr="004B177B">
        <w:rPr>
          <w:rFonts w:ascii="Courier New" w:hAnsi="Courier New" w:cs="Courier New"/>
          <w:color w:val="000000"/>
          <w:sz w:val="18"/>
          <w:szCs w:val="18"/>
        </w:rPr>
        <w:br/>
      </w:r>
      <w:r w:rsidRPr="004B177B">
        <w:rPr>
          <w:rFonts w:ascii="Courier New" w:hAnsi="Courier New" w:cs="Courier New"/>
          <w:color w:val="000000"/>
          <w:sz w:val="18"/>
          <w:szCs w:val="18"/>
        </w:rPr>
        <w:br/>
      </w:r>
      <w:r w:rsidRPr="004B177B">
        <w:rPr>
          <w:rFonts w:ascii="Courier New" w:hAnsi="Courier New" w:cs="Courier New"/>
          <w:b/>
          <w:bCs/>
          <w:color w:val="000080"/>
          <w:sz w:val="18"/>
          <w:szCs w:val="18"/>
        </w:rPr>
        <w:t xml:space="preserve">-keep </w:t>
      </w:r>
      <w:r w:rsidRPr="004B177B">
        <w:rPr>
          <w:rFonts w:ascii="Courier New" w:hAnsi="Courier New" w:cs="Courier New"/>
          <w:color w:val="000000"/>
          <w:sz w:val="18"/>
          <w:szCs w:val="18"/>
        </w:rPr>
        <w:t>public class * extends android.app.Activity</w:t>
      </w:r>
      <w:r w:rsidRPr="004B177B">
        <w:rPr>
          <w:rFonts w:ascii="Courier New" w:hAnsi="Courier New" w:cs="Courier New"/>
          <w:color w:val="000000"/>
          <w:sz w:val="18"/>
          <w:szCs w:val="18"/>
        </w:rPr>
        <w:br/>
      </w:r>
      <w:r w:rsidRPr="004B177B">
        <w:rPr>
          <w:rFonts w:ascii="Courier New" w:hAnsi="Courier New" w:cs="Courier New"/>
          <w:b/>
          <w:bCs/>
          <w:color w:val="000080"/>
          <w:sz w:val="18"/>
          <w:szCs w:val="18"/>
        </w:rPr>
        <w:t xml:space="preserve">-keep </w:t>
      </w:r>
      <w:r w:rsidRPr="004B177B">
        <w:rPr>
          <w:rFonts w:ascii="Courier New" w:hAnsi="Courier New" w:cs="Courier New"/>
          <w:color w:val="000000"/>
          <w:sz w:val="18"/>
          <w:szCs w:val="18"/>
        </w:rPr>
        <w:t>public class * extends android.app.Application</w:t>
      </w:r>
      <w:r w:rsidRPr="004B177B">
        <w:rPr>
          <w:rFonts w:ascii="Courier New" w:hAnsi="Courier New" w:cs="Courier New"/>
          <w:color w:val="000000"/>
          <w:sz w:val="18"/>
          <w:szCs w:val="18"/>
        </w:rPr>
        <w:br/>
      </w:r>
      <w:r w:rsidRPr="004B177B">
        <w:rPr>
          <w:rFonts w:ascii="Courier New" w:hAnsi="Courier New" w:cs="Courier New"/>
          <w:b/>
          <w:bCs/>
          <w:color w:val="000080"/>
          <w:sz w:val="18"/>
          <w:szCs w:val="18"/>
        </w:rPr>
        <w:t xml:space="preserve">-keep </w:t>
      </w:r>
      <w:r w:rsidRPr="004B177B">
        <w:rPr>
          <w:rFonts w:ascii="Courier New" w:hAnsi="Courier New" w:cs="Courier New"/>
          <w:color w:val="000000"/>
          <w:sz w:val="18"/>
          <w:szCs w:val="18"/>
        </w:rPr>
        <w:t>public class * extends android.content.BroadcastReceiver</w:t>
      </w:r>
      <w:r w:rsidRPr="004B177B">
        <w:rPr>
          <w:rFonts w:ascii="Courier New" w:hAnsi="Courier New" w:cs="Courier New"/>
          <w:color w:val="000000"/>
          <w:sz w:val="18"/>
          <w:szCs w:val="18"/>
        </w:rPr>
        <w:br/>
      </w:r>
      <w:r w:rsidRPr="004B177B">
        <w:rPr>
          <w:rFonts w:ascii="Courier New" w:hAnsi="Courier New" w:cs="Courier New"/>
          <w:color w:val="000000"/>
          <w:sz w:val="18"/>
          <w:szCs w:val="18"/>
        </w:rPr>
        <w:br/>
      </w:r>
      <w:r w:rsidRPr="004B177B">
        <w:rPr>
          <w:rFonts w:ascii="Courier New" w:hAnsi="Courier New" w:cs="Courier New"/>
          <w:color w:val="000000"/>
          <w:sz w:val="18"/>
          <w:szCs w:val="18"/>
        </w:rPr>
        <w:br/>
      </w:r>
      <w:r w:rsidRPr="004B177B">
        <w:rPr>
          <w:rFonts w:ascii="Courier New" w:hAnsi="Courier New" w:cs="Courier New"/>
          <w:b/>
          <w:bCs/>
          <w:color w:val="000080"/>
          <w:sz w:val="18"/>
          <w:szCs w:val="18"/>
        </w:rPr>
        <w:t xml:space="preserve">-keep </w:t>
      </w:r>
      <w:r w:rsidRPr="004B177B">
        <w:rPr>
          <w:rFonts w:ascii="Courier New" w:hAnsi="Courier New" w:cs="Courier New"/>
          <w:color w:val="000000"/>
          <w:sz w:val="18"/>
          <w:szCs w:val="18"/>
        </w:rPr>
        <w:t>public class * extends android.app.Fragment {</w:t>
      </w:r>
      <w:r w:rsidRPr="004B177B">
        <w:rPr>
          <w:rFonts w:ascii="Courier New" w:hAnsi="Courier New" w:cs="Courier New"/>
          <w:color w:val="000000"/>
          <w:sz w:val="18"/>
          <w:szCs w:val="18"/>
        </w:rPr>
        <w:br/>
      </w:r>
      <w:r w:rsidRPr="004B177B">
        <w:rPr>
          <w:rFonts w:ascii="Courier New" w:hAnsi="Courier New" w:cs="Courier New"/>
          <w:b/>
          <w:bCs/>
          <w:color w:val="660E7A"/>
          <w:sz w:val="18"/>
          <w:szCs w:val="18"/>
        </w:rPr>
        <w:t xml:space="preserve">    &lt;init&gt;(...);</w:t>
      </w:r>
      <w:r w:rsidRPr="004B177B">
        <w:rPr>
          <w:rFonts w:ascii="Courier New" w:hAnsi="Courier New" w:cs="Courier New"/>
          <w:b/>
          <w:bCs/>
          <w:color w:val="660E7A"/>
          <w:sz w:val="18"/>
          <w:szCs w:val="18"/>
        </w:rPr>
        <w:br/>
      </w:r>
      <w:r w:rsidRPr="004B177B">
        <w:rPr>
          <w:rFonts w:ascii="Courier New" w:hAnsi="Courier New" w:cs="Courier New"/>
          <w:color w:val="000000"/>
          <w:sz w:val="18"/>
          <w:szCs w:val="18"/>
        </w:rPr>
        <w:t>}</w:t>
      </w:r>
      <w:r w:rsidRPr="004B177B">
        <w:rPr>
          <w:rFonts w:ascii="Courier New" w:hAnsi="Courier New" w:cs="Courier New"/>
          <w:color w:val="000000"/>
          <w:sz w:val="18"/>
          <w:szCs w:val="18"/>
        </w:rPr>
        <w:br/>
      </w:r>
      <w:r w:rsidRPr="004B177B">
        <w:rPr>
          <w:rFonts w:ascii="Courier New" w:hAnsi="Courier New" w:cs="Courier New"/>
          <w:b/>
          <w:bCs/>
          <w:color w:val="000080"/>
          <w:sz w:val="18"/>
          <w:szCs w:val="18"/>
        </w:rPr>
        <w:t xml:space="preserve">-keep </w:t>
      </w:r>
      <w:r w:rsidRPr="004B177B">
        <w:rPr>
          <w:rFonts w:ascii="Courier New" w:hAnsi="Courier New" w:cs="Courier New"/>
          <w:color w:val="000000"/>
          <w:sz w:val="18"/>
          <w:szCs w:val="18"/>
        </w:rPr>
        <w:t>public class * extends android.support.v4.app.Fragment {</w:t>
      </w:r>
      <w:r w:rsidRPr="004B177B">
        <w:rPr>
          <w:rFonts w:ascii="Courier New" w:hAnsi="Courier New" w:cs="Courier New"/>
          <w:color w:val="000000"/>
          <w:sz w:val="18"/>
          <w:szCs w:val="18"/>
        </w:rPr>
        <w:br/>
      </w:r>
      <w:r w:rsidRPr="004B177B">
        <w:rPr>
          <w:rFonts w:ascii="Courier New" w:hAnsi="Courier New" w:cs="Courier New"/>
          <w:b/>
          <w:bCs/>
          <w:color w:val="660E7A"/>
          <w:sz w:val="18"/>
          <w:szCs w:val="18"/>
        </w:rPr>
        <w:t xml:space="preserve">    &lt;init&gt;(...);</w:t>
      </w:r>
      <w:r w:rsidRPr="004B177B">
        <w:rPr>
          <w:rFonts w:ascii="Courier New" w:hAnsi="Courier New" w:cs="Courier New"/>
          <w:b/>
          <w:bCs/>
          <w:color w:val="660E7A"/>
          <w:sz w:val="18"/>
          <w:szCs w:val="18"/>
        </w:rPr>
        <w:br/>
      </w:r>
      <w:r w:rsidRPr="004B177B">
        <w:rPr>
          <w:rFonts w:ascii="Courier New" w:hAnsi="Courier New" w:cs="Courier New"/>
          <w:color w:val="000000"/>
          <w:sz w:val="18"/>
          <w:szCs w:val="18"/>
        </w:rPr>
        <w:t>}</w:t>
      </w:r>
      <w:r w:rsidRPr="004B177B">
        <w:rPr>
          <w:rFonts w:ascii="Courier New" w:hAnsi="Courier New" w:cs="Courier New"/>
          <w:color w:val="000000"/>
          <w:sz w:val="18"/>
          <w:szCs w:val="18"/>
        </w:rPr>
        <w:br/>
      </w:r>
      <w:r w:rsidRPr="004B177B">
        <w:rPr>
          <w:rFonts w:ascii="Courier New" w:hAnsi="Courier New" w:cs="Courier New"/>
          <w:color w:val="000000"/>
          <w:sz w:val="18"/>
          <w:szCs w:val="18"/>
        </w:rPr>
        <w:br/>
        <w:t xml:space="preserve">    </w:t>
      </w:r>
      <w:r w:rsidRPr="004B177B">
        <w:rPr>
          <w:rFonts w:ascii="Courier New" w:hAnsi="Courier New" w:cs="Courier New"/>
          <w:b/>
          <w:bCs/>
          <w:color w:val="000080"/>
          <w:sz w:val="18"/>
          <w:szCs w:val="18"/>
        </w:rPr>
        <w:t xml:space="preserve">-keepclassmembers </w:t>
      </w:r>
      <w:r w:rsidRPr="004B177B">
        <w:rPr>
          <w:rFonts w:ascii="Courier New" w:hAnsi="Courier New" w:cs="Courier New"/>
          <w:color w:val="000000"/>
          <w:sz w:val="18"/>
          <w:szCs w:val="18"/>
        </w:rPr>
        <w:t>enum * {</w:t>
      </w:r>
      <w:r w:rsidRPr="004B177B">
        <w:rPr>
          <w:rFonts w:ascii="Courier New" w:hAnsi="Courier New" w:cs="Courier New"/>
          <w:color w:val="000000"/>
          <w:sz w:val="18"/>
          <w:szCs w:val="18"/>
        </w:rPr>
        <w:br/>
      </w:r>
      <w:r w:rsidRPr="004B177B">
        <w:rPr>
          <w:rFonts w:ascii="Courier New" w:hAnsi="Courier New" w:cs="Courier New"/>
          <w:b/>
          <w:bCs/>
          <w:color w:val="660E7A"/>
          <w:sz w:val="18"/>
          <w:szCs w:val="18"/>
        </w:rPr>
        <w:t xml:space="preserve">        public static **[] values();</w:t>
      </w:r>
      <w:r w:rsidRPr="004B177B">
        <w:rPr>
          <w:rFonts w:ascii="Courier New" w:hAnsi="Courier New" w:cs="Courier New"/>
          <w:b/>
          <w:bCs/>
          <w:color w:val="660E7A"/>
          <w:sz w:val="18"/>
          <w:szCs w:val="18"/>
        </w:rPr>
        <w:br/>
        <w:t xml:space="preserve">        public static ** valueOf(java.lang.String);</w:t>
      </w:r>
      <w:r w:rsidRPr="004B177B">
        <w:rPr>
          <w:rFonts w:ascii="Courier New" w:hAnsi="Courier New" w:cs="Courier New"/>
          <w:b/>
          <w:bCs/>
          <w:color w:val="660E7A"/>
          <w:sz w:val="18"/>
          <w:szCs w:val="18"/>
        </w:rPr>
        <w:br/>
        <w:t xml:space="preserve">    </w:t>
      </w:r>
      <w:r w:rsidRPr="004B177B">
        <w:rPr>
          <w:rFonts w:ascii="Courier New" w:hAnsi="Courier New" w:cs="Courier New"/>
          <w:color w:val="000000"/>
          <w:sz w:val="18"/>
          <w:szCs w:val="18"/>
        </w:rPr>
        <w:t>}</w:t>
      </w:r>
      <w:r w:rsidRPr="004B177B">
        <w:rPr>
          <w:rFonts w:ascii="Courier New" w:hAnsi="Courier New" w:cs="Courier New"/>
          <w:color w:val="000000"/>
          <w:sz w:val="18"/>
          <w:szCs w:val="18"/>
        </w:rPr>
        <w:br/>
      </w:r>
      <w:r w:rsidRPr="004B177B">
        <w:rPr>
          <w:rFonts w:ascii="Courier New" w:hAnsi="Courier New" w:cs="Courier New"/>
          <w:color w:val="000000"/>
          <w:sz w:val="18"/>
          <w:szCs w:val="18"/>
        </w:rPr>
        <w:br/>
      </w:r>
      <w:r w:rsidRPr="004B177B">
        <w:rPr>
          <w:rFonts w:ascii="Courier New" w:hAnsi="Courier New" w:cs="Courier New"/>
          <w:b/>
          <w:bCs/>
          <w:color w:val="000080"/>
          <w:sz w:val="18"/>
          <w:szCs w:val="18"/>
        </w:rPr>
        <w:t xml:space="preserve">-keep </w:t>
      </w:r>
      <w:r w:rsidRPr="004B177B">
        <w:rPr>
          <w:rFonts w:ascii="Courier New" w:hAnsi="Courier New" w:cs="Courier New"/>
          <w:color w:val="000000"/>
          <w:sz w:val="18"/>
          <w:szCs w:val="18"/>
        </w:rPr>
        <w:t>public class * extends android.view.View {</w:t>
      </w:r>
      <w:r w:rsidRPr="004B177B">
        <w:rPr>
          <w:rFonts w:ascii="Courier New" w:hAnsi="Courier New" w:cs="Courier New"/>
          <w:color w:val="000000"/>
          <w:sz w:val="18"/>
          <w:szCs w:val="18"/>
        </w:rPr>
        <w:br/>
      </w:r>
      <w:r w:rsidRPr="004B177B">
        <w:rPr>
          <w:rFonts w:ascii="Courier New" w:hAnsi="Courier New" w:cs="Courier New"/>
          <w:b/>
          <w:bCs/>
          <w:color w:val="660E7A"/>
          <w:sz w:val="18"/>
          <w:szCs w:val="18"/>
        </w:rPr>
        <w:t xml:space="preserve">    public &lt;init&gt;(android.content.Context);</w:t>
      </w:r>
      <w:r w:rsidRPr="004B177B">
        <w:rPr>
          <w:rFonts w:ascii="Courier New" w:hAnsi="Courier New" w:cs="Courier New"/>
          <w:b/>
          <w:bCs/>
          <w:color w:val="660E7A"/>
          <w:sz w:val="18"/>
          <w:szCs w:val="18"/>
        </w:rPr>
        <w:br/>
        <w:t xml:space="preserve">    public &lt;init&gt;(android.content.Context, android.util.AttributeSet);</w:t>
      </w:r>
      <w:r w:rsidRPr="004B177B">
        <w:rPr>
          <w:rFonts w:ascii="Courier New" w:hAnsi="Courier New" w:cs="Courier New"/>
          <w:b/>
          <w:bCs/>
          <w:color w:val="660E7A"/>
          <w:sz w:val="18"/>
          <w:szCs w:val="18"/>
        </w:rPr>
        <w:br/>
        <w:t xml:space="preserve">    public &lt;init&gt;(android.content.Context, android.util.AttributeSet, int);</w:t>
      </w:r>
      <w:r w:rsidRPr="004B177B">
        <w:rPr>
          <w:rFonts w:ascii="Courier New" w:hAnsi="Courier New" w:cs="Courier New"/>
          <w:b/>
          <w:bCs/>
          <w:color w:val="660E7A"/>
          <w:sz w:val="18"/>
          <w:szCs w:val="18"/>
        </w:rPr>
        <w:br/>
        <w:t xml:space="preserve">    public void set*(...);</w:t>
      </w:r>
      <w:r w:rsidRPr="004B177B">
        <w:rPr>
          <w:rFonts w:ascii="Courier New" w:hAnsi="Courier New" w:cs="Courier New"/>
          <w:b/>
          <w:bCs/>
          <w:color w:val="660E7A"/>
          <w:sz w:val="18"/>
          <w:szCs w:val="18"/>
        </w:rPr>
        <w:br/>
      </w:r>
      <w:r w:rsidRPr="004B177B">
        <w:rPr>
          <w:rFonts w:ascii="Courier New" w:hAnsi="Courier New" w:cs="Courier New"/>
          <w:color w:val="000000"/>
          <w:sz w:val="18"/>
          <w:szCs w:val="18"/>
        </w:rPr>
        <w:t>}</w:t>
      </w:r>
      <w:r w:rsidRPr="004B177B">
        <w:rPr>
          <w:rFonts w:ascii="Courier New" w:hAnsi="Courier New" w:cs="Courier New"/>
          <w:color w:val="000000"/>
          <w:sz w:val="18"/>
          <w:szCs w:val="18"/>
        </w:rPr>
        <w:br/>
      </w:r>
      <w:r w:rsidRPr="004B177B">
        <w:rPr>
          <w:rFonts w:ascii="Courier New" w:hAnsi="Courier New" w:cs="Courier New"/>
          <w:color w:val="000000"/>
          <w:sz w:val="18"/>
          <w:szCs w:val="18"/>
        </w:rPr>
        <w:br/>
      </w:r>
      <w:r w:rsidRPr="004B177B">
        <w:rPr>
          <w:rFonts w:ascii="Courier New" w:hAnsi="Courier New" w:cs="Courier New"/>
          <w:b/>
          <w:bCs/>
          <w:color w:val="000080"/>
          <w:sz w:val="18"/>
          <w:szCs w:val="18"/>
        </w:rPr>
        <w:t xml:space="preserve">-keepclasseswithmembers </w:t>
      </w:r>
      <w:r w:rsidRPr="004B177B">
        <w:rPr>
          <w:rFonts w:ascii="Courier New" w:hAnsi="Courier New" w:cs="Courier New"/>
          <w:color w:val="000000"/>
          <w:sz w:val="18"/>
          <w:szCs w:val="18"/>
        </w:rPr>
        <w:t>class * {</w:t>
      </w:r>
      <w:r w:rsidRPr="004B177B">
        <w:rPr>
          <w:rFonts w:ascii="Courier New" w:hAnsi="Courier New" w:cs="Courier New"/>
          <w:color w:val="000000"/>
          <w:sz w:val="18"/>
          <w:szCs w:val="18"/>
        </w:rPr>
        <w:br/>
      </w:r>
      <w:r w:rsidRPr="004B177B">
        <w:rPr>
          <w:rFonts w:ascii="Courier New" w:hAnsi="Courier New" w:cs="Courier New"/>
          <w:b/>
          <w:bCs/>
          <w:color w:val="660E7A"/>
          <w:sz w:val="18"/>
          <w:szCs w:val="18"/>
        </w:rPr>
        <w:t xml:space="preserve">    public &lt;init&gt;(android.content.Context, android.util.AttributeSet);</w:t>
      </w:r>
      <w:r w:rsidRPr="004B177B">
        <w:rPr>
          <w:rFonts w:ascii="Courier New" w:hAnsi="Courier New" w:cs="Courier New"/>
          <w:b/>
          <w:bCs/>
          <w:color w:val="660E7A"/>
          <w:sz w:val="18"/>
          <w:szCs w:val="18"/>
        </w:rPr>
        <w:br/>
      </w:r>
      <w:r w:rsidRPr="004B177B">
        <w:rPr>
          <w:rFonts w:ascii="Courier New" w:hAnsi="Courier New" w:cs="Courier New"/>
          <w:color w:val="000000"/>
          <w:sz w:val="18"/>
          <w:szCs w:val="18"/>
        </w:rPr>
        <w:t>}</w:t>
      </w:r>
      <w:r w:rsidRPr="004B177B">
        <w:rPr>
          <w:rFonts w:ascii="Courier New" w:hAnsi="Courier New" w:cs="Courier New"/>
          <w:color w:val="000000"/>
          <w:sz w:val="18"/>
          <w:szCs w:val="18"/>
        </w:rPr>
        <w:br/>
      </w:r>
      <w:r w:rsidRPr="004B177B">
        <w:rPr>
          <w:rFonts w:ascii="Courier New" w:hAnsi="Courier New" w:cs="Courier New"/>
          <w:color w:val="000000"/>
          <w:sz w:val="18"/>
          <w:szCs w:val="18"/>
        </w:rPr>
        <w:br/>
      </w:r>
      <w:r w:rsidRPr="004B177B">
        <w:rPr>
          <w:rFonts w:ascii="Courier New" w:hAnsi="Courier New" w:cs="Courier New"/>
          <w:b/>
          <w:bCs/>
          <w:color w:val="000080"/>
          <w:sz w:val="18"/>
          <w:szCs w:val="18"/>
        </w:rPr>
        <w:t xml:space="preserve">-keepclasseswithmembers </w:t>
      </w:r>
      <w:r w:rsidRPr="004B177B">
        <w:rPr>
          <w:rFonts w:ascii="Courier New" w:hAnsi="Courier New" w:cs="Courier New"/>
          <w:color w:val="000000"/>
          <w:sz w:val="18"/>
          <w:szCs w:val="18"/>
        </w:rPr>
        <w:t>class * {</w:t>
      </w:r>
      <w:r w:rsidRPr="004B177B">
        <w:rPr>
          <w:rFonts w:ascii="Courier New" w:hAnsi="Courier New" w:cs="Courier New"/>
          <w:color w:val="000000"/>
          <w:sz w:val="18"/>
          <w:szCs w:val="18"/>
        </w:rPr>
        <w:br/>
      </w:r>
      <w:r w:rsidRPr="004B177B">
        <w:rPr>
          <w:rFonts w:ascii="Courier New" w:hAnsi="Courier New" w:cs="Courier New"/>
          <w:b/>
          <w:bCs/>
          <w:color w:val="660E7A"/>
          <w:sz w:val="18"/>
          <w:szCs w:val="18"/>
        </w:rPr>
        <w:t xml:space="preserve">    public &lt;init&gt;(android.content.Context, android.util.AttributeSet, int);</w:t>
      </w:r>
      <w:r w:rsidRPr="004B177B">
        <w:rPr>
          <w:rFonts w:ascii="Courier New" w:hAnsi="Courier New" w:cs="Courier New"/>
          <w:b/>
          <w:bCs/>
          <w:color w:val="660E7A"/>
          <w:sz w:val="18"/>
          <w:szCs w:val="18"/>
        </w:rPr>
        <w:br/>
      </w:r>
      <w:r w:rsidRPr="004B177B">
        <w:rPr>
          <w:rFonts w:ascii="Courier New" w:hAnsi="Courier New" w:cs="Courier New"/>
          <w:color w:val="000000"/>
          <w:sz w:val="18"/>
          <w:szCs w:val="18"/>
        </w:rPr>
        <w:t>}</w:t>
      </w:r>
      <w:r w:rsidRPr="004B177B">
        <w:rPr>
          <w:rFonts w:ascii="Courier New" w:hAnsi="Courier New" w:cs="Courier New"/>
          <w:color w:val="000000"/>
          <w:sz w:val="18"/>
          <w:szCs w:val="18"/>
        </w:rPr>
        <w:br/>
      </w:r>
      <w:r w:rsidRPr="004B177B">
        <w:rPr>
          <w:rFonts w:ascii="Courier New" w:hAnsi="Courier New" w:cs="Courier New"/>
          <w:color w:val="000000"/>
          <w:sz w:val="18"/>
          <w:szCs w:val="18"/>
        </w:rPr>
        <w:br/>
      </w:r>
      <w:r w:rsidRPr="004B177B">
        <w:rPr>
          <w:rFonts w:ascii="Courier New" w:hAnsi="Courier New" w:cs="Courier New"/>
          <w:b/>
          <w:bCs/>
          <w:color w:val="000080"/>
          <w:sz w:val="18"/>
          <w:szCs w:val="18"/>
        </w:rPr>
        <w:t xml:space="preserve">-keepclassmembers </w:t>
      </w:r>
      <w:r w:rsidRPr="004B177B">
        <w:rPr>
          <w:rFonts w:ascii="Courier New" w:hAnsi="Courier New" w:cs="Courier New"/>
          <w:color w:val="000000"/>
          <w:sz w:val="18"/>
          <w:szCs w:val="18"/>
        </w:rPr>
        <w:t>class * extends android.content.Context {</w:t>
      </w:r>
      <w:r w:rsidRPr="004B177B">
        <w:rPr>
          <w:rFonts w:ascii="Courier New" w:hAnsi="Courier New" w:cs="Courier New"/>
          <w:color w:val="000000"/>
          <w:sz w:val="18"/>
          <w:szCs w:val="18"/>
        </w:rPr>
        <w:br/>
      </w:r>
      <w:r w:rsidRPr="004B177B">
        <w:rPr>
          <w:rFonts w:ascii="Courier New" w:hAnsi="Courier New" w:cs="Courier New"/>
          <w:b/>
          <w:bCs/>
          <w:color w:val="660E7A"/>
          <w:sz w:val="18"/>
          <w:szCs w:val="18"/>
        </w:rPr>
        <w:t xml:space="preserve">   public void *(android.view.View);</w:t>
      </w:r>
      <w:r w:rsidRPr="004B177B">
        <w:rPr>
          <w:rFonts w:ascii="Courier New" w:hAnsi="Courier New" w:cs="Courier New"/>
          <w:b/>
          <w:bCs/>
          <w:color w:val="660E7A"/>
          <w:sz w:val="18"/>
          <w:szCs w:val="18"/>
        </w:rPr>
        <w:br/>
        <w:t xml:space="preserve">   public void *(android.view.MenuItem);</w:t>
      </w:r>
      <w:r w:rsidRPr="004B177B">
        <w:rPr>
          <w:rFonts w:ascii="Courier New" w:hAnsi="Courier New" w:cs="Courier New"/>
          <w:b/>
          <w:bCs/>
          <w:color w:val="660E7A"/>
          <w:sz w:val="18"/>
          <w:szCs w:val="18"/>
        </w:rPr>
        <w:br/>
      </w:r>
      <w:r w:rsidRPr="004B177B">
        <w:rPr>
          <w:rFonts w:ascii="Courier New" w:hAnsi="Courier New" w:cs="Courier New"/>
          <w:color w:val="000000"/>
          <w:sz w:val="18"/>
          <w:szCs w:val="18"/>
        </w:rPr>
        <w:t>}</w:t>
      </w:r>
      <w:r w:rsidRPr="004B177B">
        <w:rPr>
          <w:rFonts w:ascii="Courier New" w:hAnsi="Courier New" w:cs="Courier New"/>
          <w:color w:val="000000"/>
          <w:sz w:val="18"/>
          <w:szCs w:val="18"/>
        </w:rPr>
        <w:br/>
      </w:r>
      <w:r w:rsidRPr="004B177B">
        <w:rPr>
          <w:rFonts w:ascii="Courier New" w:hAnsi="Courier New" w:cs="Courier New"/>
          <w:color w:val="000000"/>
          <w:sz w:val="18"/>
          <w:szCs w:val="18"/>
        </w:rPr>
        <w:br/>
      </w:r>
      <w:r w:rsidRPr="004B177B">
        <w:rPr>
          <w:rFonts w:ascii="Courier New" w:hAnsi="Courier New" w:cs="Courier New"/>
          <w:b/>
          <w:bCs/>
          <w:color w:val="000080"/>
          <w:sz w:val="18"/>
          <w:szCs w:val="18"/>
        </w:rPr>
        <w:t xml:space="preserve">-keepclassmembers </w:t>
      </w:r>
      <w:r w:rsidRPr="004B177B">
        <w:rPr>
          <w:rFonts w:ascii="Courier New" w:hAnsi="Courier New" w:cs="Courier New"/>
          <w:color w:val="000000"/>
          <w:sz w:val="18"/>
          <w:szCs w:val="18"/>
        </w:rPr>
        <w:t>class * implements android.os.Parcelable {</w:t>
      </w:r>
      <w:r w:rsidRPr="004B177B">
        <w:rPr>
          <w:rFonts w:ascii="Courier New" w:hAnsi="Courier New" w:cs="Courier New"/>
          <w:color w:val="000000"/>
          <w:sz w:val="18"/>
          <w:szCs w:val="18"/>
        </w:rPr>
        <w:br/>
      </w:r>
      <w:r w:rsidRPr="004B177B">
        <w:rPr>
          <w:rFonts w:ascii="Courier New" w:hAnsi="Courier New" w:cs="Courier New"/>
          <w:b/>
          <w:bCs/>
          <w:color w:val="660E7A"/>
          <w:sz w:val="18"/>
          <w:szCs w:val="18"/>
        </w:rPr>
        <w:t xml:space="preserve">    static android.os.Parcelable$Creator CREATOR;</w:t>
      </w:r>
      <w:r w:rsidRPr="004B177B">
        <w:rPr>
          <w:rFonts w:ascii="Courier New" w:hAnsi="Courier New" w:cs="Courier New"/>
          <w:b/>
          <w:bCs/>
          <w:color w:val="660E7A"/>
          <w:sz w:val="18"/>
          <w:szCs w:val="18"/>
        </w:rPr>
        <w:br/>
      </w:r>
      <w:r w:rsidRPr="004B177B">
        <w:rPr>
          <w:rFonts w:ascii="Courier New" w:hAnsi="Courier New" w:cs="Courier New"/>
          <w:color w:val="000000"/>
          <w:sz w:val="18"/>
          <w:szCs w:val="18"/>
        </w:rPr>
        <w:t>}</w:t>
      </w:r>
      <w:r w:rsidRPr="004B177B">
        <w:rPr>
          <w:rFonts w:ascii="Courier New" w:hAnsi="Courier New" w:cs="Courier New"/>
          <w:color w:val="000000"/>
          <w:sz w:val="18"/>
          <w:szCs w:val="18"/>
        </w:rPr>
        <w:br/>
      </w:r>
      <w:r w:rsidRPr="004B177B">
        <w:rPr>
          <w:rFonts w:ascii="Courier New" w:hAnsi="Courier New" w:cs="Courier New"/>
          <w:color w:val="000000"/>
          <w:sz w:val="18"/>
          <w:szCs w:val="18"/>
        </w:rPr>
        <w:br/>
      </w:r>
      <w:r w:rsidRPr="004B177B">
        <w:rPr>
          <w:rFonts w:ascii="Courier New" w:hAnsi="Courier New" w:cs="Courier New"/>
          <w:b/>
          <w:bCs/>
          <w:color w:val="000080"/>
          <w:sz w:val="18"/>
          <w:szCs w:val="18"/>
        </w:rPr>
        <w:lastRenderedPageBreak/>
        <w:t xml:space="preserve">-keepclassmembers </w:t>
      </w:r>
      <w:r w:rsidRPr="004B177B">
        <w:rPr>
          <w:rFonts w:ascii="Courier New" w:hAnsi="Courier New" w:cs="Courier New"/>
          <w:color w:val="000000"/>
          <w:sz w:val="18"/>
          <w:szCs w:val="18"/>
        </w:rPr>
        <w:t>class **.R$* {</w:t>
      </w:r>
      <w:r w:rsidRPr="004B177B">
        <w:rPr>
          <w:rFonts w:ascii="Courier New" w:hAnsi="Courier New" w:cs="Courier New"/>
          <w:color w:val="000000"/>
          <w:sz w:val="18"/>
          <w:szCs w:val="18"/>
        </w:rPr>
        <w:br/>
      </w:r>
      <w:r w:rsidRPr="004B177B">
        <w:rPr>
          <w:rFonts w:ascii="Courier New" w:hAnsi="Courier New" w:cs="Courier New"/>
          <w:b/>
          <w:bCs/>
          <w:color w:val="660E7A"/>
          <w:sz w:val="18"/>
          <w:szCs w:val="18"/>
        </w:rPr>
        <w:t xml:space="preserve">    public static &lt;fields&gt;;</w:t>
      </w:r>
      <w:r w:rsidRPr="004B177B">
        <w:rPr>
          <w:rFonts w:ascii="Courier New" w:hAnsi="Courier New" w:cs="Courier New"/>
          <w:b/>
          <w:bCs/>
          <w:color w:val="660E7A"/>
          <w:sz w:val="18"/>
          <w:szCs w:val="18"/>
        </w:rPr>
        <w:br/>
      </w:r>
      <w:r w:rsidRPr="004B177B">
        <w:rPr>
          <w:rFonts w:ascii="Courier New" w:hAnsi="Courier New" w:cs="Courier New"/>
          <w:color w:val="000000"/>
          <w:sz w:val="18"/>
          <w:szCs w:val="18"/>
        </w:rPr>
        <w:t>}</w:t>
      </w:r>
      <w:r w:rsidRPr="004B177B">
        <w:rPr>
          <w:rFonts w:ascii="Courier New" w:hAnsi="Courier New" w:cs="Courier New"/>
          <w:color w:val="000000"/>
          <w:sz w:val="18"/>
          <w:szCs w:val="18"/>
        </w:rPr>
        <w:br/>
      </w:r>
      <w:r w:rsidRPr="004B177B">
        <w:rPr>
          <w:rFonts w:ascii="Courier New" w:hAnsi="Courier New" w:cs="Courier New"/>
          <w:color w:val="000000"/>
          <w:sz w:val="18"/>
          <w:szCs w:val="18"/>
        </w:rPr>
        <w:br/>
      </w:r>
      <w:r w:rsidRPr="004B177B">
        <w:rPr>
          <w:rFonts w:ascii="Courier New" w:hAnsi="Courier New" w:cs="Courier New"/>
          <w:b/>
          <w:bCs/>
          <w:color w:val="000080"/>
          <w:sz w:val="18"/>
          <w:szCs w:val="18"/>
        </w:rPr>
        <w:t xml:space="preserve">-keepclassmembers </w:t>
      </w:r>
      <w:r w:rsidRPr="004B177B">
        <w:rPr>
          <w:rFonts w:ascii="Courier New" w:hAnsi="Courier New" w:cs="Courier New"/>
          <w:color w:val="000000"/>
          <w:sz w:val="18"/>
          <w:szCs w:val="18"/>
        </w:rPr>
        <w:t>class *{</w:t>
      </w:r>
      <w:r w:rsidRPr="004B177B">
        <w:rPr>
          <w:rFonts w:ascii="Courier New" w:hAnsi="Courier New" w:cs="Courier New"/>
          <w:color w:val="000000"/>
          <w:sz w:val="18"/>
          <w:szCs w:val="18"/>
        </w:rPr>
        <w:br/>
      </w:r>
      <w:r w:rsidRPr="004B177B">
        <w:rPr>
          <w:rFonts w:ascii="Courier New" w:hAnsi="Courier New" w:cs="Courier New"/>
          <w:b/>
          <w:bCs/>
          <w:color w:val="660E7A"/>
          <w:sz w:val="18"/>
          <w:szCs w:val="18"/>
        </w:rPr>
        <w:t xml:space="preserve">  @android.webkit.JavascriptInterface &lt;methods&gt;;</w:t>
      </w:r>
      <w:r w:rsidRPr="004B177B">
        <w:rPr>
          <w:rFonts w:ascii="Courier New" w:hAnsi="Courier New" w:cs="Courier New"/>
          <w:b/>
          <w:bCs/>
          <w:color w:val="660E7A"/>
          <w:sz w:val="18"/>
          <w:szCs w:val="18"/>
        </w:rPr>
        <w:br/>
      </w:r>
      <w:r w:rsidRPr="004B177B">
        <w:rPr>
          <w:rFonts w:ascii="Courier New" w:hAnsi="Courier New" w:cs="Courier New"/>
          <w:color w:val="000000"/>
          <w:sz w:val="18"/>
          <w:szCs w:val="18"/>
        </w:rPr>
        <w:t>}</w:t>
      </w:r>
      <w:r w:rsidRPr="004B177B">
        <w:rPr>
          <w:rFonts w:ascii="Courier New" w:hAnsi="Courier New" w:cs="Courier New"/>
          <w:color w:val="000000"/>
          <w:sz w:val="18"/>
          <w:szCs w:val="18"/>
        </w:rPr>
        <w:br/>
      </w:r>
      <w:r w:rsidRPr="004B177B">
        <w:rPr>
          <w:rFonts w:ascii="Courier New" w:hAnsi="Courier New" w:cs="Courier New"/>
          <w:color w:val="000000"/>
          <w:sz w:val="18"/>
          <w:szCs w:val="18"/>
        </w:rPr>
        <w:br/>
      </w:r>
      <w:r w:rsidRPr="004B177B">
        <w:rPr>
          <w:rFonts w:ascii="Courier New" w:hAnsi="Courier New" w:cs="Courier New"/>
          <w:color w:val="000000"/>
          <w:sz w:val="18"/>
          <w:szCs w:val="18"/>
        </w:rPr>
        <w:br/>
      </w:r>
      <w:r w:rsidRPr="004B177B">
        <w:rPr>
          <w:rFonts w:ascii="Courier New" w:hAnsi="Courier New" w:cs="Courier New"/>
          <w:i/>
          <w:iCs/>
          <w:color w:val="808080"/>
          <w:sz w:val="18"/>
          <w:szCs w:val="18"/>
        </w:rPr>
        <w:t>#GooglePLayServices</w:t>
      </w:r>
      <w:r w:rsidRPr="004B177B">
        <w:rPr>
          <w:rFonts w:ascii="Courier New" w:hAnsi="Courier New" w:cs="Courier New"/>
          <w:i/>
          <w:iCs/>
          <w:color w:val="808080"/>
          <w:sz w:val="18"/>
          <w:szCs w:val="18"/>
        </w:rPr>
        <w:br/>
      </w:r>
      <w:r w:rsidRPr="004B177B">
        <w:rPr>
          <w:rFonts w:ascii="Courier New" w:hAnsi="Courier New" w:cs="Courier New"/>
          <w:i/>
          <w:iCs/>
          <w:color w:val="808080"/>
          <w:sz w:val="18"/>
          <w:szCs w:val="18"/>
        </w:rPr>
        <w:br/>
      </w:r>
      <w:r w:rsidRPr="004B177B">
        <w:rPr>
          <w:rFonts w:ascii="Courier New" w:hAnsi="Courier New" w:cs="Courier New"/>
          <w:b/>
          <w:bCs/>
          <w:color w:val="000080"/>
          <w:sz w:val="18"/>
          <w:szCs w:val="18"/>
        </w:rPr>
        <w:t xml:space="preserve">-keep </w:t>
      </w:r>
      <w:r w:rsidRPr="004B177B">
        <w:rPr>
          <w:rFonts w:ascii="Courier New" w:hAnsi="Courier New" w:cs="Courier New"/>
          <w:color w:val="000000"/>
          <w:sz w:val="18"/>
          <w:szCs w:val="18"/>
        </w:rPr>
        <w:t>class android.support.** {</w:t>
      </w:r>
      <w:r w:rsidRPr="004B177B">
        <w:rPr>
          <w:rFonts w:ascii="Courier New" w:hAnsi="Courier New" w:cs="Courier New"/>
          <w:b/>
          <w:bCs/>
          <w:color w:val="660E7A"/>
          <w:sz w:val="18"/>
          <w:szCs w:val="18"/>
        </w:rPr>
        <w:t>*;</w:t>
      </w:r>
      <w:r w:rsidRPr="004B177B">
        <w:rPr>
          <w:rFonts w:ascii="Courier New" w:hAnsi="Courier New" w:cs="Courier New"/>
          <w:color w:val="000000"/>
          <w:sz w:val="18"/>
          <w:szCs w:val="18"/>
        </w:rPr>
        <w:t>}</w:t>
      </w:r>
      <w:r w:rsidRPr="004B177B">
        <w:rPr>
          <w:rFonts w:ascii="Courier New" w:hAnsi="Courier New" w:cs="Courier New"/>
          <w:color w:val="000000"/>
          <w:sz w:val="18"/>
          <w:szCs w:val="18"/>
        </w:rPr>
        <w:br/>
      </w:r>
      <w:r w:rsidRPr="004B177B">
        <w:rPr>
          <w:rFonts w:ascii="Courier New" w:hAnsi="Courier New" w:cs="Courier New"/>
          <w:b/>
          <w:bCs/>
          <w:color w:val="000080"/>
          <w:sz w:val="18"/>
          <w:szCs w:val="18"/>
        </w:rPr>
        <w:t xml:space="preserve">-keep </w:t>
      </w:r>
      <w:r w:rsidRPr="004B177B">
        <w:rPr>
          <w:rFonts w:ascii="Courier New" w:hAnsi="Courier New" w:cs="Courier New"/>
          <w:color w:val="000000"/>
          <w:sz w:val="18"/>
          <w:szCs w:val="18"/>
        </w:rPr>
        <w:t>class android.view.** {</w:t>
      </w:r>
      <w:r w:rsidRPr="004B177B">
        <w:rPr>
          <w:rFonts w:ascii="Courier New" w:hAnsi="Courier New" w:cs="Courier New"/>
          <w:b/>
          <w:bCs/>
          <w:color w:val="660E7A"/>
          <w:sz w:val="18"/>
          <w:szCs w:val="18"/>
        </w:rPr>
        <w:t>*;</w:t>
      </w:r>
      <w:r w:rsidRPr="004B177B">
        <w:rPr>
          <w:rFonts w:ascii="Courier New" w:hAnsi="Courier New" w:cs="Courier New"/>
          <w:color w:val="000000"/>
          <w:sz w:val="18"/>
          <w:szCs w:val="18"/>
        </w:rPr>
        <w:t>}</w:t>
      </w:r>
      <w:r w:rsidRPr="004B177B">
        <w:rPr>
          <w:rFonts w:ascii="Courier New" w:hAnsi="Courier New" w:cs="Courier New"/>
          <w:color w:val="000000"/>
          <w:sz w:val="18"/>
          <w:szCs w:val="18"/>
        </w:rPr>
        <w:br/>
      </w:r>
      <w:r w:rsidRPr="004B177B">
        <w:rPr>
          <w:rFonts w:ascii="Courier New" w:hAnsi="Courier New" w:cs="Courier New"/>
          <w:color w:val="000000"/>
          <w:sz w:val="18"/>
          <w:szCs w:val="18"/>
        </w:rPr>
        <w:br/>
      </w:r>
      <w:r w:rsidRPr="004B177B">
        <w:rPr>
          <w:rFonts w:ascii="Courier New" w:hAnsi="Courier New" w:cs="Courier New"/>
          <w:b/>
          <w:bCs/>
          <w:color w:val="000080"/>
          <w:sz w:val="18"/>
          <w:szCs w:val="18"/>
        </w:rPr>
        <w:t xml:space="preserve">-keep </w:t>
      </w:r>
      <w:r w:rsidRPr="004B177B">
        <w:rPr>
          <w:rFonts w:ascii="Courier New" w:hAnsi="Courier New" w:cs="Courier New"/>
          <w:color w:val="000000"/>
          <w:sz w:val="18"/>
          <w:szCs w:val="18"/>
        </w:rPr>
        <w:t>interface android.support.v13.app.** {</w:t>
      </w:r>
      <w:r w:rsidRPr="004B177B">
        <w:rPr>
          <w:rFonts w:ascii="Courier New" w:hAnsi="Courier New" w:cs="Courier New"/>
          <w:b/>
          <w:bCs/>
          <w:color w:val="660E7A"/>
          <w:sz w:val="18"/>
          <w:szCs w:val="18"/>
        </w:rPr>
        <w:t xml:space="preserve"> *; </w:t>
      </w:r>
      <w:r w:rsidRPr="004B177B">
        <w:rPr>
          <w:rFonts w:ascii="Courier New" w:hAnsi="Courier New" w:cs="Courier New"/>
          <w:color w:val="000000"/>
          <w:sz w:val="18"/>
          <w:szCs w:val="18"/>
        </w:rPr>
        <w:t>}</w:t>
      </w:r>
      <w:r w:rsidRPr="004B177B">
        <w:rPr>
          <w:rFonts w:ascii="Courier New" w:hAnsi="Courier New" w:cs="Courier New"/>
          <w:color w:val="000000"/>
          <w:sz w:val="18"/>
          <w:szCs w:val="18"/>
        </w:rPr>
        <w:br/>
      </w:r>
      <w:r w:rsidRPr="004B177B">
        <w:rPr>
          <w:rFonts w:ascii="Courier New" w:hAnsi="Courier New" w:cs="Courier New"/>
          <w:b/>
          <w:bCs/>
          <w:color w:val="000080"/>
          <w:sz w:val="18"/>
          <w:szCs w:val="18"/>
        </w:rPr>
        <w:t xml:space="preserve">-keep </w:t>
      </w:r>
      <w:r w:rsidRPr="004B177B">
        <w:rPr>
          <w:rFonts w:ascii="Courier New" w:hAnsi="Courier New" w:cs="Courier New"/>
          <w:color w:val="000000"/>
          <w:sz w:val="18"/>
          <w:szCs w:val="18"/>
        </w:rPr>
        <w:t>public class * extends android.support.v13.**</w:t>
      </w:r>
      <w:r w:rsidRPr="004B177B">
        <w:rPr>
          <w:rFonts w:ascii="Courier New" w:hAnsi="Courier New" w:cs="Courier New"/>
          <w:color w:val="000000"/>
          <w:sz w:val="18"/>
          <w:szCs w:val="18"/>
        </w:rPr>
        <w:br/>
      </w:r>
      <w:r w:rsidRPr="004B177B">
        <w:rPr>
          <w:rFonts w:ascii="Courier New" w:hAnsi="Courier New" w:cs="Courier New"/>
          <w:b/>
          <w:bCs/>
          <w:color w:val="000080"/>
          <w:sz w:val="18"/>
          <w:szCs w:val="18"/>
        </w:rPr>
        <w:t xml:space="preserve">-keep </w:t>
      </w:r>
      <w:r w:rsidRPr="004B177B">
        <w:rPr>
          <w:rFonts w:ascii="Courier New" w:hAnsi="Courier New" w:cs="Courier New"/>
          <w:color w:val="000000"/>
          <w:sz w:val="18"/>
          <w:szCs w:val="18"/>
        </w:rPr>
        <w:t>public class * extends android.app.Fragment</w:t>
      </w:r>
      <w:r w:rsidRPr="004B177B">
        <w:rPr>
          <w:rFonts w:ascii="Courier New" w:hAnsi="Courier New" w:cs="Courier New"/>
          <w:color w:val="000000"/>
          <w:sz w:val="18"/>
          <w:szCs w:val="18"/>
        </w:rPr>
        <w:br/>
      </w:r>
      <w:r w:rsidRPr="004B177B">
        <w:rPr>
          <w:rFonts w:ascii="Courier New" w:hAnsi="Courier New" w:cs="Courier New"/>
          <w:b/>
          <w:bCs/>
          <w:color w:val="000080"/>
          <w:sz w:val="18"/>
          <w:szCs w:val="18"/>
        </w:rPr>
        <w:t xml:space="preserve">-keep </w:t>
      </w:r>
      <w:r w:rsidRPr="004B177B">
        <w:rPr>
          <w:rFonts w:ascii="Courier New" w:hAnsi="Courier New" w:cs="Courier New"/>
          <w:color w:val="000000"/>
          <w:sz w:val="18"/>
          <w:szCs w:val="18"/>
        </w:rPr>
        <w:t>class com.philips.cdp.uikit.customviews.**</w:t>
      </w:r>
      <w:r w:rsidRPr="004B177B">
        <w:rPr>
          <w:rFonts w:ascii="Courier New" w:hAnsi="Courier New" w:cs="Courier New"/>
          <w:color w:val="000000"/>
          <w:sz w:val="18"/>
          <w:szCs w:val="18"/>
        </w:rPr>
        <w:br/>
      </w:r>
      <w:r w:rsidRPr="004B177B">
        <w:rPr>
          <w:rFonts w:ascii="Courier New" w:hAnsi="Courier New" w:cs="Courier New"/>
          <w:color w:val="000000"/>
          <w:sz w:val="18"/>
          <w:szCs w:val="18"/>
        </w:rPr>
        <w:br/>
      </w:r>
      <w:r w:rsidRPr="004B177B">
        <w:rPr>
          <w:rFonts w:ascii="Courier New" w:hAnsi="Courier New" w:cs="Courier New"/>
          <w:i/>
          <w:iCs/>
          <w:color w:val="808080"/>
          <w:sz w:val="18"/>
          <w:szCs w:val="18"/>
        </w:rPr>
        <w:t>#-keep class com.google.android.gms.** { *; }</w:t>
      </w:r>
      <w:r w:rsidRPr="004B177B">
        <w:rPr>
          <w:rFonts w:ascii="Courier New" w:hAnsi="Courier New" w:cs="Courier New"/>
          <w:i/>
          <w:iCs/>
          <w:color w:val="808080"/>
          <w:sz w:val="18"/>
          <w:szCs w:val="18"/>
        </w:rPr>
        <w:br/>
      </w:r>
      <w:r w:rsidRPr="004B177B">
        <w:rPr>
          <w:rFonts w:ascii="Courier New" w:hAnsi="Courier New" w:cs="Courier New"/>
          <w:b/>
          <w:bCs/>
          <w:color w:val="000080"/>
          <w:sz w:val="18"/>
          <w:szCs w:val="18"/>
        </w:rPr>
        <w:t xml:space="preserve">-dontwarn </w:t>
      </w:r>
      <w:r w:rsidRPr="004B177B">
        <w:rPr>
          <w:rFonts w:ascii="Courier New" w:hAnsi="Courier New" w:cs="Courier New"/>
          <w:color w:val="000000"/>
          <w:sz w:val="18"/>
          <w:szCs w:val="18"/>
        </w:rPr>
        <w:t>com.google.android.gms.**</w:t>
      </w:r>
      <w:r w:rsidRPr="004B177B">
        <w:rPr>
          <w:rFonts w:ascii="Courier New" w:hAnsi="Courier New" w:cs="Courier New"/>
          <w:color w:val="000000"/>
          <w:sz w:val="18"/>
          <w:szCs w:val="18"/>
        </w:rPr>
        <w:br/>
      </w:r>
      <w:r w:rsidRPr="004B177B">
        <w:rPr>
          <w:rFonts w:ascii="Courier New" w:hAnsi="Courier New" w:cs="Courier New"/>
          <w:color w:val="000000"/>
          <w:sz w:val="18"/>
          <w:szCs w:val="18"/>
        </w:rPr>
        <w:br/>
      </w:r>
      <w:r w:rsidRPr="004B177B">
        <w:rPr>
          <w:rFonts w:ascii="Courier New" w:hAnsi="Courier New" w:cs="Courier New"/>
          <w:b/>
          <w:bCs/>
          <w:color w:val="000080"/>
          <w:sz w:val="18"/>
          <w:szCs w:val="18"/>
        </w:rPr>
        <w:t xml:space="preserve">-dontwarn  </w:t>
      </w:r>
      <w:r w:rsidRPr="004B177B">
        <w:rPr>
          <w:rFonts w:ascii="Courier New" w:hAnsi="Courier New" w:cs="Courier New"/>
          <w:color w:val="000000"/>
          <w:sz w:val="18"/>
          <w:szCs w:val="18"/>
        </w:rPr>
        <w:t>org.w3c.dom.bootstrap.DOMImplementationRegistry</w:t>
      </w:r>
      <w:r w:rsidRPr="004B177B">
        <w:rPr>
          <w:rFonts w:ascii="Courier New" w:hAnsi="Courier New" w:cs="Courier New"/>
          <w:color w:val="000000"/>
          <w:sz w:val="18"/>
          <w:szCs w:val="18"/>
        </w:rPr>
        <w:br/>
      </w:r>
      <w:r w:rsidRPr="004B177B">
        <w:rPr>
          <w:rFonts w:ascii="Courier New" w:hAnsi="Courier New" w:cs="Courier New"/>
          <w:b/>
          <w:bCs/>
          <w:color w:val="000080"/>
          <w:sz w:val="18"/>
          <w:szCs w:val="18"/>
        </w:rPr>
        <w:t xml:space="preserve">-dontwarn  </w:t>
      </w:r>
      <w:r w:rsidRPr="004B177B">
        <w:rPr>
          <w:rFonts w:ascii="Courier New" w:hAnsi="Courier New" w:cs="Courier New"/>
          <w:color w:val="000000"/>
          <w:sz w:val="18"/>
          <w:szCs w:val="18"/>
        </w:rPr>
        <w:t>com.philips.cdp.productselection.R$id</w:t>
      </w:r>
      <w:r w:rsidRPr="004B177B">
        <w:rPr>
          <w:rFonts w:ascii="Courier New" w:hAnsi="Courier New" w:cs="Courier New"/>
          <w:color w:val="000000"/>
          <w:sz w:val="18"/>
          <w:szCs w:val="18"/>
        </w:rPr>
        <w:br/>
      </w:r>
      <w:r w:rsidRPr="004B177B">
        <w:rPr>
          <w:rFonts w:ascii="Courier New" w:hAnsi="Courier New" w:cs="Courier New"/>
          <w:b/>
          <w:bCs/>
          <w:color w:val="000080"/>
          <w:sz w:val="18"/>
          <w:szCs w:val="18"/>
        </w:rPr>
        <w:t xml:space="preserve">-dontwarn </w:t>
      </w:r>
      <w:r w:rsidRPr="004B177B">
        <w:rPr>
          <w:rFonts w:ascii="Courier New" w:hAnsi="Courier New" w:cs="Courier New"/>
          <w:color w:val="000000"/>
          <w:sz w:val="18"/>
          <w:szCs w:val="18"/>
        </w:rPr>
        <w:t>android.view.**</w:t>
      </w:r>
      <w:r w:rsidRPr="004B177B">
        <w:rPr>
          <w:rFonts w:ascii="Courier New" w:hAnsi="Courier New" w:cs="Courier New"/>
          <w:color w:val="000000"/>
          <w:sz w:val="18"/>
          <w:szCs w:val="18"/>
        </w:rPr>
        <w:br/>
      </w:r>
      <w:r w:rsidRPr="004B177B">
        <w:rPr>
          <w:rFonts w:ascii="Courier New" w:hAnsi="Courier New" w:cs="Courier New"/>
          <w:b/>
          <w:bCs/>
          <w:color w:val="000080"/>
          <w:sz w:val="18"/>
          <w:szCs w:val="18"/>
        </w:rPr>
        <w:t xml:space="preserve">-dontwarn </w:t>
      </w:r>
      <w:r w:rsidRPr="004B177B">
        <w:rPr>
          <w:rFonts w:ascii="Courier New" w:hAnsi="Courier New" w:cs="Courier New"/>
          <w:color w:val="000000"/>
          <w:sz w:val="18"/>
          <w:szCs w:val="18"/>
        </w:rPr>
        <w:t>android.media.session</w:t>
      </w:r>
      <w:r w:rsidRPr="004B177B">
        <w:rPr>
          <w:rFonts w:ascii="Courier New" w:hAnsi="Courier New" w:cs="Courier New"/>
          <w:color w:val="000000"/>
          <w:sz w:val="18"/>
          <w:szCs w:val="18"/>
        </w:rPr>
        <w:br/>
      </w:r>
      <w:r w:rsidRPr="004B177B">
        <w:rPr>
          <w:rFonts w:ascii="Courier New" w:hAnsi="Courier New" w:cs="Courier New"/>
          <w:b/>
          <w:bCs/>
          <w:color w:val="000080"/>
          <w:sz w:val="18"/>
          <w:szCs w:val="18"/>
        </w:rPr>
        <w:t xml:space="preserve">-dontwarn </w:t>
      </w:r>
      <w:r w:rsidRPr="004B177B">
        <w:rPr>
          <w:rFonts w:ascii="Courier New" w:hAnsi="Courier New" w:cs="Courier New"/>
          <w:color w:val="000000"/>
          <w:sz w:val="18"/>
          <w:szCs w:val="18"/>
        </w:rPr>
        <w:t>android.app.**</w:t>
      </w:r>
      <w:r w:rsidRPr="004B177B">
        <w:rPr>
          <w:rFonts w:ascii="Courier New" w:hAnsi="Courier New" w:cs="Courier New"/>
          <w:color w:val="000000"/>
          <w:sz w:val="18"/>
          <w:szCs w:val="18"/>
        </w:rPr>
        <w:br/>
      </w:r>
      <w:r w:rsidRPr="004B177B">
        <w:rPr>
          <w:rFonts w:ascii="Courier New" w:hAnsi="Courier New" w:cs="Courier New"/>
          <w:color w:val="000000"/>
          <w:sz w:val="18"/>
          <w:szCs w:val="18"/>
        </w:rPr>
        <w:br/>
      </w:r>
      <w:r w:rsidRPr="004B177B">
        <w:rPr>
          <w:rFonts w:ascii="Courier New" w:hAnsi="Courier New" w:cs="Courier New"/>
          <w:b/>
          <w:bCs/>
          <w:color w:val="000080"/>
          <w:sz w:val="18"/>
          <w:szCs w:val="18"/>
        </w:rPr>
        <w:t xml:space="preserve">-dontwarn </w:t>
      </w:r>
      <w:r w:rsidRPr="004B177B">
        <w:rPr>
          <w:rFonts w:ascii="Courier New" w:hAnsi="Courier New" w:cs="Courier New"/>
          <w:color w:val="000000"/>
          <w:sz w:val="18"/>
          <w:szCs w:val="18"/>
        </w:rPr>
        <w:t>com.philips.cdp.digitalcare.**</w:t>
      </w:r>
      <w:r w:rsidRPr="004B177B">
        <w:rPr>
          <w:rFonts w:ascii="Courier New" w:hAnsi="Courier New" w:cs="Courier New"/>
          <w:color w:val="000000"/>
          <w:sz w:val="18"/>
          <w:szCs w:val="18"/>
        </w:rPr>
        <w:br/>
      </w:r>
      <w:r w:rsidRPr="004B177B">
        <w:rPr>
          <w:rFonts w:ascii="Courier New" w:hAnsi="Courier New" w:cs="Courier New"/>
          <w:b/>
          <w:bCs/>
          <w:color w:val="000080"/>
          <w:sz w:val="18"/>
          <w:szCs w:val="18"/>
        </w:rPr>
        <w:t xml:space="preserve">-dontwarn </w:t>
      </w:r>
      <w:r w:rsidRPr="004B177B">
        <w:rPr>
          <w:rFonts w:ascii="Courier New" w:hAnsi="Courier New" w:cs="Courier New"/>
          <w:color w:val="000000"/>
          <w:sz w:val="18"/>
          <w:szCs w:val="18"/>
        </w:rPr>
        <w:t>com.philips.cdp.productselection.**</w:t>
      </w:r>
      <w:r w:rsidRPr="004B177B">
        <w:rPr>
          <w:rFonts w:ascii="Courier New" w:hAnsi="Courier New" w:cs="Courier New"/>
          <w:color w:val="000000"/>
          <w:sz w:val="18"/>
          <w:szCs w:val="18"/>
        </w:rPr>
        <w:br/>
      </w:r>
      <w:r w:rsidRPr="004B177B">
        <w:rPr>
          <w:rFonts w:ascii="Courier New" w:hAnsi="Courier New" w:cs="Courier New"/>
          <w:b/>
          <w:bCs/>
          <w:color w:val="000080"/>
          <w:sz w:val="18"/>
          <w:szCs w:val="18"/>
        </w:rPr>
        <w:t xml:space="preserve">-dontwarn </w:t>
      </w:r>
      <w:r w:rsidRPr="004B177B">
        <w:rPr>
          <w:rFonts w:ascii="Courier New" w:hAnsi="Courier New" w:cs="Courier New"/>
          <w:color w:val="000000"/>
          <w:sz w:val="18"/>
          <w:szCs w:val="18"/>
        </w:rPr>
        <w:t>android.support.**</w:t>
      </w:r>
      <w:r w:rsidRPr="004B177B">
        <w:rPr>
          <w:rFonts w:ascii="Courier New" w:hAnsi="Courier New" w:cs="Courier New"/>
          <w:color w:val="000000"/>
          <w:sz w:val="18"/>
          <w:szCs w:val="18"/>
        </w:rPr>
        <w:br/>
      </w:r>
      <w:r w:rsidRPr="004B177B">
        <w:rPr>
          <w:rFonts w:ascii="Courier New" w:hAnsi="Courier New" w:cs="Courier New"/>
          <w:b/>
          <w:bCs/>
          <w:color w:val="000080"/>
          <w:sz w:val="18"/>
          <w:szCs w:val="18"/>
        </w:rPr>
        <w:t xml:space="preserve">-dontwarn </w:t>
      </w:r>
      <w:r w:rsidRPr="004B177B">
        <w:rPr>
          <w:rFonts w:ascii="Courier New" w:hAnsi="Courier New" w:cs="Courier New"/>
          <w:color w:val="000000"/>
          <w:sz w:val="18"/>
          <w:szCs w:val="18"/>
        </w:rPr>
        <w:t>com.adobe.mobile.**</w:t>
      </w:r>
      <w:r w:rsidRPr="004B177B">
        <w:rPr>
          <w:rFonts w:ascii="Courier New" w:hAnsi="Courier New" w:cs="Courier New"/>
          <w:color w:val="000000"/>
          <w:sz w:val="18"/>
          <w:szCs w:val="18"/>
        </w:rPr>
        <w:br/>
      </w:r>
      <w:r w:rsidRPr="004B177B">
        <w:rPr>
          <w:rFonts w:ascii="Courier New" w:hAnsi="Courier New" w:cs="Courier New"/>
          <w:b/>
          <w:bCs/>
          <w:color w:val="000080"/>
          <w:sz w:val="18"/>
          <w:szCs w:val="18"/>
        </w:rPr>
        <w:t xml:space="preserve">-dontwarn </w:t>
      </w:r>
      <w:r w:rsidRPr="004B177B">
        <w:rPr>
          <w:rFonts w:ascii="Courier New" w:hAnsi="Courier New" w:cs="Courier New"/>
          <w:color w:val="000000"/>
          <w:sz w:val="18"/>
          <w:szCs w:val="18"/>
        </w:rPr>
        <w:t>org.apache.**</w:t>
      </w:r>
      <w:r w:rsidRPr="004B177B">
        <w:rPr>
          <w:rFonts w:ascii="Courier New" w:hAnsi="Courier New" w:cs="Courier New"/>
          <w:color w:val="000000"/>
          <w:sz w:val="18"/>
          <w:szCs w:val="18"/>
        </w:rPr>
        <w:br/>
      </w:r>
      <w:r w:rsidRPr="004B177B">
        <w:rPr>
          <w:rFonts w:ascii="Courier New" w:hAnsi="Courier New" w:cs="Courier New"/>
          <w:color w:val="000000"/>
          <w:sz w:val="18"/>
          <w:szCs w:val="18"/>
        </w:rPr>
        <w:br/>
      </w:r>
      <w:r w:rsidRPr="004B177B">
        <w:rPr>
          <w:rFonts w:ascii="Courier New" w:hAnsi="Courier New" w:cs="Courier New"/>
          <w:color w:val="000000"/>
          <w:sz w:val="18"/>
          <w:szCs w:val="18"/>
        </w:rPr>
        <w:br/>
      </w:r>
      <w:r w:rsidRPr="004B177B">
        <w:rPr>
          <w:rFonts w:ascii="Courier New" w:hAnsi="Courier New" w:cs="Courier New"/>
          <w:b/>
          <w:bCs/>
          <w:color w:val="000080"/>
          <w:sz w:val="18"/>
          <w:szCs w:val="18"/>
        </w:rPr>
        <w:t xml:space="preserve">-dontwarn </w:t>
      </w:r>
      <w:r w:rsidRPr="004B177B">
        <w:rPr>
          <w:rFonts w:ascii="Courier New" w:hAnsi="Courier New" w:cs="Courier New"/>
          <w:color w:val="000000"/>
          <w:sz w:val="18"/>
          <w:szCs w:val="18"/>
        </w:rPr>
        <w:t>com.shamanland.**</w:t>
      </w:r>
      <w:r w:rsidRPr="004B177B">
        <w:rPr>
          <w:rFonts w:ascii="Courier New" w:hAnsi="Courier New" w:cs="Courier New"/>
          <w:color w:val="000000"/>
          <w:sz w:val="18"/>
          <w:szCs w:val="18"/>
        </w:rPr>
        <w:br/>
      </w:r>
      <w:r w:rsidRPr="004B177B">
        <w:rPr>
          <w:rFonts w:ascii="Courier New" w:hAnsi="Courier New" w:cs="Courier New"/>
          <w:b/>
          <w:bCs/>
          <w:color w:val="000080"/>
          <w:sz w:val="18"/>
          <w:szCs w:val="18"/>
        </w:rPr>
        <w:t xml:space="preserve">-dontwarn </w:t>
      </w:r>
      <w:r w:rsidRPr="004B177B">
        <w:rPr>
          <w:rFonts w:ascii="Courier New" w:hAnsi="Courier New" w:cs="Courier New"/>
          <w:color w:val="000000"/>
          <w:sz w:val="18"/>
          <w:szCs w:val="18"/>
        </w:rPr>
        <w:t>uk.co.chrisjenx.**</w:t>
      </w:r>
    </w:p>
    <w:p w14:paraId="42233F21" w14:textId="77777777" w:rsidR="007A4F4A" w:rsidRPr="007A4F4A" w:rsidRDefault="007A4F4A" w:rsidP="007A4F4A">
      <w:pPr>
        <w:pStyle w:val="BodyText"/>
        <w:rPr>
          <w:lang w:val="en-GB"/>
        </w:rPr>
      </w:pPr>
    </w:p>
    <w:p w14:paraId="1F99C4FC" w14:textId="77777777" w:rsidR="0005093C" w:rsidRPr="0005093C" w:rsidRDefault="0005093C" w:rsidP="0005093C">
      <w:pPr>
        <w:pStyle w:val="BodyText"/>
        <w:rPr>
          <w:lang w:val="en-GB"/>
        </w:rPr>
      </w:pPr>
    </w:p>
    <w:p w14:paraId="3F97A6E1" w14:textId="77777777" w:rsidR="00FF7B65" w:rsidRDefault="00FF7B65" w:rsidP="00FF7B65">
      <w:pPr>
        <w:pStyle w:val="Heading1"/>
        <w:rPr>
          <w:rFonts w:cs="Arial"/>
        </w:rPr>
      </w:pPr>
      <w:bookmarkStart w:id="67" w:name="_Toc444883193"/>
      <w:bookmarkStart w:id="68" w:name="_Toc481751178"/>
      <w:r>
        <w:rPr>
          <w:rFonts w:cs="Arial"/>
        </w:rPr>
        <w:t>Frequently asked Questions</w:t>
      </w:r>
      <w:bookmarkEnd w:id="67"/>
      <w:bookmarkEnd w:id="68"/>
    </w:p>
    <w:p w14:paraId="37E9E067" w14:textId="0E073839" w:rsidR="00FF7B65" w:rsidRPr="008F62E3" w:rsidRDefault="00FF7B65" w:rsidP="00E340FB">
      <w:pPr>
        <w:pStyle w:val="Heading1"/>
        <w:numPr>
          <w:ilvl w:val="1"/>
          <w:numId w:val="17"/>
        </w:numPr>
        <w:rPr>
          <w:rFonts w:cs="Arial"/>
          <w:sz w:val="24"/>
          <w:szCs w:val="24"/>
        </w:rPr>
      </w:pPr>
      <w:bookmarkStart w:id="69" w:name="_Toc437015076"/>
      <w:bookmarkStart w:id="70" w:name="_Toc444883194"/>
      <w:bookmarkStart w:id="71" w:name="_Toc481751179"/>
      <w:r w:rsidRPr="008F62E3">
        <w:rPr>
          <w:rFonts w:cs="Arial"/>
          <w:sz w:val="24"/>
          <w:szCs w:val="24"/>
        </w:rPr>
        <w:t>How about customising fonts and sizes?</w:t>
      </w:r>
      <w:bookmarkEnd w:id="69"/>
      <w:bookmarkEnd w:id="70"/>
      <w:bookmarkEnd w:id="71"/>
    </w:p>
    <w:p w14:paraId="2252A104" w14:textId="77777777" w:rsidR="00FF7B65" w:rsidRDefault="00FF7B65" w:rsidP="00FF7B65">
      <w:pPr>
        <w:pStyle w:val="BodyText"/>
        <w:ind w:left="1440"/>
        <w:rPr>
          <w:lang w:val="en-GB"/>
        </w:rPr>
      </w:pPr>
      <w:r>
        <w:rPr>
          <w:lang w:val="en-GB"/>
        </w:rPr>
        <w:t>We use Central Sans Font as per Philips design guidelines. Both fonts and sizes cannot be configured as of now.</w:t>
      </w:r>
    </w:p>
    <w:p w14:paraId="2592F4AD" w14:textId="77777777" w:rsidR="00406248" w:rsidRDefault="00406248" w:rsidP="00FF7B65">
      <w:pPr>
        <w:pStyle w:val="BodyText"/>
        <w:ind w:left="1440"/>
        <w:rPr>
          <w:lang w:val="en-GB"/>
        </w:rPr>
      </w:pPr>
    </w:p>
    <w:p w14:paraId="56F7E8E0" w14:textId="77777777" w:rsidR="00FF7B65" w:rsidRPr="006D422D" w:rsidRDefault="00FF7B65" w:rsidP="00FF7B65">
      <w:pPr>
        <w:pStyle w:val="BodyText"/>
        <w:numPr>
          <w:ilvl w:val="1"/>
          <w:numId w:val="17"/>
        </w:numPr>
        <w:rPr>
          <w:b/>
          <w:lang w:val="en-GB"/>
        </w:rPr>
      </w:pPr>
      <w:r w:rsidRPr="006D422D">
        <w:rPr>
          <w:b/>
          <w:lang w:val="en-GB"/>
        </w:rPr>
        <w:t>Can we add our own buttons inside consumer care?</w:t>
      </w:r>
    </w:p>
    <w:p w14:paraId="7FADABB8" w14:textId="77777777" w:rsidR="00FF7B65" w:rsidRDefault="00FF7B65" w:rsidP="00FF7B65">
      <w:pPr>
        <w:pStyle w:val="BodyText"/>
        <w:ind w:left="1440"/>
        <w:rPr>
          <w:lang w:val="en-GB"/>
        </w:rPr>
      </w:pPr>
      <w:r>
        <w:rPr>
          <w:lang w:val="en-GB"/>
        </w:rPr>
        <w:t>Yes. However we have restricted this to main menu screen, product menu and list of social service providers list.</w:t>
      </w:r>
    </w:p>
    <w:p w14:paraId="2121B7C0" w14:textId="77777777" w:rsidR="00406248" w:rsidRDefault="00406248" w:rsidP="00FF7B65">
      <w:pPr>
        <w:pStyle w:val="BodyText"/>
        <w:ind w:left="1440"/>
        <w:rPr>
          <w:lang w:val="en-GB"/>
        </w:rPr>
      </w:pPr>
    </w:p>
    <w:p w14:paraId="44A1A396" w14:textId="77777777" w:rsidR="00FF7B65" w:rsidRPr="006D422D" w:rsidRDefault="00FF7B65" w:rsidP="00FF7B65">
      <w:pPr>
        <w:pStyle w:val="BodyText"/>
        <w:numPr>
          <w:ilvl w:val="1"/>
          <w:numId w:val="17"/>
        </w:numPr>
        <w:rPr>
          <w:b/>
          <w:lang w:val="en-GB"/>
        </w:rPr>
      </w:pPr>
      <w:r w:rsidRPr="006D422D">
        <w:rPr>
          <w:b/>
          <w:lang w:val="en-GB"/>
        </w:rPr>
        <w:t>Does Consumer care support App Tagging?</w:t>
      </w:r>
    </w:p>
    <w:p w14:paraId="7EA93DE6" w14:textId="3834D9F8" w:rsidR="001A77D8" w:rsidRDefault="00FF7B65" w:rsidP="00FF7B65">
      <w:pPr>
        <w:pStyle w:val="BodyText"/>
        <w:ind w:left="1440"/>
        <w:rPr>
          <w:lang w:val="en-GB"/>
        </w:rPr>
      </w:pPr>
      <w:r>
        <w:rPr>
          <w:lang w:val="en-GB"/>
        </w:rPr>
        <w:lastRenderedPageBreak/>
        <w:t>Yes. Please make sure you call enableTagging and provide apps ID. Please check sample app for more details. Unless App calls enableTagging () API tagging will not be enabled inside consumer care.</w:t>
      </w:r>
    </w:p>
    <w:p w14:paraId="3DB88E07" w14:textId="77777777" w:rsidR="001A77D8" w:rsidRDefault="001A77D8" w:rsidP="00FF7B65">
      <w:pPr>
        <w:pStyle w:val="BodyText"/>
        <w:ind w:left="1440"/>
        <w:rPr>
          <w:lang w:val="en-GB"/>
        </w:rPr>
      </w:pPr>
    </w:p>
    <w:p w14:paraId="091A5F67" w14:textId="77777777" w:rsidR="00FF7B65" w:rsidRPr="006D422D" w:rsidRDefault="00FF7B65" w:rsidP="00FF7B65">
      <w:pPr>
        <w:pStyle w:val="BodyText"/>
        <w:numPr>
          <w:ilvl w:val="1"/>
          <w:numId w:val="17"/>
        </w:numPr>
        <w:rPr>
          <w:b/>
          <w:lang w:val="en-GB"/>
        </w:rPr>
      </w:pPr>
      <w:r w:rsidRPr="006D422D">
        <w:rPr>
          <w:b/>
          <w:lang w:val="en-GB"/>
        </w:rPr>
        <w:t>Where do I find my product information?</w:t>
      </w:r>
    </w:p>
    <w:p w14:paraId="53CA9EB3" w14:textId="77777777" w:rsidR="00FF7B65" w:rsidRDefault="00FF7B65" w:rsidP="00FF7B65">
      <w:pPr>
        <w:pStyle w:val="BodyText"/>
        <w:ind w:left="1440"/>
        <w:rPr>
          <w:lang w:val="en-GB"/>
        </w:rPr>
      </w:pPr>
      <w:r>
        <w:rPr>
          <w:lang w:val="en-GB"/>
        </w:rPr>
        <w:t xml:space="preserve">Each business has to provide complete ctn number including slash </w:t>
      </w:r>
    </w:p>
    <w:p w14:paraId="1F372048" w14:textId="77777777" w:rsidR="00FF7B65" w:rsidRDefault="00FF7B65" w:rsidP="00FF7B65">
      <w:pPr>
        <w:pStyle w:val="BodyText"/>
        <w:ind w:left="1440"/>
        <w:rPr>
          <w:lang w:val="en-GB"/>
        </w:rPr>
      </w:pPr>
      <w:r>
        <w:rPr>
          <w:lang w:val="en-GB"/>
        </w:rPr>
        <w:t xml:space="preserve">Ex: </w:t>
      </w:r>
      <w:r w:rsidRPr="006D422D">
        <w:rPr>
          <w:lang w:val="en-GB"/>
        </w:rPr>
        <w:t>HD9240/90</w:t>
      </w:r>
    </w:p>
    <w:p w14:paraId="0709AC76" w14:textId="151706CA" w:rsidR="00E91EAA" w:rsidRPr="00E91EAA" w:rsidRDefault="00FF7B65" w:rsidP="00E91EAA">
      <w:pPr>
        <w:pStyle w:val="BodyText"/>
        <w:ind w:left="1440"/>
        <w:rPr>
          <w:lang w:val="en-GB"/>
        </w:rPr>
      </w:pPr>
      <w:r>
        <w:rPr>
          <w:lang w:val="en-GB"/>
        </w:rPr>
        <w:t>With this please check below link which helps in finding out product tree information like category</w:t>
      </w:r>
      <w:r w:rsidR="00E91EAA">
        <w:rPr>
          <w:lang w:val="en-GB"/>
        </w:rPr>
        <w:t xml:space="preserve">, sub category etc. </w:t>
      </w:r>
      <w:r w:rsidR="00E91EAA" w:rsidRPr="008D6FA5">
        <w:rPr>
          <w:rFonts w:eastAsiaTheme="minorHAnsi" w:cs="Arial"/>
          <w:szCs w:val="24"/>
        </w:rPr>
        <w:t>please add relevant ctn number</w:t>
      </w:r>
    </w:p>
    <w:p w14:paraId="1929D5BB" w14:textId="77777777" w:rsidR="00E91EAA" w:rsidRPr="00E91EAA" w:rsidRDefault="00CF1A6F" w:rsidP="00E91EAA">
      <w:pPr>
        <w:pStyle w:val="ListParagraph"/>
        <w:numPr>
          <w:ilvl w:val="0"/>
          <w:numId w:val="37"/>
        </w:numPr>
        <w:rPr>
          <w:rFonts w:cs="Arial"/>
          <w:szCs w:val="24"/>
        </w:rPr>
      </w:pPr>
      <w:hyperlink r:id="rId17" w:history="1">
        <w:r w:rsidR="00E91EAA" w:rsidRPr="00E91EAA">
          <w:rPr>
            <w:rStyle w:val="Hyperlink"/>
            <w:rFonts w:cs="Arial"/>
            <w:szCs w:val="24"/>
          </w:rPr>
          <w:t>http://www.philips.co.uk/prx/product/B2C/en_GB/CONSUMER/products/</w:t>
        </w:r>
        <w:r w:rsidR="00E91EAA" w:rsidRPr="00E91EAA">
          <w:rPr>
            <w:rStyle w:val="Hyperlink"/>
            <w:rFonts w:cs="Arial"/>
            <w:szCs w:val="24"/>
            <w:highlight w:val="yellow"/>
          </w:rPr>
          <w:t>HD9240/90</w:t>
        </w:r>
        <w:r w:rsidR="00E91EAA" w:rsidRPr="00E91EAA">
          <w:rPr>
            <w:rStyle w:val="Hyperlink"/>
            <w:rFonts w:cs="Arial"/>
            <w:szCs w:val="24"/>
          </w:rPr>
          <w:t>.summary</w:t>
        </w:r>
      </w:hyperlink>
    </w:p>
    <w:p w14:paraId="74F91683" w14:textId="77777777" w:rsidR="00E91EAA" w:rsidRPr="008D6FA5" w:rsidRDefault="00CF1A6F" w:rsidP="00E91EAA">
      <w:pPr>
        <w:pStyle w:val="ListParagraph"/>
        <w:numPr>
          <w:ilvl w:val="0"/>
          <w:numId w:val="37"/>
        </w:numPr>
        <w:rPr>
          <w:rFonts w:cs="Arial"/>
          <w:sz w:val="20"/>
        </w:rPr>
      </w:pPr>
      <w:hyperlink r:id="rId18" w:history="1">
        <w:r w:rsidR="00E91EAA" w:rsidRPr="00E91EAA">
          <w:rPr>
            <w:rStyle w:val="Hyperlink"/>
            <w:rFonts w:cs="Arial"/>
            <w:szCs w:val="24"/>
          </w:rPr>
          <w:t>http://nlvu077.gdc1.ce.philips.com:9080/repobrowser/catalogBrowser.jsp?catalogid=catalog_CL_CONSUMER&amp;catalogType=CONSUMER&amp;country=CL&amp;language=es</w:t>
        </w:r>
      </w:hyperlink>
    </w:p>
    <w:p w14:paraId="3C541E3B" w14:textId="77777777" w:rsidR="00FF7B65" w:rsidRDefault="00FF7B65" w:rsidP="00FF7B65">
      <w:pPr>
        <w:pStyle w:val="BodyText"/>
        <w:ind w:left="1440"/>
        <w:rPr>
          <w:lang w:val="en-GB"/>
        </w:rPr>
      </w:pPr>
    </w:p>
    <w:p w14:paraId="02189EFF" w14:textId="48CACDBD" w:rsidR="00FF7B65" w:rsidRDefault="00FF7B65" w:rsidP="00FF7B65">
      <w:pPr>
        <w:pStyle w:val="BodyText"/>
        <w:ind w:left="1440"/>
        <w:rPr>
          <w:lang w:val="en-GB"/>
        </w:rPr>
      </w:pPr>
      <w:r>
        <w:rPr>
          <w:lang w:val="en-GB"/>
        </w:rPr>
        <w:t xml:space="preserve">Please replace locale to check whether product data is available </w:t>
      </w:r>
      <w:r w:rsidR="00AF3C2A">
        <w:rPr>
          <w:lang w:val="en-GB"/>
        </w:rPr>
        <w:t xml:space="preserve">in </w:t>
      </w:r>
      <w:r>
        <w:rPr>
          <w:lang w:val="en-GB"/>
        </w:rPr>
        <w:t>corresponding countries.</w:t>
      </w:r>
    </w:p>
    <w:p w14:paraId="3A80FDB0" w14:textId="77777777" w:rsidR="00FF7B65" w:rsidRDefault="00FF7B65" w:rsidP="00FF7B65">
      <w:pPr>
        <w:pStyle w:val="BodyText"/>
        <w:numPr>
          <w:ilvl w:val="1"/>
          <w:numId w:val="17"/>
        </w:numPr>
        <w:rPr>
          <w:b/>
          <w:lang w:val="en-GB"/>
        </w:rPr>
      </w:pPr>
      <w:r w:rsidRPr="006D422D">
        <w:rPr>
          <w:b/>
          <w:lang w:val="en-GB"/>
        </w:rPr>
        <w:t>Does Consumer care support multiple products?</w:t>
      </w:r>
    </w:p>
    <w:p w14:paraId="0158657B" w14:textId="202F97A0" w:rsidR="00FF7B65" w:rsidRDefault="00966F8E" w:rsidP="00FF7B65">
      <w:pPr>
        <w:pStyle w:val="BodyText"/>
        <w:ind w:left="1440"/>
        <w:rPr>
          <w:lang w:val="en-GB"/>
        </w:rPr>
      </w:pPr>
      <w:r>
        <w:rPr>
          <w:lang w:val="en-GB"/>
        </w:rPr>
        <w:t>Yes it supports multiple products from 16.1 release which has version 4.0.0.</w:t>
      </w:r>
    </w:p>
    <w:p w14:paraId="7A54BEFB" w14:textId="7B89FBC4" w:rsidR="00966F8E" w:rsidRDefault="00966F8E" w:rsidP="00FF7B65">
      <w:pPr>
        <w:pStyle w:val="BodyText"/>
        <w:ind w:left="1440"/>
        <w:rPr>
          <w:lang w:val="en-GB"/>
        </w:rPr>
      </w:pPr>
      <w:r>
        <w:rPr>
          <w:lang w:val="en-GB"/>
        </w:rPr>
        <w:t>Currently app can send hardcoded list of products as input after which consumer care will take care of selection of product.</w:t>
      </w:r>
    </w:p>
    <w:p w14:paraId="493ED413" w14:textId="77777777" w:rsidR="008E7215" w:rsidRDefault="008E7215" w:rsidP="008E7215">
      <w:pPr>
        <w:pStyle w:val="BodyText"/>
        <w:ind w:left="1440"/>
        <w:rPr>
          <w:lang w:val="en-GB"/>
        </w:rPr>
      </w:pPr>
    </w:p>
    <w:p w14:paraId="0A5AC7AE" w14:textId="71632DD2" w:rsidR="008E7215" w:rsidRDefault="008E7215" w:rsidP="008E7215">
      <w:pPr>
        <w:pStyle w:val="BodyText"/>
        <w:numPr>
          <w:ilvl w:val="1"/>
          <w:numId w:val="17"/>
        </w:numPr>
        <w:rPr>
          <w:b/>
          <w:lang w:val="en-GB"/>
        </w:rPr>
      </w:pPr>
      <w:r>
        <w:rPr>
          <w:b/>
          <w:lang w:val="en-GB"/>
        </w:rPr>
        <w:t xml:space="preserve">How to fix below fatal </w:t>
      </w:r>
      <w:r w:rsidR="0029503B">
        <w:rPr>
          <w:b/>
          <w:lang w:val="en-GB"/>
        </w:rPr>
        <w:t>exception</w:t>
      </w:r>
      <w:r w:rsidRPr="006D422D">
        <w:rPr>
          <w:b/>
          <w:lang w:val="en-GB"/>
        </w:rPr>
        <w:t>?</w:t>
      </w:r>
    </w:p>
    <w:p w14:paraId="4559975D" w14:textId="79F37AE4" w:rsidR="008E7215" w:rsidRDefault="008E7215" w:rsidP="00B41833">
      <w:pPr>
        <w:pStyle w:val="ListParagraph"/>
        <w:autoSpaceDE w:val="0"/>
        <w:autoSpaceDN w:val="0"/>
        <w:spacing w:before="40" w:after="40"/>
        <w:ind w:left="1080"/>
        <w:rPr>
          <w:rFonts w:ascii="Segoe UI" w:hAnsi="Segoe UI" w:cs="Segoe UI"/>
          <w:b/>
          <w:color w:val="000000"/>
          <w:sz w:val="20"/>
        </w:rPr>
      </w:pPr>
      <w:r w:rsidRPr="008E7215">
        <w:rPr>
          <w:rFonts w:ascii="Segoe UI" w:hAnsi="Segoe UI" w:cs="Segoe UI"/>
          <w:color w:val="000000"/>
          <w:sz w:val="20"/>
        </w:rPr>
        <w:t xml:space="preserve"> </w:t>
      </w:r>
      <w:r w:rsidRPr="008E7215">
        <w:rPr>
          <w:rFonts w:ascii="Segoe UI" w:hAnsi="Segoe UI" w:cs="Segoe UI"/>
          <w:b/>
          <w:color w:val="000000"/>
          <w:sz w:val="20"/>
        </w:rPr>
        <w:t>com.android.build.api.transform.TransformException: com.android.builder.packaging.DuplicateFileException: Duplicate files copied in APK lib/mips/libblasV8.so</w:t>
      </w:r>
    </w:p>
    <w:p w14:paraId="6D836C99" w14:textId="16615489" w:rsidR="008E7215" w:rsidRDefault="0029503B" w:rsidP="00B41833">
      <w:pPr>
        <w:pStyle w:val="ListParagraph"/>
        <w:autoSpaceDE w:val="0"/>
        <w:autoSpaceDN w:val="0"/>
        <w:spacing w:before="40" w:after="40"/>
        <w:ind w:left="1080"/>
        <w:rPr>
          <w:rFonts w:ascii="Calibri" w:hAnsi="Calibri"/>
          <w:b/>
        </w:rPr>
      </w:pPr>
      <w:r>
        <w:rPr>
          <w:rFonts w:ascii="Calibri" w:hAnsi="Calibri"/>
          <w:b/>
        </w:rPr>
        <w:t>Or any duplication related exception, the duplication library can be added to packageOption.</w:t>
      </w:r>
    </w:p>
    <w:p w14:paraId="3B5CDF30" w14:textId="77777777" w:rsidR="0029503B" w:rsidRPr="008E7215" w:rsidRDefault="0029503B" w:rsidP="008E7215">
      <w:pPr>
        <w:pStyle w:val="ListParagraph"/>
        <w:autoSpaceDE w:val="0"/>
        <w:autoSpaceDN w:val="0"/>
        <w:spacing w:before="40" w:after="40"/>
        <w:rPr>
          <w:rFonts w:ascii="Calibri" w:hAnsi="Calibri"/>
          <w:b/>
        </w:rPr>
      </w:pPr>
    </w:p>
    <w:p w14:paraId="2B30AE7B" w14:textId="77777777" w:rsidR="008E7215" w:rsidRDefault="008E7215" w:rsidP="00B41833">
      <w:pPr>
        <w:autoSpaceDE w:val="0"/>
        <w:autoSpaceDN w:val="0"/>
        <w:spacing w:before="40" w:after="40"/>
        <w:ind w:left="1440"/>
        <w:rPr>
          <w:rFonts w:ascii="Calibri" w:hAnsi="Calibri"/>
        </w:rPr>
      </w:pPr>
      <w:r>
        <w:rPr>
          <w:rFonts w:ascii="Consolas" w:hAnsi="Consolas" w:cs="Consolas"/>
          <w:color w:val="2E3133"/>
          <w:sz w:val="20"/>
        </w:rPr>
        <w:t>android {</w:t>
      </w:r>
    </w:p>
    <w:p w14:paraId="05A26D71" w14:textId="77777777" w:rsidR="008E7215" w:rsidRDefault="008E7215" w:rsidP="00B41833">
      <w:pPr>
        <w:autoSpaceDE w:val="0"/>
        <w:autoSpaceDN w:val="0"/>
        <w:spacing w:before="40" w:after="40"/>
        <w:ind w:left="1440"/>
      </w:pPr>
      <w:r>
        <w:rPr>
          <w:rFonts w:ascii="Segoe UI" w:hAnsi="Segoe UI" w:cs="Segoe UI"/>
          <w:color w:val="2E3133"/>
          <w:sz w:val="20"/>
        </w:rPr>
        <w:t>           packagingOptions {</w:t>
      </w:r>
    </w:p>
    <w:p w14:paraId="434D49D7" w14:textId="77777777" w:rsidR="008E7215" w:rsidRDefault="008E7215" w:rsidP="00B41833">
      <w:pPr>
        <w:autoSpaceDE w:val="0"/>
        <w:autoSpaceDN w:val="0"/>
        <w:spacing w:before="40" w:after="40"/>
        <w:ind w:left="1440"/>
      </w:pPr>
      <w:r>
        <w:rPr>
          <w:rFonts w:ascii="Segoe UI" w:hAnsi="Segoe UI" w:cs="Segoe UI"/>
          <w:color w:val="2E3133"/>
          <w:sz w:val="20"/>
          <w:shd w:val="clear" w:color="auto" w:fill="FFFFFF"/>
        </w:rPr>
        <w:t>             exclude ‘</w:t>
      </w:r>
      <w:r>
        <w:rPr>
          <w:rFonts w:ascii="Segoe UI" w:hAnsi="Segoe UI" w:cs="Segoe UI"/>
          <w:b/>
          <w:bCs/>
          <w:color w:val="008000"/>
          <w:sz w:val="18"/>
          <w:szCs w:val="18"/>
        </w:rPr>
        <w:t>lib/armeabi-v7a/libblasV8.so</w:t>
      </w:r>
      <w:r>
        <w:rPr>
          <w:rFonts w:ascii="Times New Roman" w:hAnsi="Times New Roman"/>
          <w:szCs w:val="24"/>
        </w:rPr>
        <w:t>’</w:t>
      </w:r>
    </w:p>
    <w:p w14:paraId="07168304" w14:textId="77777777" w:rsidR="008E7215" w:rsidRDefault="008E7215" w:rsidP="00B41833">
      <w:pPr>
        <w:autoSpaceDE w:val="0"/>
        <w:autoSpaceDN w:val="0"/>
        <w:spacing w:before="40" w:after="40"/>
        <w:ind w:left="1440"/>
      </w:pPr>
      <w:r>
        <w:rPr>
          <w:rFonts w:ascii="Segoe UI" w:hAnsi="Segoe UI" w:cs="Segoe UI"/>
          <w:color w:val="2E3133"/>
          <w:sz w:val="20"/>
        </w:rPr>
        <w:t>           }</w:t>
      </w:r>
    </w:p>
    <w:p w14:paraId="05ACF5FE" w14:textId="125BF99B" w:rsidR="008E7215" w:rsidRDefault="008E7215" w:rsidP="00B41833">
      <w:pPr>
        <w:autoSpaceDE w:val="0"/>
        <w:autoSpaceDN w:val="0"/>
        <w:ind w:left="720"/>
        <w:rPr>
          <w:rFonts w:ascii="Segoe UI" w:hAnsi="Segoe UI" w:cs="Segoe UI"/>
          <w:color w:val="2E3133"/>
          <w:sz w:val="20"/>
        </w:rPr>
      </w:pPr>
      <w:r>
        <w:rPr>
          <w:rFonts w:ascii="Segoe UI" w:hAnsi="Segoe UI" w:cs="Segoe UI"/>
          <w:color w:val="2E3133"/>
          <w:sz w:val="20"/>
        </w:rPr>
        <w:t xml:space="preserve">         </w:t>
      </w:r>
      <w:r>
        <w:rPr>
          <w:rFonts w:ascii="Segoe UI" w:hAnsi="Segoe UI" w:cs="Segoe UI"/>
          <w:color w:val="2E3133"/>
          <w:sz w:val="20"/>
        </w:rPr>
        <w:tab/>
        <w:t>}</w:t>
      </w:r>
    </w:p>
    <w:p w14:paraId="58EA2E87" w14:textId="77777777" w:rsidR="00F7231D" w:rsidRDefault="00F7231D" w:rsidP="00B41833">
      <w:pPr>
        <w:autoSpaceDE w:val="0"/>
        <w:autoSpaceDN w:val="0"/>
        <w:ind w:left="720"/>
        <w:rPr>
          <w:rFonts w:ascii="Segoe UI" w:hAnsi="Segoe UI" w:cs="Segoe UI"/>
          <w:color w:val="2E3133"/>
          <w:sz w:val="20"/>
        </w:rPr>
      </w:pPr>
    </w:p>
    <w:p w14:paraId="27C6AAD2" w14:textId="77777777" w:rsidR="00F7231D" w:rsidRDefault="00F7231D" w:rsidP="00F7231D">
      <w:pPr>
        <w:autoSpaceDE w:val="0"/>
        <w:autoSpaceDN w:val="0"/>
        <w:ind w:left="720"/>
      </w:pPr>
      <w:r>
        <w:t>android {</w:t>
      </w:r>
    </w:p>
    <w:p w14:paraId="0B93FB2E" w14:textId="77777777" w:rsidR="00F7231D" w:rsidRDefault="00F7231D" w:rsidP="00F7231D">
      <w:pPr>
        <w:autoSpaceDE w:val="0"/>
        <w:autoSpaceDN w:val="0"/>
        <w:ind w:left="720"/>
      </w:pPr>
      <w:r>
        <w:t xml:space="preserve">    packagingOptions {</w:t>
      </w:r>
    </w:p>
    <w:p w14:paraId="4717D2BA" w14:textId="77777777" w:rsidR="00F7231D" w:rsidRDefault="00F7231D" w:rsidP="00F7231D">
      <w:pPr>
        <w:autoSpaceDE w:val="0"/>
        <w:autoSpaceDN w:val="0"/>
        <w:ind w:left="720"/>
      </w:pPr>
      <w:r>
        <w:t xml:space="preserve">        exclude 'lib/arm64-v8a/librsjni.so'</w:t>
      </w:r>
    </w:p>
    <w:p w14:paraId="77FBFA31" w14:textId="77777777" w:rsidR="00F7231D" w:rsidRDefault="00F7231D" w:rsidP="00F7231D">
      <w:pPr>
        <w:autoSpaceDE w:val="0"/>
        <w:autoSpaceDN w:val="0"/>
        <w:ind w:left="720"/>
      </w:pPr>
      <w:r>
        <w:t xml:space="preserve">        pickFirst 'lib/arm64-v8a/libRSSupport.so'</w:t>
      </w:r>
    </w:p>
    <w:p w14:paraId="18BA14BA" w14:textId="77777777" w:rsidR="00F7231D" w:rsidRDefault="00F7231D" w:rsidP="00F7231D">
      <w:pPr>
        <w:autoSpaceDE w:val="0"/>
        <w:autoSpaceDN w:val="0"/>
        <w:ind w:left="720"/>
      </w:pPr>
      <w:r>
        <w:t xml:space="preserve">    }</w:t>
      </w:r>
    </w:p>
    <w:p w14:paraId="6CA651EA" w14:textId="36A6AB95" w:rsidR="008E7215" w:rsidRPr="00FF7B65" w:rsidRDefault="00F7231D" w:rsidP="00F7231D">
      <w:pPr>
        <w:autoSpaceDE w:val="0"/>
        <w:autoSpaceDN w:val="0"/>
        <w:ind w:left="720"/>
        <w:rPr>
          <w:b/>
          <w:lang w:val="en-GB"/>
        </w:rPr>
      </w:pPr>
      <w:r>
        <w:t>}</w:t>
      </w:r>
    </w:p>
    <w:p w14:paraId="606B52DC" w14:textId="77777777" w:rsidR="00FF7B65" w:rsidRPr="00FF7B65" w:rsidRDefault="00FF7B65" w:rsidP="00FF7B65">
      <w:pPr>
        <w:pStyle w:val="Heading1"/>
        <w:rPr>
          <w:rFonts w:cs="Arial"/>
        </w:rPr>
      </w:pPr>
      <w:bookmarkStart w:id="72" w:name="_Toc444883195"/>
      <w:bookmarkStart w:id="73" w:name="_Toc481751180"/>
      <w:r w:rsidRPr="00FF7B65">
        <w:rPr>
          <w:rFonts w:eastAsiaTheme="minorEastAsia" w:cs="Arial"/>
        </w:rPr>
        <w:lastRenderedPageBreak/>
        <w:t>Notes</w:t>
      </w:r>
      <w:bookmarkEnd w:id="72"/>
      <w:bookmarkEnd w:id="73"/>
    </w:p>
    <w:p w14:paraId="10569A1E" w14:textId="77777777" w:rsidR="00FF7B65" w:rsidRPr="008D6FA5" w:rsidRDefault="00FF7B65" w:rsidP="00FF7B65">
      <w:pPr>
        <w:pStyle w:val="ListParagraph"/>
        <w:numPr>
          <w:ilvl w:val="0"/>
          <w:numId w:val="27"/>
        </w:numPr>
        <w:spacing w:before="100" w:beforeAutospacing="1" w:after="100" w:afterAutospacing="1"/>
        <w:rPr>
          <w:rFonts w:cs="Arial"/>
          <w:szCs w:val="24"/>
        </w:rPr>
      </w:pPr>
      <w:r w:rsidRPr="008D6FA5">
        <w:rPr>
          <w:rFonts w:cs="Arial"/>
          <w:szCs w:val="24"/>
        </w:rPr>
        <w:t>Registration is developed as separate library project. App is expected to invoke registration library on click of registration button inside consumer care support page.</w:t>
      </w:r>
    </w:p>
    <w:p w14:paraId="65631C5B" w14:textId="77777777" w:rsidR="00FF7B65" w:rsidRDefault="00FF7B65" w:rsidP="00FF7B65">
      <w:pPr>
        <w:pStyle w:val="ListParagraph"/>
        <w:numPr>
          <w:ilvl w:val="0"/>
          <w:numId w:val="27"/>
        </w:numPr>
        <w:spacing w:before="100" w:beforeAutospacing="1" w:after="100" w:afterAutospacing="1"/>
        <w:rPr>
          <w:rFonts w:cs="Arial"/>
          <w:szCs w:val="24"/>
        </w:rPr>
      </w:pPr>
      <w:r w:rsidRPr="008D6FA5">
        <w:rPr>
          <w:rFonts w:cs="Arial"/>
          <w:szCs w:val="24"/>
        </w:rPr>
        <w:t>Library should be initialized as per document or sample app otherwise library would throw runtime exception.</w:t>
      </w:r>
    </w:p>
    <w:p w14:paraId="06A2B90E" w14:textId="763D0BE3" w:rsidR="005A5311" w:rsidRPr="008D6FA5" w:rsidRDefault="005A5311" w:rsidP="00FF7B65">
      <w:pPr>
        <w:pStyle w:val="ListParagraph"/>
        <w:numPr>
          <w:ilvl w:val="0"/>
          <w:numId w:val="27"/>
        </w:numPr>
        <w:spacing w:before="100" w:beforeAutospacing="1" w:after="100" w:afterAutospacing="1"/>
        <w:rPr>
          <w:rFonts w:cs="Arial"/>
          <w:szCs w:val="24"/>
        </w:rPr>
      </w:pPr>
      <w:r>
        <w:rPr>
          <w:rFonts w:cs="Arial"/>
          <w:szCs w:val="24"/>
        </w:rPr>
        <w:t>Developer option “don’t keep activities” should be disabled.</w:t>
      </w:r>
    </w:p>
    <w:p w14:paraId="2643B663" w14:textId="07B11DDA" w:rsidR="00FF7B65" w:rsidRDefault="00FF7B65" w:rsidP="00FF7B65">
      <w:pPr>
        <w:pStyle w:val="ListParagraph"/>
        <w:numPr>
          <w:ilvl w:val="0"/>
          <w:numId w:val="27"/>
        </w:numPr>
        <w:spacing w:before="100" w:beforeAutospacing="1" w:after="100" w:afterAutospacing="1"/>
        <w:rPr>
          <w:rFonts w:cs="Arial"/>
          <w:szCs w:val="24"/>
        </w:rPr>
      </w:pPr>
      <w:r w:rsidRPr="008D6FA5">
        <w:rPr>
          <w:rFonts w:cs="Arial"/>
          <w:szCs w:val="24"/>
        </w:rPr>
        <w:t>Please refer sample application for more details.</w:t>
      </w:r>
      <w:bookmarkEnd w:id="52"/>
    </w:p>
    <w:p w14:paraId="12E0F955" w14:textId="69C137E1" w:rsidR="00CC6EB3" w:rsidRDefault="00CC6EB3" w:rsidP="00FF7B65">
      <w:pPr>
        <w:pStyle w:val="ListParagraph"/>
        <w:numPr>
          <w:ilvl w:val="0"/>
          <w:numId w:val="27"/>
        </w:numPr>
        <w:spacing w:before="100" w:beforeAutospacing="1" w:after="100" w:afterAutospacing="1"/>
        <w:rPr>
          <w:rFonts w:cs="Arial"/>
          <w:szCs w:val="24"/>
        </w:rPr>
      </w:pPr>
      <w:r>
        <w:rPr>
          <w:rFonts w:cs="Arial"/>
          <w:szCs w:val="24"/>
        </w:rPr>
        <w:t xml:space="preserve">GooglePlayServices/GoogleMaps added in the ConsumerCare Component is </w:t>
      </w:r>
      <w:r w:rsidR="00D573A3">
        <w:rPr>
          <w:rFonts w:cs="Arial"/>
          <w:szCs w:val="24"/>
        </w:rPr>
        <w:t>10</w:t>
      </w:r>
      <w:r>
        <w:rPr>
          <w:rFonts w:cs="Arial"/>
          <w:szCs w:val="24"/>
        </w:rPr>
        <w:t>.</w:t>
      </w:r>
      <w:r w:rsidR="00D573A3">
        <w:rPr>
          <w:rFonts w:cs="Arial"/>
          <w:szCs w:val="24"/>
        </w:rPr>
        <w:t>2</w:t>
      </w:r>
      <w:r>
        <w:rPr>
          <w:rFonts w:cs="Arial"/>
          <w:szCs w:val="24"/>
        </w:rPr>
        <w:t>.0, If the vertical apps needs the latest they can exclude in gradle level by adding there required GooglePlayServices/GoogleMaps version.</w:t>
      </w:r>
    </w:p>
    <w:p w14:paraId="25A8C570" w14:textId="05AB1161" w:rsidR="002F6735" w:rsidRDefault="002F6735" w:rsidP="00FF7B65">
      <w:pPr>
        <w:pStyle w:val="ListParagraph"/>
        <w:numPr>
          <w:ilvl w:val="0"/>
          <w:numId w:val="27"/>
        </w:numPr>
        <w:spacing w:before="100" w:beforeAutospacing="1" w:after="100" w:afterAutospacing="1"/>
        <w:rPr>
          <w:rFonts w:cs="Arial"/>
          <w:szCs w:val="24"/>
        </w:rPr>
      </w:pPr>
      <w:r>
        <w:rPr>
          <w:rFonts w:cs="Arial"/>
          <w:szCs w:val="24"/>
        </w:rPr>
        <w:t>For more info on AppInfra properties find the below link :</w:t>
      </w:r>
    </w:p>
    <w:p w14:paraId="5B206AB9" w14:textId="192B78BE" w:rsidR="002F6735" w:rsidRDefault="002F6735" w:rsidP="00CA7A9A">
      <w:pPr>
        <w:pStyle w:val="ListParagraph"/>
        <w:spacing w:before="100" w:beforeAutospacing="1" w:after="100" w:afterAutospacing="1"/>
        <w:rPr>
          <w:rFonts w:cs="Arial"/>
          <w:szCs w:val="24"/>
        </w:rPr>
      </w:pPr>
      <w:r w:rsidRPr="002F6735">
        <w:rPr>
          <w:rFonts w:cs="Arial"/>
          <w:szCs w:val="24"/>
        </w:rPr>
        <w:t>http://tfsemea1.ta.philips.com:8080/tfs/TPC_Region24/CDP2/TEAM%20Sabers/_git/ail-android-appinfra?path=%2FDocuments&amp;version=GBdevelop&amp;_a=contents</w:t>
      </w:r>
    </w:p>
    <w:p w14:paraId="76CD5502" w14:textId="192B78BE" w:rsidR="00D573A3" w:rsidRPr="00D573A3" w:rsidRDefault="00D573A3" w:rsidP="00CA7A9A">
      <w:pPr>
        <w:spacing w:before="100" w:beforeAutospacing="1" w:after="100" w:afterAutospacing="1"/>
        <w:rPr>
          <w:rFonts w:cs="Arial"/>
          <w:szCs w:val="24"/>
        </w:rPr>
      </w:pPr>
    </w:p>
    <w:p w14:paraId="0DCAA1E1" w14:textId="77777777" w:rsidR="00D573A3" w:rsidRDefault="00D573A3" w:rsidP="00D573A3">
      <w:pPr>
        <w:pStyle w:val="ListParagraph"/>
        <w:numPr>
          <w:ilvl w:val="0"/>
          <w:numId w:val="27"/>
        </w:numPr>
        <w:spacing w:before="100" w:beforeAutospacing="1" w:after="100" w:afterAutospacing="1"/>
        <w:rPr>
          <w:rFonts w:cs="Arial"/>
          <w:szCs w:val="24"/>
        </w:rPr>
      </w:pPr>
      <w:r>
        <w:rPr>
          <w:rFonts w:cs="Arial"/>
          <w:szCs w:val="24"/>
        </w:rPr>
        <w:t>China specific implementation is attached in the below document (</w:t>
      </w:r>
      <w:r w:rsidRPr="00E86968">
        <w:rPr>
          <w:rFonts w:cs="Arial"/>
          <w:szCs w:val="24"/>
        </w:rPr>
        <w:t>CC_China_Support.docx</w:t>
      </w:r>
      <w:r>
        <w:rPr>
          <w:rFonts w:cs="Arial"/>
          <w:szCs w:val="24"/>
        </w:rPr>
        <w:t>)</w:t>
      </w:r>
    </w:p>
    <w:bookmarkStart w:id="74" w:name="_MON_1548580344"/>
    <w:bookmarkEnd w:id="74"/>
    <w:p w14:paraId="3C99BF42" w14:textId="499098D4" w:rsidR="00FE77AA" w:rsidRPr="008D6FA5" w:rsidRDefault="00D573A3" w:rsidP="00FE77AA">
      <w:pPr>
        <w:pStyle w:val="ListParagraph"/>
        <w:spacing w:before="100" w:beforeAutospacing="1" w:after="100" w:afterAutospacing="1"/>
        <w:ind w:left="1440"/>
        <w:rPr>
          <w:rFonts w:cs="Arial"/>
          <w:szCs w:val="24"/>
        </w:rPr>
      </w:pPr>
      <w:r>
        <w:rPr>
          <w:rFonts w:cs="Arial"/>
          <w:szCs w:val="24"/>
        </w:rPr>
        <w:object w:dxaOrig="1520" w:dyaOrig="960" w14:anchorId="4AC1C36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45pt;height:49.1pt" o:ole="">
            <v:imagedata r:id="rId19" o:title=""/>
          </v:shape>
          <o:OLEObject Type="Embed" ProgID="Word.Document.12" ShapeID="_x0000_i1025" DrawAspect="Icon" ObjectID="_1555498998" r:id="rId20">
            <o:FieldCodes>\s</o:FieldCodes>
          </o:OLEObject>
        </w:object>
      </w:r>
    </w:p>
    <w:sectPr w:rsidR="00FE77AA" w:rsidRPr="008D6FA5" w:rsidSect="003C4F40">
      <w:headerReference w:type="default" r:id="rId21"/>
      <w:footerReference w:type="default" r:id="rId22"/>
      <w:pgSz w:w="11900" w:h="16840"/>
      <w:pgMar w:top="1440" w:right="560" w:bottom="1440" w:left="1797" w:header="709" w:footer="709"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0E5BE9F" w14:textId="77777777" w:rsidR="00CF1A6F" w:rsidRDefault="00CF1A6F" w:rsidP="003C4F40">
      <w:r>
        <w:separator/>
      </w:r>
    </w:p>
  </w:endnote>
  <w:endnote w:type="continuationSeparator" w:id="0">
    <w:p w14:paraId="3AAAC531" w14:textId="77777777" w:rsidR="00CF1A6F" w:rsidRDefault="00CF1A6F" w:rsidP="003C4F4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80"/>
    <w:family w:val="auto"/>
    <w:pitch w:val="variable"/>
    <w:sig w:usb0="E00002FF" w:usb1="6AC7FDFB" w:usb2="08000012" w:usb3="00000000" w:csb0="0002009F" w:csb1="00000000"/>
  </w:font>
  <w:font w:name="Courier">
    <w:panose1 w:val="02000500000000000000"/>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Calibri">
    <w:panose1 w:val="020F0502020204030204"/>
    <w:charset w:val="00"/>
    <w:family w:val="auto"/>
    <w:pitch w:val="variable"/>
    <w:sig w:usb0="E00002FF" w:usb1="4000ACFF" w:usb2="00000001" w:usb3="00000000" w:csb0="0000019F" w:csb1="00000000"/>
  </w:font>
  <w:font w:name="ＭＳ ゴシック">
    <w:charset w:val="80"/>
    <w:family w:val="auto"/>
    <w:pitch w:val="variable"/>
    <w:sig w:usb0="E00002FF" w:usb1="6AC7FDFB" w:usb2="08000012" w:usb3="00000000" w:csb0="0002009F" w:csb1="00000000"/>
  </w:font>
  <w:font w:name="Segoe UI">
    <w:altName w:val="Calibri"/>
    <w:charset w:val="00"/>
    <w:family w:val="swiss"/>
    <w:pitch w:val="variable"/>
    <w:sig w:usb0="E10022FF" w:usb1="C000E47F" w:usb2="00000029" w:usb3="00000000" w:csb0="000001DF" w:csb1="00000000"/>
  </w:font>
  <w:font w:name="Consolas">
    <w:panose1 w:val="020B0609020204030204"/>
    <w:charset w:val="00"/>
    <w:family w:val="auto"/>
    <w:pitch w:val="variable"/>
    <w:sig w:usb0="E10002FF" w:usb1="4000F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1"/>
      <w:tblW w:w="9923" w:type="dxa"/>
      <w:tblInd w:w="-34" w:type="dxa"/>
      <w:tblLook w:val="04A0" w:firstRow="1" w:lastRow="0" w:firstColumn="1" w:lastColumn="0" w:noHBand="0" w:noVBand="1"/>
    </w:tblPr>
    <w:tblGrid>
      <w:gridCol w:w="992"/>
      <w:gridCol w:w="1698"/>
      <w:gridCol w:w="1162"/>
      <w:gridCol w:w="1706"/>
      <w:gridCol w:w="992"/>
      <w:gridCol w:w="571"/>
      <w:gridCol w:w="963"/>
      <w:gridCol w:w="1839"/>
    </w:tblGrid>
    <w:tr w:rsidR="000737E2" w:rsidRPr="000737E2" w14:paraId="264D8EB6" w14:textId="77777777" w:rsidTr="00515A11">
      <w:trPr>
        <w:trHeight w:hRule="exact" w:val="227"/>
      </w:trPr>
      <w:tc>
        <w:tcPr>
          <w:tcW w:w="992" w:type="dxa"/>
          <w:vAlign w:val="center"/>
        </w:tcPr>
        <w:p w14:paraId="102A2540" w14:textId="77777777" w:rsidR="000737E2" w:rsidRPr="000737E2" w:rsidRDefault="000737E2" w:rsidP="000737E2">
          <w:pPr>
            <w:jc w:val="right"/>
            <w:rPr>
              <w:rFonts w:eastAsia="Calibri" w:cs="Arial"/>
              <w:sz w:val="16"/>
              <w:szCs w:val="16"/>
            </w:rPr>
          </w:pPr>
          <w:r w:rsidRPr="000737E2">
            <w:rPr>
              <w:rFonts w:eastAsia="Calibri" w:cs="Arial"/>
              <w:sz w:val="16"/>
              <w:szCs w:val="16"/>
            </w:rPr>
            <w:t>Doc ID:</w:t>
          </w:r>
        </w:p>
      </w:tc>
      <w:tc>
        <w:tcPr>
          <w:tcW w:w="1698" w:type="dxa"/>
          <w:vAlign w:val="center"/>
        </w:tcPr>
        <w:p w14:paraId="1AC43934" w14:textId="77777777" w:rsidR="000737E2" w:rsidRPr="00CA7A9A" w:rsidRDefault="000737E2" w:rsidP="000737E2">
          <w:r w:rsidRPr="00CA7A9A">
            <w:rPr>
              <w:rFonts w:ascii="Calibri" w:hAnsi="Calibri"/>
              <w:color w:val="000000"/>
              <w:shd w:val="clear" w:color="auto" w:fill="FFFFFF"/>
            </w:rPr>
            <w:t>DCC000008</w:t>
          </w:r>
        </w:p>
        <w:p w14:paraId="3BE3C41E" w14:textId="3B0A7200" w:rsidR="000737E2" w:rsidRPr="000737E2" w:rsidRDefault="000737E2" w:rsidP="000737E2">
          <w:pPr>
            <w:rPr>
              <w:rFonts w:ascii="Times New Roman" w:hAnsi="Times New Roman"/>
              <w:szCs w:val="24"/>
            </w:rPr>
          </w:pPr>
        </w:p>
        <w:p w14:paraId="2BE791C2" w14:textId="77777777" w:rsidR="000737E2" w:rsidRPr="000737E2" w:rsidRDefault="000737E2" w:rsidP="000737E2">
          <w:pPr>
            <w:rPr>
              <w:rFonts w:eastAsia="Calibri" w:cs="Arial"/>
              <w:sz w:val="16"/>
              <w:szCs w:val="16"/>
            </w:rPr>
          </w:pPr>
        </w:p>
      </w:tc>
      <w:tc>
        <w:tcPr>
          <w:tcW w:w="4431" w:type="dxa"/>
          <w:gridSpan w:val="4"/>
          <w:vAlign w:val="center"/>
        </w:tcPr>
        <w:p w14:paraId="6DCF97AA" w14:textId="01A840CC" w:rsidR="000737E2" w:rsidRPr="000737E2" w:rsidRDefault="000737E2" w:rsidP="000737E2">
          <w:pPr>
            <w:jc w:val="center"/>
            <w:rPr>
              <w:rFonts w:eastAsia="Calibri" w:cs="Arial"/>
              <w:sz w:val="16"/>
              <w:szCs w:val="16"/>
            </w:rPr>
          </w:pPr>
          <w:r w:rsidRPr="000737E2">
            <w:rPr>
              <w:rFonts w:eastAsia="Calibri" w:cs="Arial"/>
              <w:sz w:val="16"/>
              <w:szCs w:val="16"/>
            </w:rPr>
            <w:t xml:space="preserve">Document title: Software </w:t>
          </w:r>
          <w:r>
            <w:rPr>
              <w:rFonts w:eastAsia="Calibri" w:cs="Arial"/>
              <w:sz w:val="16"/>
              <w:szCs w:val="16"/>
            </w:rPr>
            <w:t>Integration Guide</w:t>
          </w:r>
        </w:p>
      </w:tc>
      <w:tc>
        <w:tcPr>
          <w:tcW w:w="963" w:type="dxa"/>
          <w:vAlign w:val="center"/>
        </w:tcPr>
        <w:p w14:paraId="4FFA4CF1" w14:textId="77777777" w:rsidR="000737E2" w:rsidRPr="000737E2" w:rsidRDefault="000737E2" w:rsidP="000737E2">
          <w:pPr>
            <w:jc w:val="right"/>
            <w:rPr>
              <w:rFonts w:eastAsia="Calibri" w:cs="Arial"/>
              <w:sz w:val="16"/>
              <w:szCs w:val="16"/>
            </w:rPr>
          </w:pPr>
          <w:r w:rsidRPr="000737E2">
            <w:rPr>
              <w:rFonts w:eastAsia="Calibri" w:cs="Arial"/>
              <w:sz w:val="16"/>
              <w:szCs w:val="16"/>
            </w:rPr>
            <w:t>Author:</w:t>
          </w:r>
        </w:p>
      </w:tc>
      <w:tc>
        <w:tcPr>
          <w:tcW w:w="1839" w:type="dxa"/>
          <w:vAlign w:val="center"/>
        </w:tcPr>
        <w:p w14:paraId="5066A0E0" w14:textId="77777777" w:rsidR="000737E2" w:rsidRPr="000737E2" w:rsidRDefault="000737E2" w:rsidP="000737E2">
          <w:pPr>
            <w:rPr>
              <w:rFonts w:eastAsia="Calibri" w:cs="Arial"/>
              <w:sz w:val="16"/>
              <w:szCs w:val="16"/>
              <w:lang w:val="nl-NL"/>
            </w:rPr>
          </w:pPr>
          <w:r w:rsidRPr="000737E2">
            <w:rPr>
              <w:rFonts w:eastAsia="Calibri" w:cs="Arial"/>
              <w:sz w:val="16"/>
              <w:szCs w:val="16"/>
              <w:lang w:val="nl-NL"/>
            </w:rPr>
            <w:t>Sampath Kumar</w:t>
          </w:r>
        </w:p>
        <w:p w14:paraId="0C369DBA" w14:textId="77777777" w:rsidR="000737E2" w:rsidRPr="000737E2" w:rsidRDefault="000737E2" w:rsidP="000737E2">
          <w:pPr>
            <w:rPr>
              <w:rFonts w:eastAsia="Calibri" w:cs="Arial"/>
              <w:sz w:val="16"/>
              <w:szCs w:val="16"/>
            </w:rPr>
          </w:pPr>
        </w:p>
      </w:tc>
    </w:tr>
    <w:tr w:rsidR="000737E2" w:rsidRPr="000737E2" w14:paraId="05FF69EE" w14:textId="77777777" w:rsidTr="00515A11">
      <w:trPr>
        <w:trHeight w:hRule="exact" w:val="397"/>
      </w:trPr>
      <w:tc>
        <w:tcPr>
          <w:tcW w:w="992" w:type="dxa"/>
          <w:vAlign w:val="center"/>
        </w:tcPr>
        <w:p w14:paraId="0868A10E" w14:textId="77777777" w:rsidR="000737E2" w:rsidRPr="000737E2" w:rsidRDefault="000737E2" w:rsidP="000737E2">
          <w:pPr>
            <w:jc w:val="right"/>
            <w:rPr>
              <w:rFonts w:eastAsia="Calibri" w:cs="Arial"/>
              <w:sz w:val="16"/>
              <w:szCs w:val="16"/>
            </w:rPr>
          </w:pPr>
          <w:r w:rsidRPr="000737E2">
            <w:rPr>
              <w:rFonts w:eastAsia="Calibri" w:cs="Arial"/>
              <w:sz w:val="16"/>
              <w:szCs w:val="16"/>
            </w:rPr>
            <w:t>Version:</w:t>
          </w:r>
        </w:p>
      </w:tc>
      <w:tc>
        <w:tcPr>
          <w:tcW w:w="1698" w:type="dxa"/>
          <w:vAlign w:val="center"/>
        </w:tcPr>
        <w:p w14:paraId="30F74DC2" w14:textId="77777777" w:rsidR="000737E2" w:rsidRPr="000737E2" w:rsidRDefault="000737E2" w:rsidP="000737E2">
          <w:pPr>
            <w:rPr>
              <w:rFonts w:eastAsia="Calibri" w:cs="Arial"/>
              <w:sz w:val="16"/>
              <w:szCs w:val="16"/>
            </w:rPr>
          </w:pPr>
          <w:r w:rsidRPr="000737E2">
            <w:rPr>
              <w:rFonts w:eastAsia="Calibri" w:cs="Arial"/>
              <w:sz w:val="16"/>
              <w:szCs w:val="16"/>
            </w:rPr>
            <w:t>2.5.0</w:t>
          </w:r>
        </w:p>
      </w:tc>
      <w:tc>
        <w:tcPr>
          <w:tcW w:w="4431" w:type="dxa"/>
          <w:gridSpan w:val="4"/>
          <w:vAlign w:val="center"/>
        </w:tcPr>
        <w:p w14:paraId="1A6EE3BF" w14:textId="24A4BAC1" w:rsidR="000737E2" w:rsidRPr="000737E2" w:rsidRDefault="000737E2" w:rsidP="000737E2">
          <w:pPr>
            <w:jc w:val="center"/>
            <w:rPr>
              <w:rFonts w:eastAsia="Calibri" w:cs="Arial"/>
              <w:sz w:val="16"/>
              <w:szCs w:val="16"/>
            </w:rPr>
          </w:pPr>
          <w:r w:rsidRPr="000737E2">
            <w:rPr>
              <w:rFonts w:eastAsia="Calibri"/>
              <w:sz w:val="16"/>
            </w:rPr>
            <w:t>Integration document for Consumer Care</w:t>
          </w:r>
        </w:p>
      </w:tc>
      <w:tc>
        <w:tcPr>
          <w:tcW w:w="963" w:type="dxa"/>
          <w:vAlign w:val="center"/>
        </w:tcPr>
        <w:p w14:paraId="2B23C8D1" w14:textId="77777777" w:rsidR="000737E2" w:rsidRPr="000737E2" w:rsidRDefault="000737E2" w:rsidP="000737E2">
          <w:pPr>
            <w:jc w:val="right"/>
            <w:rPr>
              <w:rFonts w:eastAsia="Calibri" w:cs="Arial"/>
              <w:sz w:val="16"/>
              <w:szCs w:val="16"/>
            </w:rPr>
          </w:pPr>
          <w:r w:rsidRPr="000737E2">
            <w:rPr>
              <w:rFonts w:eastAsia="Calibri" w:cs="Arial"/>
              <w:sz w:val="16"/>
              <w:szCs w:val="16"/>
            </w:rPr>
            <w:t>Approver:</w:t>
          </w:r>
        </w:p>
      </w:tc>
      <w:tc>
        <w:tcPr>
          <w:tcW w:w="1839" w:type="dxa"/>
          <w:vAlign w:val="center"/>
        </w:tcPr>
        <w:p w14:paraId="16DBB6C5" w14:textId="77777777" w:rsidR="000737E2" w:rsidRPr="000737E2" w:rsidRDefault="000737E2" w:rsidP="000737E2">
          <w:pPr>
            <w:rPr>
              <w:rFonts w:eastAsia="Calibri" w:cs="Arial"/>
              <w:sz w:val="16"/>
              <w:szCs w:val="16"/>
              <w:lang w:val="nl-NL"/>
            </w:rPr>
          </w:pPr>
          <w:r w:rsidRPr="000737E2">
            <w:rPr>
              <w:rFonts w:eastAsia="Calibri" w:cs="Arial"/>
              <w:sz w:val="16"/>
              <w:szCs w:val="16"/>
            </w:rPr>
            <w:t>Deepthi Shivakumar</w:t>
          </w:r>
        </w:p>
      </w:tc>
    </w:tr>
    <w:tr w:rsidR="000737E2" w:rsidRPr="000737E2" w14:paraId="03317C39" w14:textId="77777777" w:rsidTr="00515A11">
      <w:trPr>
        <w:trHeight w:hRule="exact" w:val="397"/>
      </w:trPr>
      <w:tc>
        <w:tcPr>
          <w:tcW w:w="992" w:type="dxa"/>
          <w:vAlign w:val="center"/>
        </w:tcPr>
        <w:p w14:paraId="328F7214" w14:textId="77777777" w:rsidR="000737E2" w:rsidRPr="000737E2" w:rsidRDefault="000737E2" w:rsidP="000737E2">
          <w:pPr>
            <w:jc w:val="right"/>
            <w:rPr>
              <w:rFonts w:eastAsia="Calibri" w:cs="Arial"/>
              <w:sz w:val="16"/>
              <w:szCs w:val="16"/>
            </w:rPr>
          </w:pPr>
          <w:r w:rsidRPr="000737E2">
            <w:rPr>
              <w:rFonts w:eastAsia="Calibri" w:cs="Arial"/>
              <w:sz w:val="16"/>
              <w:szCs w:val="16"/>
            </w:rPr>
            <w:t>Status:</w:t>
          </w:r>
        </w:p>
      </w:tc>
      <w:tc>
        <w:tcPr>
          <w:tcW w:w="1698" w:type="dxa"/>
          <w:vAlign w:val="center"/>
        </w:tcPr>
        <w:p w14:paraId="44183FF5" w14:textId="77777777" w:rsidR="000737E2" w:rsidRPr="000737E2" w:rsidRDefault="000737E2" w:rsidP="000737E2">
          <w:pPr>
            <w:rPr>
              <w:rFonts w:eastAsia="Calibri" w:cs="Arial"/>
              <w:sz w:val="16"/>
              <w:szCs w:val="16"/>
            </w:rPr>
          </w:pPr>
          <w:r w:rsidRPr="000737E2">
            <w:rPr>
              <w:rFonts w:eastAsia="Calibri" w:cs="Arial"/>
              <w:sz w:val="16"/>
              <w:szCs w:val="16"/>
            </w:rPr>
            <w:t>Approved</w:t>
          </w:r>
        </w:p>
      </w:tc>
      <w:tc>
        <w:tcPr>
          <w:tcW w:w="1162" w:type="dxa"/>
          <w:vAlign w:val="center"/>
        </w:tcPr>
        <w:p w14:paraId="715A79E9" w14:textId="77777777" w:rsidR="000737E2" w:rsidRPr="000737E2" w:rsidRDefault="000737E2" w:rsidP="000737E2">
          <w:pPr>
            <w:jc w:val="right"/>
            <w:rPr>
              <w:rFonts w:eastAsia="Calibri" w:cs="Arial"/>
              <w:sz w:val="16"/>
              <w:szCs w:val="16"/>
            </w:rPr>
          </w:pPr>
          <w:r w:rsidRPr="000737E2">
            <w:rPr>
              <w:rFonts w:eastAsia="Calibri" w:cs="Arial"/>
              <w:sz w:val="16"/>
              <w:szCs w:val="16"/>
            </w:rPr>
            <w:t xml:space="preserve">Template ID: </w:t>
          </w:r>
        </w:p>
      </w:tc>
      <w:tc>
        <w:tcPr>
          <w:tcW w:w="1706" w:type="dxa"/>
          <w:vAlign w:val="center"/>
        </w:tcPr>
        <w:p w14:paraId="3703CCAB" w14:textId="77777777" w:rsidR="000737E2" w:rsidRPr="000737E2" w:rsidRDefault="000737E2" w:rsidP="000737E2">
          <w:pPr>
            <w:rPr>
              <w:rFonts w:eastAsia="Calibri" w:cs="Arial"/>
              <w:sz w:val="16"/>
              <w:szCs w:val="16"/>
            </w:rPr>
          </w:pPr>
          <w:r w:rsidRPr="000737E2">
            <w:rPr>
              <w:rFonts w:eastAsia="Calibri" w:cs="Arial"/>
              <w:sz w:val="16"/>
              <w:szCs w:val="16"/>
            </w:rPr>
            <w:t>CDPP-T-03000013</w:t>
          </w:r>
        </w:p>
      </w:tc>
      <w:tc>
        <w:tcPr>
          <w:tcW w:w="992" w:type="dxa"/>
          <w:vAlign w:val="center"/>
        </w:tcPr>
        <w:p w14:paraId="27CF7AB0" w14:textId="77777777" w:rsidR="000737E2" w:rsidRPr="000737E2" w:rsidRDefault="000737E2" w:rsidP="000737E2">
          <w:pPr>
            <w:rPr>
              <w:rFonts w:eastAsia="Calibri" w:cs="Arial"/>
              <w:sz w:val="16"/>
              <w:szCs w:val="16"/>
            </w:rPr>
          </w:pPr>
          <w:r w:rsidRPr="000737E2">
            <w:rPr>
              <w:rFonts w:eastAsia="Calibri" w:cs="Arial"/>
              <w:sz w:val="16"/>
              <w:szCs w:val="16"/>
            </w:rPr>
            <w:t>Template version:</w:t>
          </w:r>
        </w:p>
      </w:tc>
      <w:tc>
        <w:tcPr>
          <w:tcW w:w="571" w:type="dxa"/>
          <w:vAlign w:val="center"/>
        </w:tcPr>
        <w:p w14:paraId="5DA27F1D" w14:textId="77777777" w:rsidR="000737E2" w:rsidRPr="000737E2" w:rsidRDefault="000737E2" w:rsidP="000737E2">
          <w:pPr>
            <w:rPr>
              <w:rFonts w:eastAsia="Calibri" w:cs="Arial"/>
              <w:sz w:val="16"/>
              <w:szCs w:val="16"/>
            </w:rPr>
          </w:pPr>
          <w:r w:rsidRPr="000737E2">
            <w:rPr>
              <w:rFonts w:eastAsia="Calibri" w:cs="Arial"/>
              <w:sz w:val="16"/>
              <w:szCs w:val="16"/>
            </w:rPr>
            <w:t>1.0</w:t>
          </w:r>
        </w:p>
      </w:tc>
      <w:tc>
        <w:tcPr>
          <w:tcW w:w="963" w:type="dxa"/>
          <w:vAlign w:val="center"/>
        </w:tcPr>
        <w:p w14:paraId="3DF358D2" w14:textId="77777777" w:rsidR="000737E2" w:rsidRPr="000737E2" w:rsidRDefault="000737E2" w:rsidP="000737E2">
          <w:pPr>
            <w:jc w:val="right"/>
            <w:rPr>
              <w:rFonts w:eastAsia="Calibri" w:cs="Arial"/>
              <w:sz w:val="16"/>
              <w:szCs w:val="16"/>
            </w:rPr>
          </w:pPr>
          <w:r w:rsidRPr="000737E2">
            <w:rPr>
              <w:rFonts w:eastAsia="Calibri" w:cs="Arial"/>
              <w:sz w:val="16"/>
              <w:szCs w:val="16"/>
            </w:rPr>
            <w:t>Page:</w:t>
          </w:r>
        </w:p>
      </w:tc>
      <w:tc>
        <w:tcPr>
          <w:tcW w:w="1839" w:type="dxa"/>
          <w:vAlign w:val="center"/>
        </w:tcPr>
        <w:p w14:paraId="3BA34F99" w14:textId="161B94FB" w:rsidR="000737E2" w:rsidRPr="000737E2" w:rsidRDefault="000737E2" w:rsidP="000737E2">
          <w:pPr>
            <w:rPr>
              <w:rFonts w:eastAsia="Calibri" w:cs="Arial"/>
              <w:sz w:val="16"/>
              <w:szCs w:val="16"/>
            </w:rPr>
          </w:pPr>
          <w:r w:rsidRPr="000737E2">
            <w:rPr>
              <w:rFonts w:eastAsia="Calibri" w:cs="Arial"/>
              <w:sz w:val="16"/>
              <w:szCs w:val="16"/>
            </w:rPr>
            <w:fldChar w:fldCharType="begin"/>
          </w:r>
          <w:r w:rsidRPr="000737E2">
            <w:rPr>
              <w:rFonts w:eastAsia="Calibri" w:cs="Arial"/>
              <w:sz w:val="16"/>
              <w:szCs w:val="16"/>
            </w:rPr>
            <w:instrText xml:space="preserve"> PAGE   \* MERGEFORMAT </w:instrText>
          </w:r>
          <w:r w:rsidRPr="000737E2">
            <w:rPr>
              <w:rFonts w:eastAsia="Calibri" w:cs="Arial"/>
              <w:sz w:val="16"/>
              <w:szCs w:val="16"/>
            </w:rPr>
            <w:fldChar w:fldCharType="separate"/>
          </w:r>
          <w:r w:rsidR="00674AC6">
            <w:rPr>
              <w:rFonts w:eastAsia="Calibri" w:cs="Arial"/>
              <w:noProof/>
              <w:sz w:val="16"/>
              <w:szCs w:val="16"/>
            </w:rPr>
            <w:t>17</w:t>
          </w:r>
          <w:r w:rsidRPr="000737E2">
            <w:rPr>
              <w:rFonts w:eastAsia="Calibri" w:cs="Arial"/>
              <w:sz w:val="16"/>
              <w:szCs w:val="16"/>
            </w:rPr>
            <w:fldChar w:fldCharType="end"/>
          </w:r>
          <w:r w:rsidRPr="000737E2">
            <w:rPr>
              <w:rFonts w:eastAsia="Calibri" w:cs="Arial"/>
              <w:sz w:val="16"/>
              <w:szCs w:val="16"/>
            </w:rPr>
            <w:t xml:space="preserve"> of </w:t>
          </w:r>
          <w:r w:rsidRPr="000737E2">
            <w:rPr>
              <w:rFonts w:eastAsia="Calibri"/>
              <w:sz w:val="16"/>
              <w:szCs w:val="16"/>
            </w:rPr>
            <w:fldChar w:fldCharType="begin"/>
          </w:r>
          <w:r w:rsidRPr="000737E2">
            <w:rPr>
              <w:rFonts w:eastAsia="Calibri"/>
              <w:sz w:val="16"/>
              <w:szCs w:val="16"/>
            </w:rPr>
            <w:instrText xml:space="preserve"> NUMPAGES  \* Arabic  \* MERGEFORMAT </w:instrText>
          </w:r>
          <w:r w:rsidRPr="000737E2">
            <w:rPr>
              <w:rFonts w:eastAsia="Calibri"/>
              <w:sz w:val="16"/>
              <w:szCs w:val="16"/>
            </w:rPr>
            <w:fldChar w:fldCharType="separate"/>
          </w:r>
          <w:r w:rsidR="00674AC6">
            <w:rPr>
              <w:rFonts w:eastAsia="Calibri"/>
              <w:noProof/>
              <w:sz w:val="16"/>
              <w:szCs w:val="16"/>
            </w:rPr>
            <w:t>23</w:t>
          </w:r>
          <w:r w:rsidRPr="000737E2">
            <w:rPr>
              <w:rFonts w:eastAsia="Calibri"/>
              <w:noProof/>
              <w:sz w:val="16"/>
              <w:szCs w:val="16"/>
            </w:rPr>
            <w:fldChar w:fldCharType="end"/>
          </w:r>
        </w:p>
      </w:tc>
    </w:tr>
  </w:tbl>
  <w:p w14:paraId="66BBB41D" w14:textId="4C2D7F0D" w:rsidR="00CA7A9A" w:rsidRPr="003C4F40" w:rsidRDefault="00CA7A9A" w:rsidP="000C6EC5">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D818FE0" w14:textId="77777777" w:rsidR="00CF1A6F" w:rsidRDefault="00CF1A6F" w:rsidP="003C4F40">
      <w:r>
        <w:separator/>
      </w:r>
    </w:p>
  </w:footnote>
  <w:footnote w:type="continuationSeparator" w:id="0">
    <w:p w14:paraId="25C6401D" w14:textId="77777777" w:rsidR="00CF1A6F" w:rsidRDefault="00CF1A6F" w:rsidP="003C4F40">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E32866" w14:textId="4B43CBB1" w:rsidR="00CA7A9A" w:rsidRPr="003C4F40" w:rsidRDefault="00CA7A9A" w:rsidP="003C4F40">
    <w:pPr>
      <w:pStyle w:val="Header"/>
      <w:tabs>
        <w:tab w:val="left" w:pos="5140"/>
      </w:tabs>
      <w:rPr>
        <w:rFonts w:cs="Arial"/>
        <w:sz w:val="20"/>
      </w:rPr>
    </w:pPr>
    <w:r w:rsidRPr="00CA7A9A">
      <w:rPr>
        <w:rFonts w:cs="Arial"/>
        <w:b/>
        <w:color w:val="4F81BD" w:themeColor="accent1"/>
        <w:sz w:val="36"/>
        <w:szCs w:val="36"/>
      </w:rPr>
      <w:t>Integration document for Consumer Care</w:t>
    </w:r>
    <w:r w:rsidRPr="00CA7A9A">
      <w:rPr>
        <w:rFonts w:cs="Arial"/>
        <w:b/>
        <w:color w:val="4F81BD" w:themeColor="accent1"/>
        <w:sz w:val="36"/>
        <w:szCs w:val="36"/>
      </w:rPr>
      <w:tab/>
    </w:r>
    <w:r>
      <w:rPr>
        <w:rFonts w:cs="Arial"/>
        <w:sz w:val="20"/>
      </w:rPr>
      <w:t>Version 1.0</w:t>
    </w:r>
  </w:p>
  <w:p w14:paraId="4F918DBF" w14:textId="0AAC0154" w:rsidR="00CA7A9A" w:rsidRPr="003C4F40" w:rsidRDefault="00CA7A9A" w:rsidP="003C4F40">
    <w:pPr>
      <w:pStyle w:val="Header"/>
      <w:rPr>
        <w:rFonts w:cs="Arial"/>
        <w:sz w:val="20"/>
      </w:rPr>
    </w:pPr>
    <w:r>
      <w:rPr>
        <w:rFonts w:cs="Arial"/>
        <w:sz w:val="20"/>
      </w:rPr>
      <w:tab/>
    </w:r>
    <w:r>
      <w:rPr>
        <w:rFonts w:cs="Arial"/>
        <w:sz w:val="20"/>
      </w:rPr>
      <w:tab/>
      <w:t>27-04-2017</w:t>
    </w:r>
  </w:p>
  <w:p w14:paraId="1DF7B72C" w14:textId="77777777" w:rsidR="00CA7A9A" w:rsidRPr="003C4F40" w:rsidRDefault="00CA7A9A">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B"/>
    <w:multiLevelType w:val="multilevel"/>
    <w:tmpl w:val="D6A63DB4"/>
    <w:lvl w:ilvl="0">
      <w:start w:val="1"/>
      <w:numFmt w:val="decimal"/>
      <w:pStyle w:val="Heading1"/>
      <w:lvlText w:val="%1."/>
      <w:lvlJc w:val="left"/>
      <w:pPr>
        <w:ind w:left="0" w:firstLine="0"/>
      </w:pPr>
      <w:rPr>
        <w:rFonts w:hint="default"/>
      </w:rPr>
    </w:lvl>
    <w:lvl w:ilvl="1">
      <w:start w:val="1"/>
      <w:numFmt w:val="decimal"/>
      <w:pStyle w:val="Heading2"/>
      <w:lvlText w:val="%1.%2"/>
      <w:lvlJc w:val="left"/>
      <w:pPr>
        <w:ind w:left="0" w:firstLine="0"/>
      </w:pPr>
      <w:rPr>
        <w:rFonts w:hint="default"/>
      </w:rPr>
    </w:lvl>
    <w:lvl w:ilvl="2">
      <w:start w:val="1"/>
      <w:numFmt w:val="decimal"/>
      <w:pStyle w:val="Heading3"/>
      <w:lvlText w:val="%1.%2.%3"/>
      <w:lvlJc w:val="left"/>
      <w:pPr>
        <w:ind w:left="0" w:firstLine="0"/>
      </w:pPr>
      <w:rPr>
        <w:rFonts w:hint="default"/>
      </w:rPr>
    </w:lvl>
    <w:lvl w:ilvl="3">
      <w:start w:val="1"/>
      <w:numFmt w:val="decimal"/>
      <w:pStyle w:val="Heading4"/>
      <w:lvlText w:val="%1.%2.%3.%4"/>
      <w:lvlJc w:val="left"/>
      <w:pPr>
        <w:ind w:left="0" w:firstLine="0"/>
      </w:pPr>
      <w:rPr>
        <w:rFonts w:hint="default"/>
      </w:rPr>
    </w:lvl>
    <w:lvl w:ilvl="4">
      <w:start w:val="1"/>
      <w:numFmt w:val="decimal"/>
      <w:pStyle w:val="Heading5"/>
      <w:lvlText w:val="%1.%2.%3.%4.%5"/>
      <w:lvlJc w:val="left"/>
      <w:pPr>
        <w:ind w:left="0" w:firstLine="0"/>
      </w:pPr>
      <w:rPr>
        <w:rFonts w:hint="default"/>
      </w:rPr>
    </w:lvl>
    <w:lvl w:ilvl="5">
      <w:start w:val="1"/>
      <w:numFmt w:val="decimal"/>
      <w:pStyle w:val="Heading6"/>
      <w:lvlText w:val="%1.%2.%3.%4.%5.%6"/>
      <w:lvlJc w:val="left"/>
      <w:pPr>
        <w:ind w:left="0" w:firstLine="0"/>
      </w:pPr>
      <w:rPr>
        <w:rFonts w:hint="default"/>
      </w:rPr>
    </w:lvl>
    <w:lvl w:ilvl="6">
      <w:start w:val="1"/>
      <w:numFmt w:val="decimal"/>
      <w:pStyle w:val="Heading7"/>
      <w:lvlText w:val="%1.%2.%3.%4.%5.%6.%7"/>
      <w:lvlJc w:val="left"/>
      <w:pPr>
        <w:ind w:left="0" w:firstLine="0"/>
      </w:pPr>
      <w:rPr>
        <w:rFonts w:hint="default"/>
      </w:rPr>
    </w:lvl>
    <w:lvl w:ilvl="7">
      <w:start w:val="1"/>
      <w:numFmt w:val="decimal"/>
      <w:pStyle w:val="Heading8"/>
      <w:lvlText w:val="%1.%2.%3.%4.%5.%6.%7.%8"/>
      <w:lvlJc w:val="left"/>
      <w:pPr>
        <w:ind w:left="0" w:firstLine="0"/>
      </w:pPr>
      <w:rPr>
        <w:rFonts w:hint="default"/>
      </w:rPr>
    </w:lvl>
    <w:lvl w:ilvl="8">
      <w:start w:val="1"/>
      <w:numFmt w:val="decimal"/>
      <w:pStyle w:val="Heading9"/>
      <w:lvlText w:val="%1.%2.%3.%4.%5.%6.%7.%8.%9"/>
      <w:lvlJc w:val="left"/>
      <w:pPr>
        <w:ind w:left="0" w:firstLine="0"/>
      </w:pPr>
      <w:rPr>
        <w:rFonts w:hint="default"/>
      </w:rPr>
    </w:lvl>
  </w:abstractNum>
  <w:abstractNum w:abstractNumId="1">
    <w:nsid w:val="00B8360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38E13E4"/>
    <w:multiLevelType w:val="hybridMultilevel"/>
    <w:tmpl w:val="A39AB9A6"/>
    <w:lvl w:ilvl="0" w:tplc="8988B21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04B550C9"/>
    <w:multiLevelType w:val="multilevel"/>
    <w:tmpl w:val="9874213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
    <w:nsid w:val="09B05491"/>
    <w:multiLevelType w:val="multilevel"/>
    <w:tmpl w:val="1ADA919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
    <w:nsid w:val="0CD7418E"/>
    <w:multiLevelType w:val="hybridMultilevel"/>
    <w:tmpl w:val="C8D2B222"/>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
    <w:nsid w:val="0E66004F"/>
    <w:multiLevelType w:val="hybridMultilevel"/>
    <w:tmpl w:val="09904C4E"/>
    <w:lvl w:ilvl="0" w:tplc="1CC8A6C2">
      <w:start w:val="1"/>
      <w:numFmt w:val="lowerLetter"/>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7">
    <w:nsid w:val="0F072E05"/>
    <w:multiLevelType w:val="hybridMultilevel"/>
    <w:tmpl w:val="DAB62A28"/>
    <w:lvl w:ilvl="0" w:tplc="BA3654FA">
      <w:start w:val="1"/>
      <w:numFmt w:val="decimal"/>
      <w:lvlText w:val="%1."/>
      <w:lvlJc w:val="left"/>
      <w:pPr>
        <w:ind w:left="360" w:hanging="360"/>
      </w:pPr>
      <w:rPr>
        <w:rFonts w:ascii="Arial" w:hAnsi="Arial" w:cs="Arial" w:hint="default"/>
        <w:sz w:val="21"/>
        <w:szCs w:val="21"/>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nsid w:val="0F875735"/>
    <w:multiLevelType w:val="multilevel"/>
    <w:tmpl w:val="FBE63B68"/>
    <w:lvl w:ilvl="0">
      <w:start w:val="1"/>
      <w:numFmt w:val="decimal"/>
      <w:lvlText w:val="%1."/>
      <w:lvlJc w:val="left"/>
      <w:pPr>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12E170F2"/>
    <w:multiLevelType w:val="hybridMultilevel"/>
    <w:tmpl w:val="C8D2B222"/>
    <w:lvl w:ilvl="0" w:tplc="04090019">
      <w:start w:val="1"/>
      <w:numFmt w:val="lowerLetter"/>
      <w:lvlText w:val="%1."/>
      <w:lvlJc w:val="left"/>
      <w:pPr>
        <w:ind w:left="1800" w:hanging="360"/>
      </w:p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start w:val="1"/>
      <w:numFmt w:val="lowerLetter"/>
      <w:lvlText w:val="%5."/>
      <w:lvlJc w:val="left"/>
      <w:pPr>
        <w:ind w:left="4680" w:hanging="360"/>
      </w:pPr>
    </w:lvl>
    <w:lvl w:ilvl="5" w:tplc="0409001B">
      <w:start w:val="1"/>
      <w:numFmt w:val="lowerRoman"/>
      <w:lvlText w:val="%6."/>
      <w:lvlJc w:val="right"/>
      <w:pPr>
        <w:ind w:left="5400" w:hanging="180"/>
      </w:pPr>
    </w:lvl>
    <w:lvl w:ilvl="6" w:tplc="0409000F">
      <w:start w:val="1"/>
      <w:numFmt w:val="decimal"/>
      <w:lvlText w:val="%7."/>
      <w:lvlJc w:val="left"/>
      <w:pPr>
        <w:ind w:left="6120" w:hanging="360"/>
      </w:pPr>
    </w:lvl>
    <w:lvl w:ilvl="7" w:tplc="04090019">
      <w:start w:val="1"/>
      <w:numFmt w:val="lowerLetter"/>
      <w:lvlText w:val="%8."/>
      <w:lvlJc w:val="left"/>
      <w:pPr>
        <w:ind w:left="6840" w:hanging="360"/>
      </w:pPr>
    </w:lvl>
    <w:lvl w:ilvl="8" w:tplc="0409001B">
      <w:start w:val="1"/>
      <w:numFmt w:val="lowerRoman"/>
      <w:lvlText w:val="%9."/>
      <w:lvlJc w:val="right"/>
      <w:pPr>
        <w:ind w:left="7560" w:hanging="180"/>
      </w:pPr>
    </w:lvl>
  </w:abstractNum>
  <w:abstractNum w:abstractNumId="10">
    <w:nsid w:val="13880B10"/>
    <w:multiLevelType w:val="hybridMultilevel"/>
    <w:tmpl w:val="075A69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B9F4E1D"/>
    <w:multiLevelType w:val="hybridMultilevel"/>
    <w:tmpl w:val="D4EAD0FA"/>
    <w:lvl w:ilvl="0" w:tplc="CF2ED13E">
      <w:start w:val="1"/>
      <w:numFmt w:val="lowerLetter"/>
      <w:lvlText w:val="%1."/>
      <w:lvlJc w:val="left"/>
      <w:pPr>
        <w:ind w:left="1080" w:hanging="360"/>
      </w:pPr>
      <w:rPr>
        <w:rFonts w:cs="Times New Roman"/>
      </w:rPr>
    </w:lvl>
    <w:lvl w:ilvl="1" w:tplc="04090019">
      <w:start w:val="1"/>
      <w:numFmt w:val="lowerLetter"/>
      <w:lvlText w:val="%2."/>
      <w:lvlJc w:val="left"/>
      <w:pPr>
        <w:ind w:left="1800" w:hanging="360"/>
      </w:pPr>
      <w:rPr>
        <w:rFonts w:cs="Times New Roman"/>
      </w:rPr>
    </w:lvl>
    <w:lvl w:ilvl="2" w:tplc="0409001B">
      <w:start w:val="1"/>
      <w:numFmt w:val="lowerRoman"/>
      <w:lvlText w:val="%3."/>
      <w:lvlJc w:val="right"/>
      <w:pPr>
        <w:ind w:left="2520" w:hanging="180"/>
      </w:pPr>
      <w:rPr>
        <w:rFonts w:cs="Times New Roman"/>
      </w:rPr>
    </w:lvl>
    <w:lvl w:ilvl="3" w:tplc="0409000F">
      <w:start w:val="1"/>
      <w:numFmt w:val="decimal"/>
      <w:lvlText w:val="%4."/>
      <w:lvlJc w:val="left"/>
      <w:pPr>
        <w:ind w:left="3240" w:hanging="360"/>
      </w:pPr>
      <w:rPr>
        <w:rFonts w:cs="Times New Roman"/>
      </w:rPr>
    </w:lvl>
    <w:lvl w:ilvl="4" w:tplc="04090019">
      <w:start w:val="1"/>
      <w:numFmt w:val="lowerLetter"/>
      <w:lvlText w:val="%5."/>
      <w:lvlJc w:val="left"/>
      <w:pPr>
        <w:ind w:left="3960" w:hanging="360"/>
      </w:pPr>
      <w:rPr>
        <w:rFonts w:cs="Times New Roman"/>
      </w:rPr>
    </w:lvl>
    <w:lvl w:ilvl="5" w:tplc="0409001B">
      <w:start w:val="1"/>
      <w:numFmt w:val="lowerRoman"/>
      <w:lvlText w:val="%6."/>
      <w:lvlJc w:val="right"/>
      <w:pPr>
        <w:ind w:left="4680" w:hanging="180"/>
      </w:pPr>
      <w:rPr>
        <w:rFonts w:cs="Times New Roman"/>
      </w:rPr>
    </w:lvl>
    <w:lvl w:ilvl="6" w:tplc="0409000F">
      <w:start w:val="1"/>
      <w:numFmt w:val="decimal"/>
      <w:lvlText w:val="%7."/>
      <w:lvlJc w:val="left"/>
      <w:pPr>
        <w:ind w:left="5400" w:hanging="360"/>
      </w:pPr>
      <w:rPr>
        <w:rFonts w:cs="Times New Roman"/>
      </w:rPr>
    </w:lvl>
    <w:lvl w:ilvl="7" w:tplc="04090019">
      <w:start w:val="1"/>
      <w:numFmt w:val="lowerLetter"/>
      <w:lvlText w:val="%8."/>
      <w:lvlJc w:val="left"/>
      <w:pPr>
        <w:ind w:left="6120" w:hanging="360"/>
      </w:pPr>
      <w:rPr>
        <w:rFonts w:cs="Times New Roman"/>
      </w:rPr>
    </w:lvl>
    <w:lvl w:ilvl="8" w:tplc="0409001B">
      <w:start w:val="1"/>
      <w:numFmt w:val="lowerRoman"/>
      <w:lvlText w:val="%9."/>
      <w:lvlJc w:val="right"/>
      <w:pPr>
        <w:ind w:left="6840" w:hanging="180"/>
      </w:pPr>
      <w:rPr>
        <w:rFonts w:cs="Times New Roman"/>
      </w:rPr>
    </w:lvl>
  </w:abstractNum>
  <w:abstractNum w:abstractNumId="12">
    <w:nsid w:val="23023101"/>
    <w:multiLevelType w:val="hybridMultilevel"/>
    <w:tmpl w:val="05085A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3DB4A71"/>
    <w:multiLevelType w:val="multilevel"/>
    <w:tmpl w:val="128CE734"/>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4">
    <w:nsid w:val="24687322"/>
    <w:multiLevelType w:val="hybridMultilevel"/>
    <w:tmpl w:val="B84E0D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7040823"/>
    <w:multiLevelType w:val="hybridMultilevel"/>
    <w:tmpl w:val="44969960"/>
    <w:lvl w:ilvl="0" w:tplc="A1ACC594">
      <w:start w:val="1"/>
      <w:numFmt w:val="lowerLetter"/>
      <w:lvlText w:val="%1."/>
      <w:lvlJc w:val="left"/>
      <w:pPr>
        <w:ind w:left="795" w:hanging="360"/>
      </w:pPr>
      <w:rPr>
        <w:rFonts w:hint="default"/>
      </w:rPr>
    </w:lvl>
    <w:lvl w:ilvl="1" w:tplc="04090019" w:tentative="1">
      <w:start w:val="1"/>
      <w:numFmt w:val="lowerLetter"/>
      <w:lvlText w:val="%2."/>
      <w:lvlJc w:val="left"/>
      <w:pPr>
        <w:ind w:left="1515" w:hanging="360"/>
      </w:pPr>
    </w:lvl>
    <w:lvl w:ilvl="2" w:tplc="0409001B" w:tentative="1">
      <w:start w:val="1"/>
      <w:numFmt w:val="lowerRoman"/>
      <w:lvlText w:val="%3."/>
      <w:lvlJc w:val="right"/>
      <w:pPr>
        <w:ind w:left="2235" w:hanging="180"/>
      </w:pPr>
    </w:lvl>
    <w:lvl w:ilvl="3" w:tplc="0409000F" w:tentative="1">
      <w:start w:val="1"/>
      <w:numFmt w:val="decimal"/>
      <w:lvlText w:val="%4."/>
      <w:lvlJc w:val="left"/>
      <w:pPr>
        <w:ind w:left="2955" w:hanging="360"/>
      </w:pPr>
    </w:lvl>
    <w:lvl w:ilvl="4" w:tplc="04090019" w:tentative="1">
      <w:start w:val="1"/>
      <w:numFmt w:val="lowerLetter"/>
      <w:lvlText w:val="%5."/>
      <w:lvlJc w:val="left"/>
      <w:pPr>
        <w:ind w:left="3675" w:hanging="360"/>
      </w:pPr>
    </w:lvl>
    <w:lvl w:ilvl="5" w:tplc="0409001B" w:tentative="1">
      <w:start w:val="1"/>
      <w:numFmt w:val="lowerRoman"/>
      <w:lvlText w:val="%6."/>
      <w:lvlJc w:val="right"/>
      <w:pPr>
        <w:ind w:left="4395" w:hanging="180"/>
      </w:pPr>
    </w:lvl>
    <w:lvl w:ilvl="6" w:tplc="0409000F" w:tentative="1">
      <w:start w:val="1"/>
      <w:numFmt w:val="decimal"/>
      <w:lvlText w:val="%7."/>
      <w:lvlJc w:val="left"/>
      <w:pPr>
        <w:ind w:left="5115" w:hanging="360"/>
      </w:pPr>
    </w:lvl>
    <w:lvl w:ilvl="7" w:tplc="04090019" w:tentative="1">
      <w:start w:val="1"/>
      <w:numFmt w:val="lowerLetter"/>
      <w:lvlText w:val="%8."/>
      <w:lvlJc w:val="left"/>
      <w:pPr>
        <w:ind w:left="5835" w:hanging="360"/>
      </w:pPr>
    </w:lvl>
    <w:lvl w:ilvl="8" w:tplc="0409001B" w:tentative="1">
      <w:start w:val="1"/>
      <w:numFmt w:val="lowerRoman"/>
      <w:lvlText w:val="%9."/>
      <w:lvlJc w:val="right"/>
      <w:pPr>
        <w:ind w:left="6555" w:hanging="180"/>
      </w:pPr>
    </w:lvl>
  </w:abstractNum>
  <w:abstractNum w:abstractNumId="16">
    <w:nsid w:val="29A12E85"/>
    <w:multiLevelType w:val="hybridMultilevel"/>
    <w:tmpl w:val="280800D4"/>
    <w:lvl w:ilvl="0" w:tplc="AD94A602">
      <w:start w:val="1"/>
      <w:numFmt w:val="lowerLetter"/>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2B010902"/>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nsid w:val="2DFD0388"/>
    <w:multiLevelType w:val="multilevel"/>
    <w:tmpl w:val="17D6B12E"/>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9">
    <w:nsid w:val="304336E1"/>
    <w:multiLevelType w:val="hybridMultilevel"/>
    <w:tmpl w:val="9B383B4A"/>
    <w:lvl w:ilvl="0" w:tplc="02C2221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2DE3F49"/>
    <w:multiLevelType w:val="hybridMultilevel"/>
    <w:tmpl w:val="641E32EA"/>
    <w:lvl w:ilvl="0" w:tplc="0C4E80EC">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nsid w:val="33155C90"/>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2">
    <w:nsid w:val="37C25383"/>
    <w:multiLevelType w:val="hybridMultilevel"/>
    <w:tmpl w:val="3D8C74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B461BD8"/>
    <w:multiLevelType w:val="hybridMultilevel"/>
    <w:tmpl w:val="F17836C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3FC47F5A"/>
    <w:multiLevelType w:val="hybridMultilevel"/>
    <w:tmpl w:val="E2440370"/>
    <w:lvl w:ilvl="0" w:tplc="02C22212">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562094D"/>
    <w:multiLevelType w:val="multilevel"/>
    <w:tmpl w:val="9874213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6">
    <w:nsid w:val="4B775EA4"/>
    <w:multiLevelType w:val="hybridMultilevel"/>
    <w:tmpl w:val="0A2803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DC66195"/>
    <w:multiLevelType w:val="multilevel"/>
    <w:tmpl w:val="FFFFFFFF"/>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28">
    <w:nsid w:val="4F2D488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9">
    <w:nsid w:val="585E442E"/>
    <w:multiLevelType w:val="hybridMultilevel"/>
    <w:tmpl w:val="8DA44274"/>
    <w:lvl w:ilvl="0" w:tplc="E3EA0D5A">
      <w:start w:val="1"/>
      <w:numFmt w:val="decimal"/>
      <w:lvlText w:val="%1."/>
      <w:lvlJc w:val="left"/>
      <w:pPr>
        <w:ind w:left="1080" w:hanging="360"/>
      </w:pPr>
      <w:rPr>
        <w:rFonts w:ascii="Arial" w:eastAsia="Times New Roman" w:hAnsi="Arial" w:cs="Times New Roman" w:hint="default"/>
        <w:b/>
        <w:color w:val="auto"/>
        <w:sz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nsid w:val="5D1F2B5E"/>
    <w:multiLevelType w:val="hybridMultilevel"/>
    <w:tmpl w:val="2F8A2432"/>
    <w:lvl w:ilvl="0" w:tplc="78D047AE">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1">
    <w:nsid w:val="60AD2370"/>
    <w:multiLevelType w:val="hybridMultilevel"/>
    <w:tmpl w:val="9CBA2AF2"/>
    <w:lvl w:ilvl="0" w:tplc="A96069AE">
      <w:start w:val="1"/>
      <w:numFmt w:val="bullet"/>
      <w:lvlText w:val="–"/>
      <w:lvlJc w:val="left"/>
      <w:pPr>
        <w:ind w:left="1080" w:hanging="360"/>
      </w:pPr>
      <w:rPr>
        <w:rFonts w:ascii="Arial" w:eastAsia="Times New Roman"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nsid w:val="61037997"/>
    <w:multiLevelType w:val="hybridMultilevel"/>
    <w:tmpl w:val="649C4F9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3">
    <w:nsid w:val="65DA1BC5"/>
    <w:multiLevelType w:val="hybridMultilevel"/>
    <w:tmpl w:val="0B5E7568"/>
    <w:lvl w:ilvl="0" w:tplc="07AEFDCC">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68DF1389"/>
    <w:multiLevelType w:val="hybridMultilevel"/>
    <w:tmpl w:val="817625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69F06493"/>
    <w:multiLevelType w:val="hybridMultilevel"/>
    <w:tmpl w:val="624C9096"/>
    <w:lvl w:ilvl="0" w:tplc="4BA43AA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nsid w:val="702E6B7E"/>
    <w:multiLevelType w:val="multilevel"/>
    <w:tmpl w:val="1ADA91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712266DD"/>
    <w:multiLevelType w:val="hybridMultilevel"/>
    <w:tmpl w:val="05085AB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22533CB"/>
    <w:multiLevelType w:val="hybridMultilevel"/>
    <w:tmpl w:val="7F2E7528"/>
    <w:lvl w:ilvl="0" w:tplc="02C2221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35601CD"/>
    <w:multiLevelType w:val="hybridMultilevel"/>
    <w:tmpl w:val="DD6895C4"/>
    <w:lvl w:ilvl="0" w:tplc="2DB4CBEE">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0">
    <w:nsid w:val="7D840485"/>
    <w:multiLevelType w:val="multilevel"/>
    <w:tmpl w:val="35961EC8"/>
    <w:lvl w:ilvl="0">
      <w:start w:val="1"/>
      <w:numFmt w:val="decimal"/>
      <w:lvlText w:val="%1."/>
      <w:lvlJc w:val="left"/>
      <w:pPr>
        <w:ind w:left="360" w:hanging="360"/>
      </w:pPr>
    </w:lvl>
    <w:lvl w:ilvl="1">
      <w:start w:val="1"/>
      <w:numFmt w:val="decimal"/>
      <w:lvlText w:val="%1.%2."/>
      <w:lvlJc w:val="left"/>
      <w:pPr>
        <w:ind w:left="792" w:hanging="432"/>
      </w:pPr>
    </w:lvl>
    <w:lvl w:ilvl="2">
      <w:start w:val="1"/>
      <w:numFmt w:val="upperRoman"/>
      <w:lvlText w:val="%3."/>
      <w:lvlJc w:val="right"/>
      <w:pPr>
        <w:ind w:left="1224" w:hanging="504"/>
      </w:pPr>
      <w:rPr>
        <w:rFonts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nsid w:val="7ED8662E"/>
    <w:multiLevelType w:val="hybridMultilevel"/>
    <w:tmpl w:val="F6CA3EF4"/>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0"/>
  </w:num>
  <w:num w:numId="2">
    <w:abstractNumId w:val="8"/>
  </w:num>
  <w:num w:numId="3">
    <w:abstractNumId w:val="36"/>
  </w:num>
  <w:num w:numId="4">
    <w:abstractNumId w:val="3"/>
  </w:num>
  <w:num w:numId="5">
    <w:abstractNumId w:val="25"/>
  </w:num>
  <w:num w:numId="6">
    <w:abstractNumId w:val="4"/>
  </w:num>
  <w:num w:numId="7">
    <w:abstractNumId w:val="7"/>
  </w:num>
  <w:num w:numId="8">
    <w:abstractNumId w:val="13"/>
  </w:num>
  <w:num w:numId="9">
    <w:abstractNumId w:val="18"/>
  </w:num>
  <w:num w:numId="10">
    <w:abstractNumId w:val="22"/>
  </w:num>
  <w:num w:numId="11">
    <w:abstractNumId w:val="37"/>
  </w:num>
  <w:num w:numId="12">
    <w:abstractNumId w:val="12"/>
  </w:num>
  <w:num w:numId="13">
    <w:abstractNumId w:val="1"/>
  </w:num>
  <w:num w:numId="14">
    <w:abstractNumId w:val="29"/>
  </w:num>
  <w:num w:numId="15">
    <w:abstractNumId w:val="27"/>
  </w:num>
  <w:num w:numId="16">
    <w:abstractNumId w:val="15"/>
  </w:num>
  <w:num w:numId="17">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9"/>
  </w:num>
  <w:num w:numId="20">
    <w:abstractNumId w:val="38"/>
  </w:num>
  <w:num w:numId="21">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3"/>
  </w:num>
  <w:num w:numId="23">
    <w:abstractNumId w:val="14"/>
  </w:num>
  <w:num w:numId="24">
    <w:abstractNumId w:val="16"/>
  </w:num>
  <w:num w:numId="25">
    <w:abstractNumId w:val="20"/>
  </w:num>
  <w:num w:numId="26">
    <w:abstractNumId w:val="30"/>
  </w:num>
  <w:num w:numId="27">
    <w:abstractNumId w:val="24"/>
  </w:num>
  <w:num w:numId="28">
    <w:abstractNumId w:val="0"/>
    <w:lvlOverride w:ilvl="0">
      <w:startOverride w:val="4"/>
    </w:lvlOverride>
    <w:lvlOverride w:ilvl="1"/>
  </w:num>
  <w:num w:numId="29">
    <w:abstractNumId w:val="0"/>
    <w:lvlOverride w:ilvl="0">
      <w:startOverride w:val="4"/>
    </w:lvlOverride>
    <w:lvlOverride w:ilvl="1"/>
  </w:num>
  <w:num w:numId="30">
    <w:abstractNumId w:val="6"/>
  </w:num>
  <w:num w:numId="3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0"/>
    <w:lvlOverride w:ilvl="0">
      <w:startOverride w:val="3"/>
    </w:lvlOverride>
    <w:lvlOverride w:ilvl="1">
      <w:startOverride w:val="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0"/>
    <w:lvlOverride w:ilvl="0">
      <w:startOverride w:val="1"/>
    </w:lvlOverride>
  </w:num>
  <w:num w:numId="3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40"/>
  </w:num>
  <w:num w:numId="36">
    <w:abstractNumId w:val="2"/>
  </w:num>
  <w:num w:numId="37">
    <w:abstractNumId w:val="9"/>
  </w:num>
  <w:num w:numId="38">
    <w:abstractNumId w:val="34"/>
  </w:num>
  <w:num w:numId="39">
    <w:abstractNumId w:val="35"/>
  </w:num>
  <w:num w:numId="40">
    <w:abstractNumId w:val="39"/>
  </w:num>
  <w:num w:numId="41">
    <w:abstractNumId w:val="33"/>
  </w:num>
  <w:num w:numId="42">
    <w:abstractNumId w:val="10"/>
  </w:num>
  <w:num w:numId="43">
    <w:abstractNumId w:val="17"/>
  </w:num>
  <w:num w:numId="44">
    <w:abstractNumId w:val="28"/>
  </w:num>
  <w:num w:numId="45">
    <w:abstractNumId w:val="21"/>
  </w:num>
  <w:num w:numId="46">
    <w:abstractNumId w:val="0"/>
    <w:lvlOverride w:ilvl="0">
      <w:startOverride w:val="7"/>
    </w:lvlOverride>
    <w:lvlOverride w:ilvl="1">
      <w:startOverride w:val="3"/>
    </w:lvlOverride>
  </w:num>
  <w:num w:numId="47">
    <w:abstractNumId w:val="26"/>
  </w:num>
  <w:num w:numId="48">
    <w:abstractNumId w:val="31"/>
  </w:num>
  <w:num w:numId="49">
    <w:abstractNumId w:val="0"/>
    <w:lvlOverride w:ilvl="0">
      <w:startOverride w:val="2"/>
    </w:lvlOverride>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Sulaiman, Sameer">
    <w15:presenceInfo w15:providerId="None" w15:userId="Sulaiman, Same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2"/>
  <w:displayBackgroundShape/>
  <w:hideSpellingErrors/>
  <w:hideGrammaticalErrors/>
  <w:activeWritingStyle w:appName="MSWord" w:lang="fr-FR" w:vendorID="64" w:dllVersion="6" w:nlCheck="1" w:checkStyle="0"/>
  <w:activeWritingStyle w:appName="MSWord" w:lang="en-US" w:vendorID="64" w:dllVersion="6" w:nlCheck="1" w:checkStyle="1"/>
  <w:activeWritingStyle w:appName="MSWord" w:lang="en-GB" w:vendorID="64" w:dllVersion="6" w:nlCheck="1" w:checkStyle="1"/>
  <w:activeWritingStyle w:appName="MSWord" w:lang="en-IN" w:vendorID="64" w:dllVersion="6" w:nlCheck="1" w:checkStyle="1"/>
  <w:activeWritingStyle w:appName="MSWord" w:lang="en-US" w:vendorID="64" w:dllVersion="0" w:nlCheck="1" w:checkStyle="0"/>
  <w:activeWritingStyle w:appName="MSWord" w:lang="fr-FR" w:vendorID="64" w:dllVersion="0" w:nlCheck="1" w:checkStyle="0"/>
  <w:activeWritingStyle w:appName="MSWord" w:lang="en-GB" w:vendorID="64" w:dllVersion="0" w:nlCheck="1" w:checkStyle="0"/>
  <w:activeWritingStyle w:appName="MSWord" w:lang="nl-NL" w:vendorID="64" w:dllVersion="0" w:nlCheck="1" w:checkStyle="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C4F40"/>
    <w:rsid w:val="0000495B"/>
    <w:rsid w:val="000071E1"/>
    <w:rsid w:val="0000765F"/>
    <w:rsid w:val="00010061"/>
    <w:rsid w:val="00010AAE"/>
    <w:rsid w:val="000173FB"/>
    <w:rsid w:val="000303FE"/>
    <w:rsid w:val="00043B7F"/>
    <w:rsid w:val="00044690"/>
    <w:rsid w:val="00046B99"/>
    <w:rsid w:val="0005093C"/>
    <w:rsid w:val="00051E5E"/>
    <w:rsid w:val="00057DBC"/>
    <w:rsid w:val="00060A0C"/>
    <w:rsid w:val="000621EF"/>
    <w:rsid w:val="00062DE3"/>
    <w:rsid w:val="00064445"/>
    <w:rsid w:val="000674AC"/>
    <w:rsid w:val="00072376"/>
    <w:rsid w:val="000737E2"/>
    <w:rsid w:val="000776BB"/>
    <w:rsid w:val="000813DE"/>
    <w:rsid w:val="000819CC"/>
    <w:rsid w:val="0008715E"/>
    <w:rsid w:val="00092BD6"/>
    <w:rsid w:val="0009337D"/>
    <w:rsid w:val="00094798"/>
    <w:rsid w:val="00097CB7"/>
    <w:rsid w:val="000A1446"/>
    <w:rsid w:val="000B0193"/>
    <w:rsid w:val="000B0705"/>
    <w:rsid w:val="000B1868"/>
    <w:rsid w:val="000C060C"/>
    <w:rsid w:val="000C3F6E"/>
    <w:rsid w:val="000C4D52"/>
    <w:rsid w:val="000C5126"/>
    <w:rsid w:val="000C535B"/>
    <w:rsid w:val="000C6EC5"/>
    <w:rsid w:val="000D0FD0"/>
    <w:rsid w:val="000D52D3"/>
    <w:rsid w:val="000D63CF"/>
    <w:rsid w:val="000E027B"/>
    <w:rsid w:val="000E11D0"/>
    <w:rsid w:val="000E15DA"/>
    <w:rsid w:val="000E4768"/>
    <w:rsid w:val="00100E4C"/>
    <w:rsid w:val="00102891"/>
    <w:rsid w:val="0011150A"/>
    <w:rsid w:val="00116FD5"/>
    <w:rsid w:val="00126844"/>
    <w:rsid w:val="00127E0E"/>
    <w:rsid w:val="00131774"/>
    <w:rsid w:val="00140F5B"/>
    <w:rsid w:val="00142164"/>
    <w:rsid w:val="0014354F"/>
    <w:rsid w:val="00143C78"/>
    <w:rsid w:val="001467AE"/>
    <w:rsid w:val="00150F04"/>
    <w:rsid w:val="00151D68"/>
    <w:rsid w:val="00152907"/>
    <w:rsid w:val="001536F8"/>
    <w:rsid w:val="00154DB4"/>
    <w:rsid w:val="001574CE"/>
    <w:rsid w:val="00181EB4"/>
    <w:rsid w:val="00183B55"/>
    <w:rsid w:val="00185B10"/>
    <w:rsid w:val="001868D0"/>
    <w:rsid w:val="00194321"/>
    <w:rsid w:val="0019620B"/>
    <w:rsid w:val="001A2DB9"/>
    <w:rsid w:val="001A4456"/>
    <w:rsid w:val="001A77D8"/>
    <w:rsid w:val="001B4886"/>
    <w:rsid w:val="001B6906"/>
    <w:rsid w:val="001B7549"/>
    <w:rsid w:val="001C0212"/>
    <w:rsid w:val="001C053D"/>
    <w:rsid w:val="001C05BE"/>
    <w:rsid w:val="001C144F"/>
    <w:rsid w:val="001D507E"/>
    <w:rsid w:val="001E2059"/>
    <w:rsid w:val="001E4A86"/>
    <w:rsid w:val="001F11AB"/>
    <w:rsid w:val="001F1270"/>
    <w:rsid w:val="001F13A3"/>
    <w:rsid w:val="001F7556"/>
    <w:rsid w:val="001F7AC8"/>
    <w:rsid w:val="0020271D"/>
    <w:rsid w:val="002037CB"/>
    <w:rsid w:val="00203FB8"/>
    <w:rsid w:val="0020408B"/>
    <w:rsid w:val="00204E53"/>
    <w:rsid w:val="002063CE"/>
    <w:rsid w:val="0021209A"/>
    <w:rsid w:val="0023218D"/>
    <w:rsid w:val="0024263D"/>
    <w:rsid w:val="00250466"/>
    <w:rsid w:val="00251993"/>
    <w:rsid w:val="00255DDE"/>
    <w:rsid w:val="00255E2D"/>
    <w:rsid w:val="00262004"/>
    <w:rsid w:val="002650F2"/>
    <w:rsid w:val="00266F8D"/>
    <w:rsid w:val="002701BB"/>
    <w:rsid w:val="00273453"/>
    <w:rsid w:val="00276419"/>
    <w:rsid w:val="00281ECA"/>
    <w:rsid w:val="002866B3"/>
    <w:rsid w:val="00291495"/>
    <w:rsid w:val="0029503B"/>
    <w:rsid w:val="002A1624"/>
    <w:rsid w:val="002A2816"/>
    <w:rsid w:val="002A3571"/>
    <w:rsid w:val="002A48B2"/>
    <w:rsid w:val="002A74A1"/>
    <w:rsid w:val="002B1DB6"/>
    <w:rsid w:val="002C00AB"/>
    <w:rsid w:val="002C0783"/>
    <w:rsid w:val="002C1EE1"/>
    <w:rsid w:val="002C22B2"/>
    <w:rsid w:val="002C2E72"/>
    <w:rsid w:val="002C5E80"/>
    <w:rsid w:val="002C7E59"/>
    <w:rsid w:val="002D6AB6"/>
    <w:rsid w:val="002E28A0"/>
    <w:rsid w:val="002E3E0F"/>
    <w:rsid w:val="002E41F2"/>
    <w:rsid w:val="002E606B"/>
    <w:rsid w:val="002F0238"/>
    <w:rsid w:val="002F33E4"/>
    <w:rsid w:val="002F3464"/>
    <w:rsid w:val="002F4E29"/>
    <w:rsid w:val="002F6735"/>
    <w:rsid w:val="00300AE2"/>
    <w:rsid w:val="00301BD9"/>
    <w:rsid w:val="003039E4"/>
    <w:rsid w:val="00307A41"/>
    <w:rsid w:val="00311AB8"/>
    <w:rsid w:val="003125F6"/>
    <w:rsid w:val="00317684"/>
    <w:rsid w:val="0032176B"/>
    <w:rsid w:val="00322A95"/>
    <w:rsid w:val="003256B3"/>
    <w:rsid w:val="0032607F"/>
    <w:rsid w:val="003302C4"/>
    <w:rsid w:val="00331F88"/>
    <w:rsid w:val="00345245"/>
    <w:rsid w:val="00347BBB"/>
    <w:rsid w:val="00347E0A"/>
    <w:rsid w:val="0035134D"/>
    <w:rsid w:val="003527F7"/>
    <w:rsid w:val="00353DDA"/>
    <w:rsid w:val="003623F3"/>
    <w:rsid w:val="00365CAF"/>
    <w:rsid w:val="003707FB"/>
    <w:rsid w:val="0037284D"/>
    <w:rsid w:val="00375379"/>
    <w:rsid w:val="00376A35"/>
    <w:rsid w:val="00380C15"/>
    <w:rsid w:val="00385E34"/>
    <w:rsid w:val="003865E5"/>
    <w:rsid w:val="00396711"/>
    <w:rsid w:val="003A3902"/>
    <w:rsid w:val="003B1310"/>
    <w:rsid w:val="003C156A"/>
    <w:rsid w:val="003C4F40"/>
    <w:rsid w:val="003D0673"/>
    <w:rsid w:val="003D3596"/>
    <w:rsid w:val="003D35AE"/>
    <w:rsid w:val="003D37EA"/>
    <w:rsid w:val="003D5BDA"/>
    <w:rsid w:val="003D6CF5"/>
    <w:rsid w:val="003E04E4"/>
    <w:rsid w:val="003E1A0E"/>
    <w:rsid w:val="003E2C0A"/>
    <w:rsid w:val="003E4610"/>
    <w:rsid w:val="003F3B3B"/>
    <w:rsid w:val="00404759"/>
    <w:rsid w:val="00406248"/>
    <w:rsid w:val="0040688C"/>
    <w:rsid w:val="0041263A"/>
    <w:rsid w:val="00413806"/>
    <w:rsid w:val="004229F2"/>
    <w:rsid w:val="00426B9F"/>
    <w:rsid w:val="0043540F"/>
    <w:rsid w:val="00442421"/>
    <w:rsid w:val="004434E8"/>
    <w:rsid w:val="0044549B"/>
    <w:rsid w:val="00445915"/>
    <w:rsid w:val="004518A4"/>
    <w:rsid w:val="004527A3"/>
    <w:rsid w:val="004534E8"/>
    <w:rsid w:val="004557A4"/>
    <w:rsid w:val="00456DA2"/>
    <w:rsid w:val="00457043"/>
    <w:rsid w:val="00460199"/>
    <w:rsid w:val="00461A82"/>
    <w:rsid w:val="00463B7B"/>
    <w:rsid w:val="00473592"/>
    <w:rsid w:val="00474B11"/>
    <w:rsid w:val="00475231"/>
    <w:rsid w:val="004753D2"/>
    <w:rsid w:val="00475D3F"/>
    <w:rsid w:val="00481E53"/>
    <w:rsid w:val="00483F0F"/>
    <w:rsid w:val="00486185"/>
    <w:rsid w:val="00490472"/>
    <w:rsid w:val="00490928"/>
    <w:rsid w:val="00494332"/>
    <w:rsid w:val="004A16F5"/>
    <w:rsid w:val="004A2B79"/>
    <w:rsid w:val="004A774B"/>
    <w:rsid w:val="004B177B"/>
    <w:rsid w:val="004B4106"/>
    <w:rsid w:val="004B7F90"/>
    <w:rsid w:val="004C4C05"/>
    <w:rsid w:val="004D5FEC"/>
    <w:rsid w:val="004E333B"/>
    <w:rsid w:val="004E5C37"/>
    <w:rsid w:val="004F19F1"/>
    <w:rsid w:val="00506946"/>
    <w:rsid w:val="00520A7D"/>
    <w:rsid w:val="00524FE1"/>
    <w:rsid w:val="0053519D"/>
    <w:rsid w:val="0053552D"/>
    <w:rsid w:val="00537C91"/>
    <w:rsid w:val="0054032E"/>
    <w:rsid w:val="00542D65"/>
    <w:rsid w:val="00542E8B"/>
    <w:rsid w:val="00545B04"/>
    <w:rsid w:val="005469A6"/>
    <w:rsid w:val="005521E1"/>
    <w:rsid w:val="00554F79"/>
    <w:rsid w:val="0055517C"/>
    <w:rsid w:val="00556093"/>
    <w:rsid w:val="005608AE"/>
    <w:rsid w:val="005614E6"/>
    <w:rsid w:val="00563D32"/>
    <w:rsid w:val="005646BD"/>
    <w:rsid w:val="005724E2"/>
    <w:rsid w:val="00573615"/>
    <w:rsid w:val="00575B27"/>
    <w:rsid w:val="00580595"/>
    <w:rsid w:val="00586BE7"/>
    <w:rsid w:val="00586C27"/>
    <w:rsid w:val="00586DEF"/>
    <w:rsid w:val="00591F9D"/>
    <w:rsid w:val="005A1855"/>
    <w:rsid w:val="005A5311"/>
    <w:rsid w:val="005B62EA"/>
    <w:rsid w:val="005C0BEF"/>
    <w:rsid w:val="005C2FF6"/>
    <w:rsid w:val="005D03B0"/>
    <w:rsid w:val="005D0584"/>
    <w:rsid w:val="005D253D"/>
    <w:rsid w:val="005D5EB3"/>
    <w:rsid w:val="005D7D08"/>
    <w:rsid w:val="005E38AA"/>
    <w:rsid w:val="005E551B"/>
    <w:rsid w:val="005F4901"/>
    <w:rsid w:val="006017ED"/>
    <w:rsid w:val="0060207A"/>
    <w:rsid w:val="00607475"/>
    <w:rsid w:val="00607E94"/>
    <w:rsid w:val="00611F48"/>
    <w:rsid w:val="00613971"/>
    <w:rsid w:val="0061475C"/>
    <w:rsid w:val="00614C01"/>
    <w:rsid w:val="006178D1"/>
    <w:rsid w:val="00624872"/>
    <w:rsid w:val="00627752"/>
    <w:rsid w:val="00627BFB"/>
    <w:rsid w:val="00630317"/>
    <w:rsid w:val="00631B93"/>
    <w:rsid w:val="00633A10"/>
    <w:rsid w:val="00634E49"/>
    <w:rsid w:val="0063714A"/>
    <w:rsid w:val="00642C52"/>
    <w:rsid w:val="00643B4A"/>
    <w:rsid w:val="00644872"/>
    <w:rsid w:val="00646198"/>
    <w:rsid w:val="0064776B"/>
    <w:rsid w:val="00647D27"/>
    <w:rsid w:val="0065173B"/>
    <w:rsid w:val="00662764"/>
    <w:rsid w:val="00666580"/>
    <w:rsid w:val="006702BD"/>
    <w:rsid w:val="00674028"/>
    <w:rsid w:val="00674AC6"/>
    <w:rsid w:val="00675022"/>
    <w:rsid w:val="006809E2"/>
    <w:rsid w:val="00690D8C"/>
    <w:rsid w:val="006A11DB"/>
    <w:rsid w:val="006A42C9"/>
    <w:rsid w:val="006B1846"/>
    <w:rsid w:val="006B2A64"/>
    <w:rsid w:val="006B4943"/>
    <w:rsid w:val="006C5988"/>
    <w:rsid w:val="006C5E5E"/>
    <w:rsid w:val="006C6E3F"/>
    <w:rsid w:val="006D0BCC"/>
    <w:rsid w:val="006D1E80"/>
    <w:rsid w:val="006D1F7B"/>
    <w:rsid w:val="006D422D"/>
    <w:rsid w:val="006D625B"/>
    <w:rsid w:val="006E4E7D"/>
    <w:rsid w:val="006F4232"/>
    <w:rsid w:val="006F6573"/>
    <w:rsid w:val="006F71C1"/>
    <w:rsid w:val="00702A94"/>
    <w:rsid w:val="00702E32"/>
    <w:rsid w:val="007104FE"/>
    <w:rsid w:val="00712897"/>
    <w:rsid w:val="007272C4"/>
    <w:rsid w:val="00731E9B"/>
    <w:rsid w:val="00734DE2"/>
    <w:rsid w:val="00736154"/>
    <w:rsid w:val="00740A01"/>
    <w:rsid w:val="007416FE"/>
    <w:rsid w:val="00747C49"/>
    <w:rsid w:val="00752868"/>
    <w:rsid w:val="007640ED"/>
    <w:rsid w:val="0076509D"/>
    <w:rsid w:val="00767146"/>
    <w:rsid w:val="00774B41"/>
    <w:rsid w:val="00777B26"/>
    <w:rsid w:val="00780E88"/>
    <w:rsid w:val="0078766A"/>
    <w:rsid w:val="00791621"/>
    <w:rsid w:val="0079199C"/>
    <w:rsid w:val="007A08CA"/>
    <w:rsid w:val="007A1F7B"/>
    <w:rsid w:val="007A435B"/>
    <w:rsid w:val="007A4F4A"/>
    <w:rsid w:val="007A6B76"/>
    <w:rsid w:val="007A7466"/>
    <w:rsid w:val="007B00FB"/>
    <w:rsid w:val="007B0103"/>
    <w:rsid w:val="007B0854"/>
    <w:rsid w:val="007B33C9"/>
    <w:rsid w:val="007D2090"/>
    <w:rsid w:val="007D2E46"/>
    <w:rsid w:val="007D680B"/>
    <w:rsid w:val="007E292E"/>
    <w:rsid w:val="007F0A96"/>
    <w:rsid w:val="007F3E41"/>
    <w:rsid w:val="007F532C"/>
    <w:rsid w:val="007F5D90"/>
    <w:rsid w:val="007F64C4"/>
    <w:rsid w:val="00801A67"/>
    <w:rsid w:val="00810E6C"/>
    <w:rsid w:val="00811D38"/>
    <w:rsid w:val="0081707E"/>
    <w:rsid w:val="0081761A"/>
    <w:rsid w:val="008233ED"/>
    <w:rsid w:val="00823BA7"/>
    <w:rsid w:val="0082644D"/>
    <w:rsid w:val="00841E62"/>
    <w:rsid w:val="00843A6D"/>
    <w:rsid w:val="00850BCF"/>
    <w:rsid w:val="0085550D"/>
    <w:rsid w:val="00855956"/>
    <w:rsid w:val="008641A5"/>
    <w:rsid w:val="0088458E"/>
    <w:rsid w:val="0089331C"/>
    <w:rsid w:val="008A1E51"/>
    <w:rsid w:val="008A3062"/>
    <w:rsid w:val="008A46DA"/>
    <w:rsid w:val="008A52EE"/>
    <w:rsid w:val="008B25AD"/>
    <w:rsid w:val="008B4255"/>
    <w:rsid w:val="008B6907"/>
    <w:rsid w:val="008B7E07"/>
    <w:rsid w:val="008C0104"/>
    <w:rsid w:val="008C1285"/>
    <w:rsid w:val="008C28E8"/>
    <w:rsid w:val="008C4D91"/>
    <w:rsid w:val="008C52F7"/>
    <w:rsid w:val="008D2958"/>
    <w:rsid w:val="008D4020"/>
    <w:rsid w:val="008D6FA5"/>
    <w:rsid w:val="008E3EFB"/>
    <w:rsid w:val="008E5A20"/>
    <w:rsid w:val="008E7215"/>
    <w:rsid w:val="008E773B"/>
    <w:rsid w:val="008F0D40"/>
    <w:rsid w:val="008F1767"/>
    <w:rsid w:val="008F1DB4"/>
    <w:rsid w:val="008F55D5"/>
    <w:rsid w:val="008F62E3"/>
    <w:rsid w:val="008F7B81"/>
    <w:rsid w:val="00905C56"/>
    <w:rsid w:val="00906BC4"/>
    <w:rsid w:val="00906F08"/>
    <w:rsid w:val="00912A48"/>
    <w:rsid w:val="00912AE3"/>
    <w:rsid w:val="00921ACE"/>
    <w:rsid w:val="00925471"/>
    <w:rsid w:val="00941667"/>
    <w:rsid w:val="009424B1"/>
    <w:rsid w:val="009426E5"/>
    <w:rsid w:val="009448CF"/>
    <w:rsid w:val="00947877"/>
    <w:rsid w:val="00950CD7"/>
    <w:rsid w:val="0095328B"/>
    <w:rsid w:val="009556BE"/>
    <w:rsid w:val="00955BF5"/>
    <w:rsid w:val="009560E4"/>
    <w:rsid w:val="00964F4C"/>
    <w:rsid w:val="00966DD7"/>
    <w:rsid w:val="00966F8E"/>
    <w:rsid w:val="00993F5C"/>
    <w:rsid w:val="00997C78"/>
    <w:rsid w:val="009A034C"/>
    <w:rsid w:val="009A4734"/>
    <w:rsid w:val="009A633C"/>
    <w:rsid w:val="009B24EF"/>
    <w:rsid w:val="009B380D"/>
    <w:rsid w:val="009B40A5"/>
    <w:rsid w:val="009B5DAC"/>
    <w:rsid w:val="009B61A0"/>
    <w:rsid w:val="009C1AD1"/>
    <w:rsid w:val="009D4173"/>
    <w:rsid w:val="009D6719"/>
    <w:rsid w:val="009E2D96"/>
    <w:rsid w:val="009E7105"/>
    <w:rsid w:val="009F33D6"/>
    <w:rsid w:val="009F464A"/>
    <w:rsid w:val="009F74E4"/>
    <w:rsid w:val="00A018EB"/>
    <w:rsid w:val="00A02C71"/>
    <w:rsid w:val="00A04CBF"/>
    <w:rsid w:val="00A07374"/>
    <w:rsid w:val="00A103CE"/>
    <w:rsid w:val="00A113EB"/>
    <w:rsid w:val="00A1206C"/>
    <w:rsid w:val="00A124A5"/>
    <w:rsid w:val="00A13CA8"/>
    <w:rsid w:val="00A20DC9"/>
    <w:rsid w:val="00A20E9D"/>
    <w:rsid w:val="00A2138F"/>
    <w:rsid w:val="00A2534D"/>
    <w:rsid w:val="00A331C6"/>
    <w:rsid w:val="00A33EFD"/>
    <w:rsid w:val="00A340F1"/>
    <w:rsid w:val="00A3490C"/>
    <w:rsid w:val="00A403B4"/>
    <w:rsid w:val="00A50BAE"/>
    <w:rsid w:val="00A5318D"/>
    <w:rsid w:val="00A5454E"/>
    <w:rsid w:val="00A569BF"/>
    <w:rsid w:val="00A57309"/>
    <w:rsid w:val="00A80E3E"/>
    <w:rsid w:val="00A823F3"/>
    <w:rsid w:val="00A831B8"/>
    <w:rsid w:val="00A877C9"/>
    <w:rsid w:val="00A9302E"/>
    <w:rsid w:val="00A94898"/>
    <w:rsid w:val="00AA30E0"/>
    <w:rsid w:val="00AA6645"/>
    <w:rsid w:val="00AB0A7B"/>
    <w:rsid w:val="00AB0CFD"/>
    <w:rsid w:val="00AC16FE"/>
    <w:rsid w:val="00AD245C"/>
    <w:rsid w:val="00AD42DC"/>
    <w:rsid w:val="00AE0F6D"/>
    <w:rsid w:val="00AE125B"/>
    <w:rsid w:val="00AE2A4F"/>
    <w:rsid w:val="00AE2E58"/>
    <w:rsid w:val="00AE6499"/>
    <w:rsid w:val="00AF3C2A"/>
    <w:rsid w:val="00AF4BA8"/>
    <w:rsid w:val="00AF4D08"/>
    <w:rsid w:val="00AF5B03"/>
    <w:rsid w:val="00B12F5D"/>
    <w:rsid w:val="00B1639C"/>
    <w:rsid w:val="00B178F8"/>
    <w:rsid w:val="00B200A5"/>
    <w:rsid w:val="00B234E4"/>
    <w:rsid w:val="00B2558D"/>
    <w:rsid w:val="00B25B22"/>
    <w:rsid w:val="00B30708"/>
    <w:rsid w:val="00B40432"/>
    <w:rsid w:val="00B417AF"/>
    <w:rsid w:val="00B41833"/>
    <w:rsid w:val="00B42B2D"/>
    <w:rsid w:val="00B47A15"/>
    <w:rsid w:val="00B666F3"/>
    <w:rsid w:val="00B85D7D"/>
    <w:rsid w:val="00B85DBC"/>
    <w:rsid w:val="00B918A7"/>
    <w:rsid w:val="00B94486"/>
    <w:rsid w:val="00B97143"/>
    <w:rsid w:val="00B97701"/>
    <w:rsid w:val="00BA3C03"/>
    <w:rsid w:val="00BA5A11"/>
    <w:rsid w:val="00BA6A8F"/>
    <w:rsid w:val="00BB6641"/>
    <w:rsid w:val="00BB6C6D"/>
    <w:rsid w:val="00BC373D"/>
    <w:rsid w:val="00BD5BE7"/>
    <w:rsid w:val="00BD5DF7"/>
    <w:rsid w:val="00BD683B"/>
    <w:rsid w:val="00BE1BAD"/>
    <w:rsid w:val="00BE7E42"/>
    <w:rsid w:val="00BF06CC"/>
    <w:rsid w:val="00C00062"/>
    <w:rsid w:val="00C008D1"/>
    <w:rsid w:val="00C0294C"/>
    <w:rsid w:val="00C04E7F"/>
    <w:rsid w:val="00C05C6D"/>
    <w:rsid w:val="00C101F4"/>
    <w:rsid w:val="00C11A52"/>
    <w:rsid w:val="00C12C18"/>
    <w:rsid w:val="00C1410E"/>
    <w:rsid w:val="00C14234"/>
    <w:rsid w:val="00C149E8"/>
    <w:rsid w:val="00C20BDF"/>
    <w:rsid w:val="00C22AC7"/>
    <w:rsid w:val="00C26147"/>
    <w:rsid w:val="00C34C79"/>
    <w:rsid w:val="00C34F60"/>
    <w:rsid w:val="00C453BA"/>
    <w:rsid w:val="00C4638C"/>
    <w:rsid w:val="00C51D2D"/>
    <w:rsid w:val="00C60D10"/>
    <w:rsid w:val="00C6311C"/>
    <w:rsid w:val="00C67B0F"/>
    <w:rsid w:val="00C70F45"/>
    <w:rsid w:val="00C72EB5"/>
    <w:rsid w:val="00C74513"/>
    <w:rsid w:val="00C77125"/>
    <w:rsid w:val="00C779CE"/>
    <w:rsid w:val="00C84B4D"/>
    <w:rsid w:val="00C8559A"/>
    <w:rsid w:val="00C87DA0"/>
    <w:rsid w:val="00C90B26"/>
    <w:rsid w:val="00C915DD"/>
    <w:rsid w:val="00C94F07"/>
    <w:rsid w:val="00CA1790"/>
    <w:rsid w:val="00CA302A"/>
    <w:rsid w:val="00CA6CCB"/>
    <w:rsid w:val="00CA7A9A"/>
    <w:rsid w:val="00CB045C"/>
    <w:rsid w:val="00CB203D"/>
    <w:rsid w:val="00CB2B9E"/>
    <w:rsid w:val="00CB4A15"/>
    <w:rsid w:val="00CC485B"/>
    <w:rsid w:val="00CC55C2"/>
    <w:rsid w:val="00CC6EB3"/>
    <w:rsid w:val="00CD0BC8"/>
    <w:rsid w:val="00CD0C9E"/>
    <w:rsid w:val="00CE1CEC"/>
    <w:rsid w:val="00CF1A6F"/>
    <w:rsid w:val="00CF1F7A"/>
    <w:rsid w:val="00CF42CA"/>
    <w:rsid w:val="00CF5DF9"/>
    <w:rsid w:val="00CF7A35"/>
    <w:rsid w:val="00D07071"/>
    <w:rsid w:val="00D10CD0"/>
    <w:rsid w:val="00D118C2"/>
    <w:rsid w:val="00D15FAB"/>
    <w:rsid w:val="00D17ECC"/>
    <w:rsid w:val="00D210FA"/>
    <w:rsid w:val="00D23FDA"/>
    <w:rsid w:val="00D2544B"/>
    <w:rsid w:val="00D45F45"/>
    <w:rsid w:val="00D46E77"/>
    <w:rsid w:val="00D52A7A"/>
    <w:rsid w:val="00D545BD"/>
    <w:rsid w:val="00D573A3"/>
    <w:rsid w:val="00D6724F"/>
    <w:rsid w:val="00D746F1"/>
    <w:rsid w:val="00D811B0"/>
    <w:rsid w:val="00D835E9"/>
    <w:rsid w:val="00D867F9"/>
    <w:rsid w:val="00DB3644"/>
    <w:rsid w:val="00DC005E"/>
    <w:rsid w:val="00DC188E"/>
    <w:rsid w:val="00DD2332"/>
    <w:rsid w:val="00DD46EA"/>
    <w:rsid w:val="00DD5F50"/>
    <w:rsid w:val="00DE67C3"/>
    <w:rsid w:val="00DF0894"/>
    <w:rsid w:val="00DF3F8B"/>
    <w:rsid w:val="00E02A8A"/>
    <w:rsid w:val="00E060AE"/>
    <w:rsid w:val="00E1035C"/>
    <w:rsid w:val="00E17F91"/>
    <w:rsid w:val="00E254BE"/>
    <w:rsid w:val="00E340FB"/>
    <w:rsid w:val="00E35FC3"/>
    <w:rsid w:val="00E3735E"/>
    <w:rsid w:val="00E407F9"/>
    <w:rsid w:val="00E43D43"/>
    <w:rsid w:val="00E51EB8"/>
    <w:rsid w:val="00E61CC8"/>
    <w:rsid w:val="00E6739C"/>
    <w:rsid w:val="00E701DA"/>
    <w:rsid w:val="00E70503"/>
    <w:rsid w:val="00E741D0"/>
    <w:rsid w:val="00E808B1"/>
    <w:rsid w:val="00E809A1"/>
    <w:rsid w:val="00E82274"/>
    <w:rsid w:val="00E840F9"/>
    <w:rsid w:val="00E85228"/>
    <w:rsid w:val="00E86EBE"/>
    <w:rsid w:val="00E91EAA"/>
    <w:rsid w:val="00E92ED0"/>
    <w:rsid w:val="00EA3554"/>
    <w:rsid w:val="00EA41EB"/>
    <w:rsid w:val="00EB15E6"/>
    <w:rsid w:val="00EB2955"/>
    <w:rsid w:val="00EB420E"/>
    <w:rsid w:val="00EB477A"/>
    <w:rsid w:val="00EB5ED3"/>
    <w:rsid w:val="00EC58F4"/>
    <w:rsid w:val="00EC66C2"/>
    <w:rsid w:val="00EC7787"/>
    <w:rsid w:val="00ED0B89"/>
    <w:rsid w:val="00ED0CA0"/>
    <w:rsid w:val="00ED1EA8"/>
    <w:rsid w:val="00ED6877"/>
    <w:rsid w:val="00EE058F"/>
    <w:rsid w:val="00EE1E5D"/>
    <w:rsid w:val="00EE4965"/>
    <w:rsid w:val="00EE6917"/>
    <w:rsid w:val="00EF49CA"/>
    <w:rsid w:val="00EF5C6E"/>
    <w:rsid w:val="00EF5DC3"/>
    <w:rsid w:val="00F03576"/>
    <w:rsid w:val="00F2404E"/>
    <w:rsid w:val="00F31F86"/>
    <w:rsid w:val="00F34B1F"/>
    <w:rsid w:val="00F352CF"/>
    <w:rsid w:val="00F4113E"/>
    <w:rsid w:val="00F479BE"/>
    <w:rsid w:val="00F54C63"/>
    <w:rsid w:val="00F612F0"/>
    <w:rsid w:val="00F61548"/>
    <w:rsid w:val="00F61A96"/>
    <w:rsid w:val="00F676EC"/>
    <w:rsid w:val="00F7231D"/>
    <w:rsid w:val="00F93033"/>
    <w:rsid w:val="00F9505B"/>
    <w:rsid w:val="00FA0BE5"/>
    <w:rsid w:val="00FA14F3"/>
    <w:rsid w:val="00FA5A70"/>
    <w:rsid w:val="00FC205E"/>
    <w:rsid w:val="00FC296A"/>
    <w:rsid w:val="00FC3C83"/>
    <w:rsid w:val="00FC6108"/>
    <w:rsid w:val="00FC741E"/>
    <w:rsid w:val="00FD40E0"/>
    <w:rsid w:val="00FD4212"/>
    <w:rsid w:val="00FE6142"/>
    <w:rsid w:val="00FE675B"/>
    <w:rsid w:val="00FE77AA"/>
    <w:rsid w:val="00FF6D95"/>
    <w:rsid w:val="00FF7B65"/>
  </w:rsids>
  <m:mathPr>
    <m:mathFont m:val="Cambria Math"/>
    <m:brkBin m:val="before"/>
    <m:brkBinSub m:val="--"/>
    <m:smallFrac m:val="0"/>
    <m:dispDef/>
    <m:lMargin m:val="0"/>
    <m:rMargin m:val="0"/>
    <m:defJc m:val="centerGroup"/>
    <m:wrapIndent m:val="1440"/>
    <m:intLim m:val="subSup"/>
    <m:naryLim m:val="undOvr"/>
  </m:mathPr>
  <w:themeFontLang w:val="en-US" w:eastAsia="ja-JP" w:bidi="x-none"/>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04C4718"/>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0"/>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3C4F40"/>
    <w:rPr>
      <w:rFonts w:ascii="Arial" w:eastAsia="Times New Roman" w:hAnsi="Arial" w:cs="Times New Roman"/>
      <w:szCs w:val="20"/>
    </w:rPr>
  </w:style>
  <w:style w:type="paragraph" w:styleId="Heading1">
    <w:name w:val="heading 1"/>
    <w:basedOn w:val="BodyText"/>
    <w:next w:val="BodyText"/>
    <w:link w:val="Heading1Char"/>
    <w:qFormat/>
    <w:rsid w:val="00F31F86"/>
    <w:pPr>
      <w:keepNext/>
      <w:numPr>
        <w:numId w:val="1"/>
      </w:numPr>
      <w:spacing w:before="360"/>
      <w:jc w:val="both"/>
      <w:outlineLvl w:val="0"/>
    </w:pPr>
    <w:rPr>
      <w:b/>
      <w:kern w:val="28"/>
      <w:sz w:val="28"/>
      <w:lang w:val="en-GB"/>
    </w:rPr>
  </w:style>
  <w:style w:type="paragraph" w:styleId="Heading2">
    <w:name w:val="heading 2"/>
    <w:basedOn w:val="BodyText"/>
    <w:next w:val="BodyText"/>
    <w:link w:val="Heading2Char"/>
    <w:qFormat/>
    <w:rsid w:val="00F31F86"/>
    <w:pPr>
      <w:keepNext/>
      <w:numPr>
        <w:ilvl w:val="1"/>
        <w:numId w:val="1"/>
      </w:numPr>
      <w:spacing w:before="360"/>
      <w:jc w:val="both"/>
      <w:outlineLvl w:val="1"/>
    </w:pPr>
    <w:rPr>
      <w:b/>
      <w:lang w:val="en-GB"/>
    </w:rPr>
  </w:style>
  <w:style w:type="paragraph" w:styleId="Heading3">
    <w:name w:val="heading 3"/>
    <w:basedOn w:val="BodyText"/>
    <w:next w:val="BodyText"/>
    <w:link w:val="Heading3Char"/>
    <w:qFormat/>
    <w:rsid w:val="00F31F86"/>
    <w:pPr>
      <w:keepNext/>
      <w:numPr>
        <w:ilvl w:val="2"/>
        <w:numId w:val="1"/>
      </w:numPr>
      <w:spacing w:before="360"/>
      <w:jc w:val="both"/>
      <w:outlineLvl w:val="2"/>
    </w:pPr>
    <w:rPr>
      <w:b/>
      <w:lang w:val="en-GB"/>
    </w:rPr>
  </w:style>
  <w:style w:type="paragraph" w:styleId="Heading4">
    <w:name w:val="heading 4"/>
    <w:basedOn w:val="Normal"/>
    <w:next w:val="Normal"/>
    <w:link w:val="Heading4Char"/>
    <w:qFormat/>
    <w:rsid w:val="00F31F86"/>
    <w:pPr>
      <w:keepNext/>
      <w:numPr>
        <w:ilvl w:val="3"/>
        <w:numId w:val="1"/>
      </w:numPr>
      <w:spacing w:before="360" w:after="120"/>
      <w:outlineLvl w:val="3"/>
    </w:pPr>
    <w:rPr>
      <w:b/>
      <w:i/>
    </w:rPr>
  </w:style>
  <w:style w:type="paragraph" w:styleId="Heading5">
    <w:name w:val="heading 5"/>
    <w:basedOn w:val="Normal"/>
    <w:next w:val="Normal"/>
    <w:link w:val="Heading5Char"/>
    <w:qFormat/>
    <w:rsid w:val="00F31F86"/>
    <w:pPr>
      <w:numPr>
        <w:ilvl w:val="4"/>
        <w:numId w:val="1"/>
      </w:numPr>
      <w:spacing w:before="240" w:after="60"/>
      <w:outlineLvl w:val="4"/>
    </w:pPr>
    <w:rPr>
      <w:sz w:val="22"/>
    </w:rPr>
  </w:style>
  <w:style w:type="paragraph" w:styleId="Heading6">
    <w:name w:val="heading 6"/>
    <w:basedOn w:val="Normal"/>
    <w:next w:val="Normal"/>
    <w:link w:val="Heading6Char"/>
    <w:qFormat/>
    <w:rsid w:val="00F31F86"/>
    <w:pPr>
      <w:numPr>
        <w:ilvl w:val="5"/>
        <w:numId w:val="1"/>
      </w:numPr>
      <w:spacing w:before="240" w:after="60"/>
      <w:outlineLvl w:val="5"/>
    </w:pPr>
    <w:rPr>
      <w:i/>
      <w:sz w:val="22"/>
    </w:rPr>
  </w:style>
  <w:style w:type="paragraph" w:styleId="Heading7">
    <w:name w:val="heading 7"/>
    <w:basedOn w:val="Normal"/>
    <w:next w:val="Normal"/>
    <w:link w:val="Heading7Char"/>
    <w:qFormat/>
    <w:rsid w:val="00F31F86"/>
    <w:pPr>
      <w:numPr>
        <w:ilvl w:val="6"/>
        <w:numId w:val="1"/>
      </w:numPr>
      <w:spacing w:before="240" w:after="60"/>
      <w:outlineLvl w:val="6"/>
    </w:pPr>
  </w:style>
  <w:style w:type="paragraph" w:styleId="Heading8">
    <w:name w:val="heading 8"/>
    <w:basedOn w:val="Normal"/>
    <w:next w:val="Normal"/>
    <w:link w:val="Heading8Char"/>
    <w:qFormat/>
    <w:rsid w:val="00F31F86"/>
    <w:pPr>
      <w:numPr>
        <w:ilvl w:val="7"/>
        <w:numId w:val="1"/>
      </w:numPr>
      <w:spacing w:before="240" w:after="60"/>
      <w:outlineLvl w:val="7"/>
    </w:pPr>
    <w:rPr>
      <w:i/>
    </w:rPr>
  </w:style>
  <w:style w:type="paragraph" w:styleId="Heading9">
    <w:name w:val="heading 9"/>
    <w:basedOn w:val="Normal"/>
    <w:next w:val="Normal"/>
    <w:link w:val="Heading9Char"/>
    <w:qFormat/>
    <w:rsid w:val="00F31F86"/>
    <w:pPr>
      <w:numPr>
        <w:ilvl w:val="8"/>
        <w:numId w:val="1"/>
      </w:numPr>
      <w:spacing w:before="240" w:after="60"/>
      <w:outlineLvl w:val="8"/>
    </w:pPr>
    <w:rPr>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3C4F40"/>
    <w:pPr>
      <w:tabs>
        <w:tab w:val="center" w:pos="4320"/>
        <w:tab w:val="right" w:pos="8640"/>
      </w:tabs>
    </w:pPr>
  </w:style>
  <w:style w:type="character" w:customStyle="1" w:styleId="HeaderChar">
    <w:name w:val="Header Char"/>
    <w:basedOn w:val="DefaultParagraphFont"/>
    <w:link w:val="Header"/>
    <w:rsid w:val="003C4F40"/>
  </w:style>
  <w:style w:type="paragraph" w:styleId="Footer">
    <w:name w:val="footer"/>
    <w:basedOn w:val="Normal"/>
    <w:link w:val="FooterChar"/>
    <w:uiPriority w:val="99"/>
    <w:unhideWhenUsed/>
    <w:rsid w:val="003C4F40"/>
    <w:pPr>
      <w:tabs>
        <w:tab w:val="center" w:pos="4320"/>
        <w:tab w:val="right" w:pos="8640"/>
      </w:tabs>
    </w:pPr>
  </w:style>
  <w:style w:type="character" w:customStyle="1" w:styleId="FooterChar">
    <w:name w:val="Footer Char"/>
    <w:basedOn w:val="DefaultParagraphFont"/>
    <w:link w:val="Footer"/>
    <w:uiPriority w:val="99"/>
    <w:rsid w:val="003C4F40"/>
  </w:style>
  <w:style w:type="character" w:styleId="PageNumber">
    <w:name w:val="page number"/>
    <w:basedOn w:val="DefaultParagraphFont"/>
    <w:uiPriority w:val="99"/>
    <w:rsid w:val="003C4F40"/>
    <w:rPr>
      <w:noProof w:val="0"/>
      <w:lang w:val="nl"/>
    </w:rPr>
  </w:style>
  <w:style w:type="paragraph" w:styleId="Title">
    <w:name w:val="Title"/>
    <w:basedOn w:val="Normal"/>
    <w:link w:val="TitleChar"/>
    <w:qFormat/>
    <w:rsid w:val="003C4F40"/>
    <w:pPr>
      <w:spacing w:before="240" w:after="60"/>
      <w:jc w:val="center"/>
    </w:pPr>
    <w:rPr>
      <w:b/>
      <w:kern w:val="28"/>
      <w:sz w:val="40"/>
    </w:rPr>
  </w:style>
  <w:style w:type="character" w:customStyle="1" w:styleId="TitleChar">
    <w:name w:val="Title Char"/>
    <w:basedOn w:val="DefaultParagraphFont"/>
    <w:link w:val="Title"/>
    <w:rsid w:val="003C4F40"/>
    <w:rPr>
      <w:rFonts w:ascii="Arial" w:eastAsia="Times New Roman" w:hAnsi="Arial" w:cs="Times New Roman"/>
      <w:b/>
      <w:kern w:val="28"/>
      <w:sz w:val="40"/>
      <w:szCs w:val="20"/>
    </w:rPr>
  </w:style>
  <w:style w:type="paragraph" w:styleId="Subtitle">
    <w:name w:val="Subtitle"/>
    <w:basedOn w:val="Normal"/>
    <w:link w:val="SubtitleChar"/>
    <w:qFormat/>
    <w:rsid w:val="003C4F40"/>
    <w:pPr>
      <w:spacing w:after="60"/>
      <w:jc w:val="center"/>
    </w:pPr>
    <w:rPr>
      <w:b/>
    </w:rPr>
  </w:style>
  <w:style w:type="character" w:customStyle="1" w:styleId="SubtitleChar">
    <w:name w:val="Subtitle Char"/>
    <w:basedOn w:val="DefaultParagraphFont"/>
    <w:link w:val="Subtitle"/>
    <w:rsid w:val="003C4F40"/>
    <w:rPr>
      <w:rFonts w:ascii="Arial" w:eastAsia="Times New Roman" w:hAnsi="Arial" w:cs="Times New Roman"/>
      <w:b/>
      <w:szCs w:val="20"/>
    </w:rPr>
  </w:style>
  <w:style w:type="character" w:styleId="Hyperlink">
    <w:name w:val="Hyperlink"/>
    <w:basedOn w:val="DefaultParagraphFont"/>
    <w:uiPriority w:val="99"/>
    <w:unhideWhenUsed/>
    <w:rsid w:val="003C4F40"/>
    <w:rPr>
      <w:color w:val="0000FF" w:themeColor="hyperlink"/>
      <w:u w:val="single"/>
    </w:rPr>
  </w:style>
  <w:style w:type="character" w:customStyle="1" w:styleId="Heading1Char">
    <w:name w:val="Heading 1 Char"/>
    <w:basedOn w:val="DefaultParagraphFont"/>
    <w:link w:val="Heading1"/>
    <w:rsid w:val="00F31F86"/>
    <w:rPr>
      <w:rFonts w:ascii="Arial" w:eastAsia="Times New Roman" w:hAnsi="Arial" w:cs="Times New Roman"/>
      <w:b/>
      <w:kern w:val="28"/>
      <w:sz w:val="28"/>
      <w:szCs w:val="20"/>
      <w:lang w:val="en-GB"/>
    </w:rPr>
  </w:style>
  <w:style w:type="character" w:customStyle="1" w:styleId="Heading2Char">
    <w:name w:val="Heading 2 Char"/>
    <w:basedOn w:val="DefaultParagraphFont"/>
    <w:link w:val="Heading2"/>
    <w:rsid w:val="00F31F86"/>
    <w:rPr>
      <w:rFonts w:ascii="Arial" w:eastAsia="Times New Roman" w:hAnsi="Arial" w:cs="Times New Roman"/>
      <w:b/>
      <w:szCs w:val="20"/>
      <w:lang w:val="en-GB"/>
    </w:rPr>
  </w:style>
  <w:style w:type="character" w:customStyle="1" w:styleId="Heading3Char">
    <w:name w:val="Heading 3 Char"/>
    <w:basedOn w:val="DefaultParagraphFont"/>
    <w:link w:val="Heading3"/>
    <w:rsid w:val="00F31F86"/>
    <w:rPr>
      <w:rFonts w:ascii="Arial" w:eastAsia="Times New Roman" w:hAnsi="Arial" w:cs="Times New Roman"/>
      <w:b/>
      <w:szCs w:val="20"/>
      <w:lang w:val="en-GB"/>
    </w:rPr>
  </w:style>
  <w:style w:type="character" w:customStyle="1" w:styleId="Heading4Char">
    <w:name w:val="Heading 4 Char"/>
    <w:basedOn w:val="DefaultParagraphFont"/>
    <w:link w:val="Heading4"/>
    <w:rsid w:val="00F31F86"/>
    <w:rPr>
      <w:rFonts w:ascii="Arial" w:eastAsia="Times New Roman" w:hAnsi="Arial" w:cs="Times New Roman"/>
      <w:b/>
      <w:i/>
      <w:szCs w:val="20"/>
    </w:rPr>
  </w:style>
  <w:style w:type="character" w:customStyle="1" w:styleId="Heading5Char">
    <w:name w:val="Heading 5 Char"/>
    <w:basedOn w:val="DefaultParagraphFont"/>
    <w:link w:val="Heading5"/>
    <w:rsid w:val="00F31F86"/>
    <w:rPr>
      <w:rFonts w:ascii="Arial" w:eastAsia="Times New Roman" w:hAnsi="Arial" w:cs="Times New Roman"/>
      <w:sz w:val="22"/>
      <w:szCs w:val="20"/>
    </w:rPr>
  </w:style>
  <w:style w:type="character" w:customStyle="1" w:styleId="Heading6Char">
    <w:name w:val="Heading 6 Char"/>
    <w:basedOn w:val="DefaultParagraphFont"/>
    <w:link w:val="Heading6"/>
    <w:rsid w:val="00F31F86"/>
    <w:rPr>
      <w:rFonts w:ascii="Arial" w:eastAsia="Times New Roman" w:hAnsi="Arial" w:cs="Times New Roman"/>
      <w:i/>
      <w:sz w:val="22"/>
      <w:szCs w:val="20"/>
    </w:rPr>
  </w:style>
  <w:style w:type="character" w:customStyle="1" w:styleId="Heading7Char">
    <w:name w:val="Heading 7 Char"/>
    <w:basedOn w:val="DefaultParagraphFont"/>
    <w:link w:val="Heading7"/>
    <w:rsid w:val="00F31F86"/>
    <w:rPr>
      <w:rFonts w:ascii="Arial" w:eastAsia="Times New Roman" w:hAnsi="Arial" w:cs="Times New Roman"/>
      <w:szCs w:val="20"/>
    </w:rPr>
  </w:style>
  <w:style w:type="character" w:customStyle="1" w:styleId="Heading8Char">
    <w:name w:val="Heading 8 Char"/>
    <w:basedOn w:val="DefaultParagraphFont"/>
    <w:link w:val="Heading8"/>
    <w:rsid w:val="00F31F86"/>
    <w:rPr>
      <w:rFonts w:ascii="Arial" w:eastAsia="Times New Roman" w:hAnsi="Arial" w:cs="Times New Roman"/>
      <w:i/>
      <w:szCs w:val="20"/>
    </w:rPr>
  </w:style>
  <w:style w:type="character" w:customStyle="1" w:styleId="Heading9Char">
    <w:name w:val="Heading 9 Char"/>
    <w:basedOn w:val="DefaultParagraphFont"/>
    <w:link w:val="Heading9"/>
    <w:rsid w:val="00F31F86"/>
    <w:rPr>
      <w:rFonts w:ascii="Arial" w:eastAsia="Times New Roman" w:hAnsi="Arial" w:cs="Times New Roman"/>
      <w:i/>
      <w:sz w:val="18"/>
      <w:szCs w:val="20"/>
    </w:rPr>
  </w:style>
  <w:style w:type="paragraph" w:styleId="BodyText">
    <w:name w:val="Body Text"/>
    <w:basedOn w:val="Normal"/>
    <w:link w:val="BodyTextChar"/>
    <w:uiPriority w:val="99"/>
    <w:unhideWhenUsed/>
    <w:rsid w:val="00F31F86"/>
    <w:pPr>
      <w:spacing w:after="120"/>
    </w:pPr>
  </w:style>
  <w:style w:type="character" w:customStyle="1" w:styleId="BodyTextChar">
    <w:name w:val="Body Text Char"/>
    <w:basedOn w:val="DefaultParagraphFont"/>
    <w:link w:val="BodyText"/>
    <w:uiPriority w:val="99"/>
    <w:rsid w:val="00F31F86"/>
    <w:rPr>
      <w:rFonts w:ascii="Arial" w:eastAsia="Times New Roman" w:hAnsi="Arial" w:cs="Times New Roman"/>
      <w:szCs w:val="20"/>
    </w:rPr>
  </w:style>
  <w:style w:type="character" w:customStyle="1" w:styleId="apple-converted-space">
    <w:name w:val="apple-converted-space"/>
    <w:basedOn w:val="DefaultParagraphFont"/>
    <w:rsid w:val="00E060AE"/>
  </w:style>
  <w:style w:type="character" w:styleId="HTMLCode">
    <w:name w:val="HTML Code"/>
    <w:basedOn w:val="DefaultParagraphFont"/>
    <w:uiPriority w:val="99"/>
    <w:semiHidden/>
    <w:unhideWhenUsed/>
    <w:rsid w:val="00E060AE"/>
    <w:rPr>
      <w:rFonts w:ascii="Courier" w:eastAsiaTheme="minorEastAsia" w:hAnsi="Courier" w:cs="Courier"/>
      <w:sz w:val="20"/>
      <w:szCs w:val="20"/>
    </w:rPr>
  </w:style>
  <w:style w:type="paragraph" w:styleId="NormalWeb">
    <w:name w:val="Normal (Web)"/>
    <w:basedOn w:val="Normal"/>
    <w:uiPriority w:val="99"/>
    <w:unhideWhenUsed/>
    <w:rsid w:val="00966DD7"/>
    <w:pPr>
      <w:spacing w:before="100" w:beforeAutospacing="1" w:after="100" w:afterAutospacing="1"/>
    </w:pPr>
    <w:rPr>
      <w:rFonts w:ascii="Times" w:eastAsiaTheme="minorEastAsia" w:hAnsi="Times"/>
      <w:sz w:val="20"/>
      <w:lang w:val="en-IN"/>
    </w:rPr>
  </w:style>
  <w:style w:type="paragraph" w:styleId="ListParagraph">
    <w:name w:val="List Paragraph"/>
    <w:basedOn w:val="Normal"/>
    <w:uiPriority w:val="34"/>
    <w:qFormat/>
    <w:rsid w:val="00966DD7"/>
    <w:pPr>
      <w:ind w:left="720"/>
      <w:contextualSpacing/>
    </w:pPr>
  </w:style>
  <w:style w:type="paragraph" w:styleId="BalloonText">
    <w:name w:val="Balloon Text"/>
    <w:basedOn w:val="Normal"/>
    <w:link w:val="BalloonTextChar"/>
    <w:uiPriority w:val="99"/>
    <w:semiHidden/>
    <w:unhideWhenUsed/>
    <w:rsid w:val="00194321"/>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194321"/>
    <w:rPr>
      <w:rFonts w:ascii="Lucida Grande" w:eastAsia="Times New Roman" w:hAnsi="Lucida Grande" w:cs="Lucida Grande"/>
      <w:sz w:val="18"/>
      <w:szCs w:val="18"/>
    </w:rPr>
  </w:style>
  <w:style w:type="table" w:styleId="TableGrid">
    <w:name w:val="Table Grid"/>
    <w:basedOn w:val="TableNormal"/>
    <w:rsid w:val="009B5DA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Accent1">
    <w:name w:val="Light Shading Accent 1"/>
    <w:basedOn w:val="TableNormal"/>
    <w:uiPriority w:val="60"/>
    <w:rsid w:val="009B5DAC"/>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TOCHeading">
    <w:name w:val="TOC Heading"/>
    <w:basedOn w:val="Heading1"/>
    <w:next w:val="Normal"/>
    <w:uiPriority w:val="39"/>
    <w:unhideWhenUsed/>
    <w:qFormat/>
    <w:rsid w:val="00843A6D"/>
    <w:pPr>
      <w:keepLines/>
      <w:numPr>
        <w:numId w:val="0"/>
      </w:numPr>
      <w:spacing w:before="480" w:after="0" w:line="276" w:lineRule="auto"/>
      <w:jc w:val="left"/>
      <w:outlineLvl w:val="9"/>
    </w:pPr>
    <w:rPr>
      <w:rFonts w:asciiTheme="majorHAnsi" w:eastAsiaTheme="majorEastAsia" w:hAnsiTheme="majorHAnsi" w:cstheme="majorBidi"/>
      <w:bCs/>
      <w:color w:val="365F91" w:themeColor="accent1" w:themeShade="BF"/>
      <w:kern w:val="0"/>
      <w:szCs w:val="28"/>
      <w:lang w:val="en-US"/>
    </w:rPr>
  </w:style>
  <w:style w:type="paragraph" w:styleId="TOC1">
    <w:name w:val="toc 1"/>
    <w:basedOn w:val="Normal"/>
    <w:next w:val="Normal"/>
    <w:autoRedefine/>
    <w:uiPriority w:val="39"/>
    <w:unhideWhenUsed/>
    <w:rsid w:val="00843A6D"/>
    <w:pPr>
      <w:spacing w:before="360"/>
    </w:pPr>
    <w:rPr>
      <w:rFonts w:asciiTheme="majorHAnsi" w:hAnsiTheme="majorHAnsi"/>
      <w:b/>
      <w:caps/>
      <w:szCs w:val="24"/>
    </w:rPr>
  </w:style>
  <w:style w:type="paragraph" w:styleId="TOC2">
    <w:name w:val="toc 2"/>
    <w:basedOn w:val="Normal"/>
    <w:next w:val="Normal"/>
    <w:autoRedefine/>
    <w:uiPriority w:val="39"/>
    <w:unhideWhenUsed/>
    <w:rsid w:val="00843A6D"/>
    <w:pPr>
      <w:spacing w:before="240"/>
    </w:pPr>
    <w:rPr>
      <w:rFonts w:asciiTheme="minorHAnsi" w:hAnsiTheme="minorHAnsi"/>
      <w:b/>
      <w:sz w:val="20"/>
    </w:rPr>
  </w:style>
  <w:style w:type="paragraph" w:styleId="TOC3">
    <w:name w:val="toc 3"/>
    <w:basedOn w:val="Normal"/>
    <w:next w:val="Normal"/>
    <w:autoRedefine/>
    <w:uiPriority w:val="39"/>
    <w:unhideWhenUsed/>
    <w:rsid w:val="00843A6D"/>
    <w:pPr>
      <w:ind w:left="240"/>
    </w:pPr>
    <w:rPr>
      <w:rFonts w:asciiTheme="minorHAnsi" w:hAnsiTheme="minorHAnsi"/>
      <w:sz w:val="20"/>
    </w:rPr>
  </w:style>
  <w:style w:type="paragraph" w:styleId="TOC4">
    <w:name w:val="toc 4"/>
    <w:basedOn w:val="Normal"/>
    <w:next w:val="Normal"/>
    <w:autoRedefine/>
    <w:uiPriority w:val="39"/>
    <w:unhideWhenUsed/>
    <w:rsid w:val="00843A6D"/>
    <w:pPr>
      <w:ind w:left="480"/>
    </w:pPr>
    <w:rPr>
      <w:rFonts w:asciiTheme="minorHAnsi" w:hAnsiTheme="minorHAnsi"/>
      <w:sz w:val="20"/>
    </w:rPr>
  </w:style>
  <w:style w:type="paragraph" w:styleId="TOC5">
    <w:name w:val="toc 5"/>
    <w:basedOn w:val="Normal"/>
    <w:next w:val="Normal"/>
    <w:autoRedefine/>
    <w:uiPriority w:val="39"/>
    <w:unhideWhenUsed/>
    <w:rsid w:val="00843A6D"/>
    <w:pPr>
      <w:ind w:left="720"/>
    </w:pPr>
    <w:rPr>
      <w:rFonts w:asciiTheme="minorHAnsi" w:hAnsiTheme="minorHAnsi"/>
      <w:sz w:val="20"/>
    </w:rPr>
  </w:style>
  <w:style w:type="paragraph" w:styleId="TOC6">
    <w:name w:val="toc 6"/>
    <w:basedOn w:val="Normal"/>
    <w:next w:val="Normal"/>
    <w:autoRedefine/>
    <w:uiPriority w:val="39"/>
    <w:unhideWhenUsed/>
    <w:rsid w:val="00843A6D"/>
    <w:pPr>
      <w:ind w:left="960"/>
    </w:pPr>
    <w:rPr>
      <w:rFonts w:asciiTheme="minorHAnsi" w:hAnsiTheme="minorHAnsi"/>
      <w:sz w:val="20"/>
    </w:rPr>
  </w:style>
  <w:style w:type="paragraph" w:styleId="TOC7">
    <w:name w:val="toc 7"/>
    <w:basedOn w:val="Normal"/>
    <w:next w:val="Normal"/>
    <w:autoRedefine/>
    <w:uiPriority w:val="39"/>
    <w:unhideWhenUsed/>
    <w:rsid w:val="00843A6D"/>
    <w:pPr>
      <w:ind w:left="1200"/>
    </w:pPr>
    <w:rPr>
      <w:rFonts w:asciiTheme="minorHAnsi" w:hAnsiTheme="minorHAnsi"/>
      <w:sz w:val="20"/>
    </w:rPr>
  </w:style>
  <w:style w:type="paragraph" w:styleId="TOC8">
    <w:name w:val="toc 8"/>
    <w:basedOn w:val="Normal"/>
    <w:next w:val="Normal"/>
    <w:autoRedefine/>
    <w:uiPriority w:val="39"/>
    <w:unhideWhenUsed/>
    <w:rsid w:val="00843A6D"/>
    <w:pPr>
      <w:ind w:left="1440"/>
    </w:pPr>
    <w:rPr>
      <w:rFonts w:asciiTheme="minorHAnsi" w:hAnsiTheme="minorHAnsi"/>
      <w:sz w:val="20"/>
    </w:rPr>
  </w:style>
  <w:style w:type="paragraph" w:styleId="TOC9">
    <w:name w:val="toc 9"/>
    <w:basedOn w:val="Normal"/>
    <w:next w:val="Normal"/>
    <w:autoRedefine/>
    <w:uiPriority w:val="39"/>
    <w:unhideWhenUsed/>
    <w:rsid w:val="00843A6D"/>
    <w:pPr>
      <w:ind w:left="1680"/>
    </w:pPr>
    <w:rPr>
      <w:rFonts w:asciiTheme="minorHAnsi" w:hAnsiTheme="minorHAnsi"/>
      <w:sz w:val="20"/>
    </w:rPr>
  </w:style>
  <w:style w:type="character" w:styleId="FollowedHyperlink">
    <w:name w:val="FollowedHyperlink"/>
    <w:basedOn w:val="DefaultParagraphFont"/>
    <w:uiPriority w:val="99"/>
    <w:semiHidden/>
    <w:unhideWhenUsed/>
    <w:rsid w:val="00CB045C"/>
    <w:rPr>
      <w:color w:val="800080" w:themeColor="followedHyperlink"/>
      <w:u w:val="single"/>
    </w:rPr>
  </w:style>
  <w:style w:type="paragraph" w:styleId="HTMLPreformatted">
    <w:name w:val="HTML Preformatted"/>
    <w:basedOn w:val="Normal"/>
    <w:link w:val="HTMLPreformattedChar"/>
    <w:uiPriority w:val="99"/>
    <w:unhideWhenUsed/>
    <w:rsid w:val="006D1E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heme="minorHAnsi" w:hAnsi="Courier New" w:cs="Courier New"/>
      <w:sz w:val="20"/>
    </w:rPr>
  </w:style>
  <w:style w:type="character" w:customStyle="1" w:styleId="HTMLPreformattedChar">
    <w:name w:val="HTML Preformatted Char"/>
    <w:basedOn w:val="DefaultParagraphFont"/>
    <w:link w:val="HTMLPreformatted"/>
    <w:uiPriority w:val="99"/>
    <w:rsid w:val="006D1E80"/>
    <w:rPr>
      <w:rFonts w:ascii="Courier New" w:eastAsiaTheme="minorHAnsi" w:hAnsi="Courier New" w:cs="Courier New"/>
      <w:sz w:val="20"/>
      <w:szCs w:val="20"/>
    </w:rPr>
  </w:style>
  <w:style w:type="character" w:customStyle="1" w:styleId="pln">
    <w:name w:val="pln"/>
    <w:basedOn w:val="DefaultParagraphFont"/>
    <w:rsid w:val="006D1E80"/>
  </w:style>
  <w:style w:type="character" w:customStyle="1" w:styleId="pun">
    <w:name w:val="pun"/>
    <w:basedOn w:val="DefaultParagraphFont"/>
    <w:rsid w:val="006D1E80"/>
  </w:style>
  <w:style w:type="character" w:customStyle="1" w:styleId="str">
    <w:name w:val="str"/>
    <w:basedOn w:val="DefaultParagraphFont"/>
    <w:rsid w:val="006D1E80"/>
  </w:style>
  <w:style w:type="character" w:customStyle="1" w:styleId="dac-header-crumbs-link">
    <w:name w:val="dac-header-crumbs-link"/>
    <w:basedOn w:val="DefaultParagraphFont"/>
    <w:rsid w:val="00B25B22"/>
  </w:style>
  <w:style w:type="paragraph" w:customStyle="1" w:styleId="Default">
    <w:name w:val="Default"/>
    <w:rsid w:val="00A340F1"/>
    <w:pPr>
      <w:autoSpaceDE w:val="0"/>
      <w:autoSpaceDN w:val="0"/>
      <w:adjustRightInd w:val="0"/>
    </w:pPr>
    <w:rPr>
      <w:rFonts w:ascii="Arial" w:hAnsi="Arial" w:cs="Arial"/>
      <w:color w:val="000000"/>
    </w:rPr>
  </w:style>
  <w:style w:type="character" w:styleId="CommentReference">
    <w:name w:val="annotation reference"/>
    <w:basedOn w:val="DefaultParagraphFont"/>
    <w:uiPriority w:val="99"/>
    <w:semiHidden/>
    <w:unhideWhenUsed/>
    <w:rsid w:val="00DD5F50"/>
    <w:rPr>
      <w:sz w:val="16"/>
      <w:szCs w:val="16"/>
    </w:rPr>
  </w:style>
  <w:style w:type="paragraph" w:styleId="CommentText">
    <w:name w:val="annotation text"/>
    <w:basedOn w:val="Normal"/>
    <w:link w:val="CommentTextChar"/>
    <w:uiPriority w:val="99"/>
    <w:semiHidden/>
    <w:unhideWhenUsed/>
    <w:rsid w:val="00DD5F50"/>
    <w:rPr>
      <w:sz w:val="20"/>
    </w:rPr>
  </w:style>
  <w:style w:type="character" w:customStyle="1" w:styleId="CommentTextChar">
    <w:name w:val="Comment Text Char"/>
    <w:basedOn w:val="DefaultParagraphFont"/>
    <w:link w:val="CommentText"/>
    <w:uiPriority w:val="99"/>
    <w:semiHidden/>
    <w:rsid w:val="00DD5F50"/>
    <w:rPr>
      <w:rFonts w:ascii="Arial" w:eastAsia="Times New Roman" w:hAnsi="Arial" w:cs="Times New Roman"/>
      <w:sz w:val="20"/>
      <w:szCs w:val="20"/>
    </w:rPr>
  </w:style>
  <w:style w:type="paragraph" w:styleId="CommentSubject">
    <w:name w:val="annotation subject"/>
    <w:basedOn w:val="CommentText"/>
    <w:next w:val="CommentText"/>
    <w:link w:val="CommentSubjectChar"/>
    <w:uiPriority w:val="99"/>
    <w:semiHidden/>
    <w:unhideWhenUsed/>
    <w:rsid w:val="00DD5F50"/>
    <w:rPr>
      <w:b/>
      <w:bCs/>
    </w:rPr>
  </w:style>
  <w:style w:type="character" w:customStyle="1" w:styleId="CommentSubjectChar">
    <w:name w:val="Comment Subject Char"/>
    <w:basedOn w:val="CommentTextChar"/>
    <w:link w:val="CommentSubject"/>
    <w:uiPriority w:val="99"/>
    <w:semiHidden/>
    <w:rsid w:val="00DD5F50"/>
    <w:rPr>
      <w:rFonts w:ascii="Arial" w:eastAsia="Times New Roman" w:hAnsi="Arial" w:cs="Times New Roman"/>
      <w:b/>
      <w:bCs/>
      <w:sz w:val="20"/>
      <w:szCs w:val="20"/>
    </w:rPr>
  </w:style>
  <w:style w:type="paragraph" w:styleId="Revision">
    <w:name w:val="Revision"/>
    <w:hidden/>
    <w:uiPriority w:val="99"/>
    <w:semiHidden/>
    <w:rsid w:val="00747C49"/>
    <w:rPr>
      <w:rFonts w:ascii="Arial" w:eastAsia="Times New Roman" w:hAnsi="Arial" w:cs="Times New Roman"/>
      <w:szCs w:val="20"/>
    </w:rPr>
  </w:style>
  <w:style w:type="table" w:customStyle="1" w:styleId="TableGrid1">
    <w:name w:val="Table Grid1"/>
    <w:basedOn w:val="TableNormal"/>
    <w:next w:val="TableGrid"/>
    <w:rsid w:val="000737E2"/>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415987">
      <w:bodyDiv w:val="1"/>
      <w:marLeft w:val="0"/>
      <w:marRight w:val="0"/>
      <w:marTop w:val="0"/>
      <w:marBottom w:val="0"/>
      <w:divBdr>
        <w:top w:val="none" w:sz="0" w:space="0" w:color="auto"/>
        <w:left w:val="none" w:sz="0" w:space="0" w:color="auto"/>
        <w:bottom w:val="none" w:sz="0" w:space="0" w:color="auto"/>
        <w:right w:val="none" w:sz="0" w:space="0" w:color="auto"/>
      </w:divBdr>
    </w:div>
    <w:div w:id="30765949">
      <w:bodyDiv w:val="1"/>
      <w:marLeft w:val="0"/>
      <w:marRight w:val="0"/>
      <w:marTop w:val="0"/>
      <w:marBottom w:val="0"/>
      <w:divBdr>
        <w:top w:val="none" w:sz="0" w:space="0" w:color="auto"/>
        <w:left w:val="none" w:sz="0" w:space="0" w:color="auto"/>
        <w:bottom w:val="none" w:sz="0" w:space="0" w:color="auto"/>
        <w:right w:val="none" w:sz="0" w:space="0" w:color="auto"/>
      </w:divBdr>
    </w:div>
    <w:div w:id="82117995">
      <w:bodyDiv w:val="1"/>
      <w:marLeft w:val="0"/>
      <w:marRight w:val="0"/>
      <w:marTop w:val="0"/>
      <w:marBottom w:val="0"/>
      <w:divBdr>
        <w:top w:val="none" w:sz="0" w:space="0" w:color="auto"/>
        <w:left w:val="none" w:sz="0" w:space="0" w:color="auto"/>
        <w:bottom w:val="none" w:sz="0" w:space="0" w:color="auto"/>
        <w:right w:val="none" w:sz="0" w:space="0" w:color="auto"/>
      </w:divBdr>
    </w:div>
    <w:div w:id="110905007">
      <w:bodyDiv w:val="1"/>
      <w:marLeft w:val="0"/>
      <w:marRight w:val="0"/>
      <w:marTop w:val="0"/>
      <w:marBottom w:val="0"/>
      <w:divBdr>
        <w:top w:val="none" w:sz="0" w:space="0" w:color="auto"/>
        <w:left w:val="none" w:sz="0" w:space="0" w:color="auto"/>
        <w:bottom w:val="none" w:sz="0" w:space="0" w:color="auto"/>
        <w:right w:val="none" w:sz="0" w:space="0" w:color="auto"/>
      </w:divBdr>
    </w:div>
    <w:div w:id="120927008">
      <w:bodyDiv w:val="1"/>
      <w:marLeft w:val="0"/>
      <w:marRight w:val="0"/>
      <w:marTop w:val="0"/>
      <w:marBottom w:val="0"/>
      <w:divBdr>
        <w:top w:val="none" w:sz="0" w:space="0" w:color="auto"/>
        <w:left w:val="none" w:sz="0" w:space="0" w:color="auto"/>
        <w:bottom w:val="none" w:sz="0" w:space="0" w:color="auto"/>
        <w:right w:val="none" w:sz="0" w:space="0" w:color="auto"/>
      </w:divBdr>
    </w:div>
    <w:div w:id="134296594">
      <w:bodyDiv w:val="1"/>
      <w:marLeft w:val="0"/>
      <w:marRight w:val="0"/>
      <w:marTop w:val="0"/>
      <w:marBottom w:val="0"/>
      <w:divBdr>
        <w:top w:val="none" w:sz="0" w:space="0" w:color="auto"/>
        <w:left w:val="none" w:sz="0" w:space="0" w:color="auto"/>
        <w:bottom w:val="none" w:sz="0" w:space="0" w:color="auto"/>
        <w:right w:val="none" w:sz="0" w:space="0" w:color="auto"/>
      </w:divBdr>
    </w:div>
    <w:div w:id="222260977">
      <w:bodyDiv w:val="1"/>
      <w:marLeft w:val="0"/>
      <w:marRight w:val="0"/>
      <w:marTop w:val="0"/>
      <w:marBottom w:val="0"/>
      <w:divBdr>
        <w:top w:val="none" w:sz="0" w:space="0" w:color="auto"/>
        <w:left w:val="none" w:sz="0" w:space="0" w:color="auto"/>
        <w:bottom w:val="none" w:sz="0" w:space="0" w:color="auto"/>
        <w:right w:val="none" w:sz="0" w:space="0" w:color="auto"/>
      </w:divBdr>
    </w:div>
    <w:div w:id="236985297">
      <w:bodyDiv w:val="1"/>
      <w:marLeft w:val="0"/>
      <w:marRight w:val="0"/>
      <w:marTop w:val="0"/>
      <w:marBottom w:val="0"/>
      <w:divBdr>
        <w:top w:val="none" w:sz="0" w:space="0" w:color="auto"/>
        <w:left w:val="none" w:sz="0" w:space="0" w:color="auto"/>
        <w:bottom w:val="none" w:sz="0" w:space="0" w:color="auto"/>
        <w:right w:val="none" w:sz="0" w:space="0" w:color="auto"/>
      </w:divBdr>
    </w:div>
    <w:div w:id="240413316">
      <w:bodyDiv w:val="1"/>
      <w:marLeft w:val="0"/>
      <w:marRight w:val="0"/>
      <w:marTop w:val="0"/>
      <w:marBottom w:val="0"/>
      <w:divBdr>
        <w:top w:val="none" w:sz="0" w:space="0" w:color="auto"/>
        <w:left w:val="none" w:sz="0" w:space="0" w:color="auto"/>
        <w:bottom w:val="none" w:sz="0" w:space="0" w:color="auto"/>
        <w:right w:val="none" w:sz="0" w:space="0" w:color="auto"/>
      </w:divBdr>
    </w:div>
    <w:div w:id="253975218">
      <w:bodyDiv w:val="1"/>
      <w:marLeft w:val="0"/>
      <w:marRight w:val="0"/>
      <w:marTop w:val="0"/>
      <w:marBottom w:val="0"/>
      <w:divBdr>
        <w:top w:val="none" w:sz="0" w:space="0" w:color="auto"/>
        <w:left w:val="none" w:sz="0" w:space="0" w:color="auto"/>
        <w:bottom w:val="none" w:sz="0" w:space="0" w:color="auto"/>
        <w:right w:val="none" w:sz="0" w:space="0" w:color="auto"/>
      </w:divBdr>
    </w:div>
    <w:div w:id="343868107">
      <w:bodyDiv w:val="1"/>
      <w:marLeft w:val="0"/>
      <w:marRight w:val="0"/>
      <w:marTop w:val="0"/>
      <w:marBottom w:val="0"/>
      <w:divBdr>
        <w:top w:val="none" w:sz="0" w:space="0" w:color="auto"/>
        <w:left w:val="none" w:sz="0" w:space="0" w:color="auto"/>
        <w:bottom w:val="none" w:sz="0" w:space="0" w:color="auto"/>
        <w:right w:val="none" w:sz="0" w:space="0" w:color="auto"/>
      </w:divBdr>
    </w:div>
    <w:div w:id="361902300">
      <w:bodyDiv w:val="1"/>
      <w:marLeft w:val="0"/>
      <w:marRight w:val="0"/>
      <w:marTop w:val="0"/>
      <w:marBottom w:val="0"/>
      <w:divBdr>
        <w:top w:val="none" w:sz="0" w:space="0" w:color="auto"/>
        <w:left w:val="none" w:sz="0" w:space="0" w:color="auto"/>
        <w:bottom w:val="none" w:sz="0" w:space="0" w:color="auto"/>
        <w:right w:val="none" w:sz="0" w:space="0" w:color="auto"/>
      </w:divBdr>
    </w:div>
    <w:div w:id="372965861">
      <w:bodyDiv w:val="1"/>
      <w:marLeft w:val="0"/>
      <w:marRight w:val="0"/>
      <w:marTop w:val="0"/>
      <w:marBottom w:val="0"/>
      <w:divBdr>
        <w:top w:val="none" w:sz="0" w:space="0" w:color="auto"/>
        <w:left w:val="none" w:sz="0" w:space="0" w:color="auto"/>
        <w:bottom w:val="none" w:sz="0" w:space="0" w:color="auto"/>
        <w:right w:val="none" w:sz="0" w:space="0" w:color="auto"/>
      </w:divBdr>
    </w:div>
    <w:div w:id="396129292">
      <w:bodyDiv w:val="1"/>
      <w:marLeft w:val="0"/>
      <w:marRight w:val="0"/>
      <w:marTop w:val="0"/>
      <w:marBottom w:val="0"/>
      <w:divBdr>
        <w:top w:val="none" w:sz="0" w:space="0" w:color="auto"/>
        <w:left w:val="none" w:sz="0" w:space="0" w:color="auto"/>
        <w:bottom w:val="none" w:sz="0" w:space="0" w:color="auto"/>
        <w:right w:val="none" w:sz="0" w:space="0" w:color="auto"/>
      </w:divBdr>
    </w:div>
    <w:div w:id="458114446">
      <w:bodyDiv w:val="1"/>
      <w:marLeft w:val="0"/>
      <w:marRight w:val="0"/>
      <w:marTop w:val="0"/>
      <w:marBottom w:val="0"/>
      <w:divBdr>
        <w:top w:val="none" w:sz="0" w:space="0" w:color="auto"/>
        <w:left w:val="none" w:sz="0" w:space="0" w:color="auto"/>
        <w:bottom w:val="none" w:sz="0" w:space="0" w:color="auto"/>
        <w:right w:val="none" w:sz="0" w:space="0" w:color="auto"/>
      </w:divBdr>
    </w:div>
    <w:div w:id="468401111">
      <w:bodyDiv w:val="1"/>
      <w:marLeft w:val="0"/>
      <w:marRight w:val="0"/>
      <w:marTop w:val="0"/>
      <w:marBottom w:val="0"/>
      <w:divBdr>
        <w:top w:val="none" w:sz="0" w:space="0" w:color="auto"/>
        <w:left w:val="none" w:sz="0" w:space="0" w:color="auto"/>
        <w:bottom w:val="none" w:sz="0" w:space="0" w:color="auto"/>
        <w:right w:val="none" w:sz="0" w:space="0" w:color="auto"/>
      </w:divBdr>
    </w:div>
    <w:div w:id="470252739">
      <w:bodyDiv w:val="1"/>
      <w:marLeft w:val="0"/>
      <w:marRight w:val="0"/>
      <w:marTop w:val="0"/>
      <w:marBottom w:val="0"/>
      <w:divBdr>
        <w:top w:val="none" w:sz="0" w:space="0" w:color="auto"/>
        <w:left w:val="none" w:sz="0" w:space="0" w:color="auto"/>
        <w:bottom w:val="none" w:sz="0" w:space="0" w:color="auto"/>
        <w:right w:val="none" w:sz="0" w:space="0" w:color="auto"/>
      </w:divBdr>
    </w:div>
    <w:div w:id="491915736">
      <w:bodyDiv w:val="1"/>
      <w:marLeft w:val="0"/>
      <w:marRight w:val="0"/>
      <w:marTop w:val="0"/>
      <w:marBottom w:val="0"/>
      <w:divBdr>
        <w:top w:val="none" w:sz="0" w:space="0" w:color="auto"/>
        <w:left w:val="none" w:sz="0" w:space="0" w:color="auto"/>
        <w:bottom w:val="none" w:sz="0" w:space="0" w:color="auto"/>
        <w:right w:val="none" w:sz="0" w:space="0" w:color="auto"/>
      </w:divBdr>
    </w:div>
    <w:div w:id="504251908">
      <w:bodyDiv w:val="1"/>
      <w:marLeft w:val="0"/>
      <w:marRight w:val="0"/>
      <w:marTop w:val="0"/>
      <w:marBottom w:val="0"/>
      <w:divBdr>
        <w:top w:val="none" w:sz="0" w:space="0" w:color="auto"/>
        <w:left w:val="none" w:sz="0" w:space="0" w:color="auto"/>
        <w:bottom w:val="none" w:sz="0" w:space="0" w:color="auto"/>
        <w:right w:val="none" w:sz="0" w:space="0" w:color="auto"/>
      </w:divBdr>
    </w:div>
    <w:div w:id="567880838">
      <w:bodyDiv w:val="1"/>
      <w:marLeft w:val="0"/>
      <w:marRight w:val="0"/>
      <w:marTop w:val="0"/>
      <w:marBottom w:val="0"/>
      <w:divBdr>
        <w:top w:val="none" w:sz="0" w:space="0" w:color="auto"/>
        <w:left w:val="none" w:sz="0" w:space="0" w:color="auto"/>
        <w:bottom w:val="none" w:sz="0" w:space="0" w:color="auto"/>
        <w:right w:val="none" w:sz="0" w:space="0" w:color="auto"/>
      </w:divBdr>
    </w:div>
    <w:div w:id="569198003">
      <w:bodyDiv w:val="1"/>
      <w:marLeft w:val="0"/>
      <w:marRight w:val="0"/>
      <w:marTop w:val="0"/>
      <w:marBottom w:val="0"/>
      <w:divBdr>
        <w:top w:val="none" w:sz="0" w:space="0" w:color="auto"/>
        <w:left w:val="none" w:sz="0" w:space="0" w:color="auto"/>
        <w:bottom w:val="none" w:sz="0" w:space="0" w:color="auto"/>
        <w:right w:val="none" w:sz="0" w:space="0" w:color="auto"/>
      </w:divBdr>
    </w:div>
    <w:div w:id="633948352">
      <w:bodyDiv w:val="1"/>
      <w:marLeft w:val="0"/>
      <w:marRight w:val="0"/>
      <w:marTop w:val="0"/>
      <w:marBottom w:val="0"/>
      <w:divBdr>
        <w:top w:val="none" w:sz="0" w:space="0" w:color="auto"/>
        <w:left w:val="none" w:sz="0" w:space="0" w:color="auto"/>
        <w:bottom w:val="none" w:sz="0" w:space="0" w:color="auto"/>
        <w:right w:val="none" w:sz="0" w:space="0" w:color="auto"/>
      </w:divBdr>
    </w:div>
    <w:div w:id="682706766">
      <w:bodyDiv w:val="1"/>
      <w:marLeft w:val="0"/>
      <w:marRight w:val="0"/>
      <w:marTop w:val="0"/>
      <w:marBottom w:val="0"/>
      <w:divBdr>
        <w:top w:val="none" w:sz="0" w:space="0" w:color="auto"/>
        <w:left w:val="none" w:sz="0" w:space="0" w:color="auto"/>
        <w:bottom w:val="none" w:sz="0" w:space="0" w:color="auto"/>
        <w:right w:val="none" w:sz="0" w:space="0" w:color="auto"/>
      </w:divBdr>
    </w:div>
    <w:div w:id="698242810">
      <w:bodyDiv w:val="1"/>
      <w:marLeft w:val="0"/>
      <w:marRight w:val="0"/>
      <w:marTop w:val="0"/>
      <w:marBottom w:val="0"/>
      <w:divBdr>
        <w:top w:val="none" w:sz="0" w:space="0" w:color="auto"/>
        <w:left w:val="none" w:sz="0" w:space="0" w:color="auto"/>
        <w:bottom w:val="none" w:sz="0" w:space="0" w:color="auto"/>
        <w:right w:val="none" w:sz="0" w:space="0" w:color="auto"/>
      </w:divBdr>
    </w:div>
    <w:div w:id="705762293">
      <w:bodyDiv w:val="1"/>
      <w:marLeft w:val="0"/>
      <w:marRight w:val="0"/>
      <w:marTop w:val="0"/>
      <w:marBottom w:val="0"/>
      <w:divBdr>
        <w:top w:val="none" w:sz="0" w:space="0" w:color="auto"/>
        <w:left w:val="none" w:sz="0" w:space="0" w:color="auto"/>
        <w:bottom w:val="none" w:sz="0" w:space="0" w:color="auto"/>
        <w:right w:val="none" w:sz="0" w:space="0" w:color="auto"/>
      </w:divBdr>
      <w:divsChild>
        <w:div w:id="2058817778">
          <w:marLeft w:val="0"/>
          <w:marRight w:val="0"/>
          <w:marTop w:val="0"/>
          <w:marBottom w:val="0"/>
          <w:divBdr>
            <w:top w:val="none" w:sz="0" w:space="0" w:color="auto"/>
            <w:left w:val="none" w:sz="0" w:space="0" w:color="auto"/>
            <w:bottom w:val="none" w:sz="0" w:space="0" w:color="auto"/>
            <w:right w:val="none" w:sz="0" w:space="0" w:color="auto"/>
          </w:divBdr>
        </w:div>
      </w:divsChild>
    </w:div>
    <w:div w:id="736055823">
      <w:bodyDiv w:val="1"/>
      <w:marLeft w:val="0"/>
      <w:marRight w:val="0"/>
      <w:marTop w:val="0"/>
      <w:marBottom w:val="0"/>
      <w:divBdr>
        <w:top w:val="none" w:sz="0" w:space="0" w:color="auto"/>
        <w:left w:val="none" w:sz="0" w:space="0" w:color="auto"/>
        <w:bottom w:val="none" w:sz="0" w:space="0" w:color="auto"/>
        <w:right w:val="none" w:sz="0" w:space="0" w:color="auto"/>
      </w:divBdr>
    </w:div>
    <w:div w:id="736822394">
      <w:bodyDiv w:val="1"/>
      <w:marLeft w:val="0"/>
      <w:marRight w:val="0"/>
      <w:marTop w:val="0"/>
      <w:marBottom w:val="0"/>
      <w:divBdr>
        <w:top w:val="none" w:sz="0" w:space="0" w:color="auto"/>
        <w:left w:val="none" w:sz="0" w:space="0" w:color="auto"/>
        <w:bottom w:val="none" w:sz="0" w:space="0" w:color="auto"/>
        <w:right w:val="none" w:sz="0" w:space="0" w:color="auto"/>
      </w:divBdr>
    </w:div>
    <w:div w:id="805704535">
      <w:bodyDiv w:val="1"/>
      <w:marLeft w:val="0"/>
      <w:marRight w:val="0"/>
      <w:marTop w:val="0"/>
      <w:marBottom w:val="0"/>
      <w:divBdr>
        <w:top w:val="none" w:sz="0" w:space="0" w:color="auto"/>
        <w:left w:val="none" w:sz="0" w:space="0" w:color="auto"/>
        <w:bottom w:val="none" w:sz="0" w:space="0" w:color="auto"/>
        <w:right w:val="none" w:sz="0" w:space="0" w:color="auto"/>
      </w:divBdr>
    </w:div>
    <w:div w:id="806705642">
      <w:bodyDiv w:val="1"/>
      <w:marLeft w:val="0"/>
      <w:marRight w:val="0"/>
      <w:marTop w:val="0"/>
      <w:marBottom w:val="0"/>
      <w:divBdr>
        <w:top w:val="none" w:sz="0" w:space="0" w:color="auto"/>
        <w:left w:val="none" w:sz="0" w:space="0" w:color="auto"/>
        <w:bottom w:val="none" w:sz="0" w:space="0" w:color="auto"/>
        <w:right w:val="none" w:sz="0" w:space="0" w:color="auto"/>
      </w:divBdr>
    </w:div>
    <w:div w:id="846410746">
      <w:bodyDiv w:val="1"/>
      <w:marLeft w:val="0"/>
      <w:marRight w:val="0"/>
      <w:marTop w:val="0"/>
      <w:marBottom w:val="0"/>
      <w:divBdr>
        <w:top w:val="none" w:sz="0" w:space="0" w:color="auto"/>
        <w:left w:val="none" w:sz="0" w:space="0" w:color="auto"/>
        <w:bottom w:val="none" w:sz="0" w:space="0" w:color="auto"/>
        <w:right w:val="none" w:sz="0" w:space="0" w:color="auto"/>
      </w:divBdr>
    </w:div>
    <w:div w:id="856695010">
      <w:bodyDiv w:val="1"/>
      <w:marLeft w:val="0"/>
      <w:marRight w:val="0"/>
      <w:marTop w:val="0"/>
      <w:marBottom w:val="0"/>
      <w:divBdr>
        <w:top w:val="none" w:sz="0" w:space="0" w:color="auto"/>
        <w:left w:val="none" w:sz="0" w:space="0" w:color="auto"/>
        <w:bottom w:val="none" w:sz="0" w:space="0" w:color="auto"/>
        <w:right w:val="none" w:sz="0" w:space="0" w:color="auto"/>
      </w:divBdr>
    </w:div>
    <w:div w:id="858355492">
      <w:bodyDiv w:val="1"/>
      <w:marLeft w:val="0"/>
      <w:marRight w:val="0"/>
      <w:marTop w:val="0"/>
      <w:marBottom w:val="0"/>
      <w:divBdr>
        <w:top w:val="none" w:sz="0" w:space="0" w:color="auto"/>
        <w:left w:val="none" w:sz="0" w:space="0" w:color="auto"/>
        <w:bottom w:val="none" w:sz="0" w:space="0" w:color="auto"/>
        <w:right w:val="none" w:sz="0" w:space="0" w:color="auto"/>
      </w:divBdr>
    </w:div>
    <w:div w:id="949702702">
      <w:bodyDiv w:val="1"/>
      <w:marLeft w:val="0"/>
      <w:marRight w:val="0"/>
      <w:marTop w:val="0"/>
      <w:marBottom w:val="0"/>
      <w:divBdr>
        <w:top w:val="none" w:sz="0" w:space="0" w:color="auto"/>
        <w:left w:val="none" w:sz="0" w:space="0" w:color="auto"/>
        <w:bottom w:val="none" w:sz="0" w:space="0" w:color="auto"/>
        <w:right w:val="none" w:sz="0" w:space="0" w:color="auto"/>
      </w:divBdr>
    </w:div>
    <w:div w:id="958948710">
      <w:bodyDiv w:val="1"/>
      <w:marLeft w:val="0"/>
      <w:marRight w:val="0"/>
      <w:marTop w:val="0"/>
      <w:marBottom w:val="0"/>
      <w:divBdr>
        <w:top w:val="none" w:sz="0" w:space="0" w:color="auto"/>
        <w:left w:val="none" w:sz="0" w:space="0" w:color="auto"/>
        <w:bottom w:val="none" w:sz="0" w:space="0" w:color="auto"/>
        <w:right w:val="none" w:sz="0" w:space="0" w:color="auto"/>
      </w:divBdr>
    </w:div>
    <w:div w:id="986322950">
      <w:bodyDiv w:val="1"/>
      <w:marLeft w:val="0"/>
      <w:marRight w:val="0"/>
      <w:marTop w:val="0"/>
      <w:marBottom w:val="0"/>
      <w:divBdr>
        <w:top w:val="none" w:sz="0" w:space="0" w:color="auto"/>
        <w:left w:val="none" w:sz="0" w:space="0" w:color="auto"/>
        <w:bottom w:val="none" w:sz="0" w:space="0" w:color="auto"/>
        <w:right w:val="none" w:sz="0" w:space="0" w:color="auto"/>
      </w:divBdr>
      <w:divsChild>
        <w:div w:id="909845044">
          <w:marLeft w:val="0"/>
          <w:marRight w:val="0"/>
          <w:marTop w:val="0"/>
          <w:marBottom w:val="0"/>
          <w:divBdr>
            <w:top w:val="none" w:sz="0" w:space="0" w:color="auto"/>
            <w:left w:val="none" w:sz="0" w:space="0" w:color="auto"/>
            <w:bottom w:val="none" w:sz="0" w:space="0" w:color="auto"/>
            <w:right w:val="none" w:sz="0" w:space="0" w:color="auto"/>
          </w:divBdr>
        </w:div>
      </w:divsChild>
    </w:div>
    <w:div w:id="987706974">
      <w:bodyDiv w:val="1"/>
      <w:marLeft w:val="0"/>
      <w:marRight w:val="0"/>
      <w:marTop w:val="0"/>
      <w:marBottom w:val="0"/>
      <w:divBdr>
        <w:top w:val="none" w:sz="0" w:space="0" w:color="auto"/>
        <w:left w:val="none" w:sz="0" w:space="0" w:color="auto"/>
        <w:bottom w:val="none" w:sz="0" w:space="0" w:color="auto"/>
        <w:right w:val="none" w:sz="0" w:space="0" w:color="auto"/>
      </w:divBdr>
    </w:div>
    <w:div w:id="1003778455">
      <w:bodyDiv w:val="1"/>
      <w:marLeft w:val="0"/>
      <w:marRight w:val="0"/>
      <w:marTop w:val="0"/>
      <w:marBottom w:val="0"/>
      <w:divBdr>
        <w:top w:val="none" w:sz="0" w:space="0" w:color="auto"/>
        <w:left w:val="none" w:sz="0" w:space="0" w:color="auto"/>
        <w:bottom w:val="none" w:sz="0" w:space="0" w:color="auto"/>
        <w:right w:val="none" w:sz="0" w:space="0" w:color="auto"/>
      </w:divBdr>
    </w:div>
    <w:div w:id="1012681016">
      <w:bodyDiv w:val="1"/>
      <w:marLeft w:val="0"/>
      <w:marRight w:val="0"/>
      <w:marTop w:val="0"/>
      <w:marBottom w:val="0"/>
      <w:divBdr>
        <w:top w:val="none" w:sz="0" w:space="0" w:color="auto"/>
        <w:left w:val="none" w:sz="0" w:space="0" w:color="auto"/>
        <w:bottom w:val="none" w:sz="0" w:space="0" w:color="auto"/>
        <w:right w:val="none" w:sz="0" w:space="0" w:color="auto"/>
      </w:divBdr>
    </w:div>
    <w:div w:id="1013338833">
      <w:bodyDiv w:val="1"/>
      <w:marLeft w:val="0"/>
      <w:marRight w:val="0"/>
      <w:marTop w:val="0"/>
      <w:marBottom w:val="0"/>
      <w:divBdr>
        <w:top w:val="none" w:sz="0" w:space="0" w:color="auto"/>
        <w:left w:val="none" w:sz="0" w:space="0" w:color="auto"/>
        <w:bottom w:val="none" w:sz="0" w:space="0" w:color="auto"/>
        <w:right w:val="none" w:sz="0" w:space="0" w:color="auto"/>
      </w:divBdr>
    </w:div>
    <w:div w:id="1016538963">
      <w:bodyDiv w:val="1"/>
      <w:marLeft w:val="0"/>
      <w:marRight w:val="0"/>
      <w:marTop w:val="0"/>
      <w:marBottom w:val="0"/>
      <w:divBdr>
        <w:top w:val="none" w:sz="0" w:space="0" w:color="auto"/>
        <w:left w:val="none" w:sz="0" w:space="0" w:color="auto"/>
        <w:bottom w:val="none" w:sz="0" w:space="0" w:color="auto"/>
        <w:right w:val="none" w:sz="0" w:space="0" w:color="auto"/>
      </w:divBdr>
    </w:div>
    <w:div w:id="1019551921">
      <w:bodyDiv w:val="1"/>
      <w:marLeft w:val="0"/>
      <w:marRight w:val="0"/>
      <w:marTop w:val="0"/>
      <w:marBottom w:val="0"/>
      <w:divBdr>
        <w:top w:val="none" w:sz="0" w:space="0" w:color="auto"/>
        <w:left w:val="none" w:sz="0" w:space="0" w:color="auto"/>
        <w:bottom w:val="none" w:sz="0" w:space="0" w:color="auto"/>
        <w:right w:val="none" w:sz="0" w:space="0" w:color="auto"/>
      </w:divBdr>
    </w:div>
    <w:div w:id="1035959727">
      <w:bodyDiv w:val="1"/>
      <w:marLeft w:val="0"/>
      <w:marRight w:val="0"/>
      <w:marTop w:val="0"/>
      <w:marBottom w:val="0"/>
      <w:divBdr>
        <w:top w:val="none" w:sz="0" w:space="0" w:color="auto"/>
        <w:left w:val="none" w:sz="0" w:space="0" w:color="auto"/>
        <w:bottom w:val="none" w:sz="0" w:space="0" w:color="auto"/>
        <w:right w:val="none" w:sz="0" w:space="0" w:color="auto"/>
      </w:divBdr>
    </w:div>
    <w:div w:id="1142389650">
      <w:bodyDiv w:val="1"/>
      <w:marLeft w:val="0"/>
      <w:marRight w:val="0"/>
      <w:marTop w:val="0"/>
      <w:marBottom w:val="0"/>
      <w:divBdr>
        <w:top w:val="none" w:sz="0" w:space="0" w:color="auto"/>
        <w:left w:val="none" w:sz="0" w:space="0" w:color="auto"/>
        <w:bottom w:val="none" w:sz="0" w:space="0" w:color="auto"/>
        <w:right w:val="none" w:sz="0" w:space="0" w:color="auto"/>
      </w:divBdr>
    </w:div>
    <w:div w:id="1157498962">
      <w:bodyDiv w:val="1"/>
      <w:marLeft w:val="0"/>
      <w:marRight w:val="0"/>
      <w:marTop w:val="0"/>
      <w:marBottom w:val="0"/>
      <w:divBdr>
        <w:top w:val="none" w:sz="0" w:space="0" w:color="auto"/>
        <w:left w:val="none" w:sz="0" w:space="0" w:color="auto"/>
        <w:bottom w:val="none" w:sz="0" w:space="0" w:color="auto"/>
        <w:right w:val="none" w:sz="0" w:space="0" w:color="auto"/>
      </w:divBdr>
    </w:div>
    <w:div w:id="1192306738">
      <w:bodyDiv w:val="1"/>
      <w:marLeft w:val="0"/>
      <w:marRight w:val="0"/>
      <w:marTop w:val="0"/>
      <w:marBottom w:val="0"/>
      <w:divBdr>
        <w:top w:val="none" w:sz="0" w:space="0" w:color="auto"/>
        <w:left w:val="none" w:sz="0" w:space="0" w:color="auto"/>
        <w:bottom w:val="none" w:sz="0" w:space="0" w:color="auto"/>
        <w:right w:val="none" w:sz="0" w:space="0" w:color="auto"/>
      </w:divBdr>
    </w:div>
    <w:div w:id="1251818291">
      <w:bodyDiv w:val="1"/>
      <w:marLeft w:val="0"/>
      <w:marRight w:val="0"/>
      <w:marTop w:val="0"/>
      <w:marBottom w:val="0"/>
      <w:divBdr>
        <w:top w:val="none" w:sz="0" w:space="0" w:color="auto"/>
        <w:left w:val="none" w:sz="0" w:space="0" w:color="auto"/>
        <w:bottom w:val="none" w:sz="0" w:space="0" w:color="auto"/>
        <w:right w:val="none" w:sz="0" w:space="0" w:color="auto"/>
      </w:divBdr>
    </w:div>
    <w:div w:id="1281718043">
      <w:bodyDiv w:val="1"/>
      <w:marLeft w:val="0"/>
      <w:marRight w:val="0"/>
      <w:marTop w:val="0"/>
      <w:marBottom w:val="0"/>
      <w:divBdr>
        <w:top w:val="none" w:sz="0" w:space="0" w:color="auto"/>
        <w:left w:val="none" w:sz="0" w:space="0" w:color="auto"/>
        <w:bottom w:val="none" w:sz="0" w:space="0" w:color="auto"/>
        <w:right w:val="none" w:sz="0" w:space="0" w:color="auto"/>
      </w:divBdr>
    </w:div>
    <w:div w:id="1305619421">
      <w:bodyDiv w:val="1"/>
      <w:marLeft w:val="0"/>
      <w:marRight w:val="0"/>
      <w:marTop w:val="0"/>
      <w:marBottom w:val="0"/>
      <w:divBdr>
        <w:top w:val="none" w:sz="0" w:space="0" w:color="auto"/>
        <w:left w:val="none" w:sz="0" w:space="0" w:color="auto"/>
        <w:bottom w:val="none" w:sz="0" w:space="0" w:color="auto"/>
        <w:right w:val="none" w:sz="0" w:space="0" w:color="auto"/>
      </w:divBdr>
    </w:div>
    <w:div w:id="1329018282">
      <w:bodyDiv w:val="1"/>
      <w:marLeft w:val="0"/>
      <w:marRight w:val="0"/>
      <w:marTop w:val="0"/>
      <w:marBottom w:val="0"/>
      <w:divBdr>
        <w:top w:val="none" w:sz="0" w:space="0" w:color="auto"/>
        <w:left w:val="none" w:sz="0" w:space="0" w:color="auto"/>
        <w:bottom w:val="none" w:sz="0" w:space="0" w:color="auto"/>
        <w:right w:val="none" w:sz="0" w:space="0" w:color="auto"/>
      </w:divBdr>
    </w:div>
    <w:div w:id="1339621886">
      <w:bodyDiv w:val="1"/>
      <w:marLeft w:val="0"/>
      <w:marRight w:val="0"/>
      <w:marTop w:val="0"/>
      <w:marBottom w:val="0"/>
      <w:divBdr>
        <w:top w:val="none" w:sz="0" w:space="0" w:color="auto"/>
        <w:left w:val="none" w:sz="0" w:space="0" w:color="auto"/>
        <w:bottom w:val="none" w:sz="0" w:space="0" w:color="auto"/>
        <w:right w:val="none" w:sz="0" w:space="0" w:color="auto"/>
      </w:divBdr>
    </w:div>
    <w:div w:id="1355224812">
      <w:bodyDiv w:val="1"/>
      <w:marLeft w:val="0"/>
      <w:marRight w:val="0"/>
      <w:marTop w:val="0"/>
      <w:marBottom w:val="0"/>
      <w:divBdr>
        <w:top w:val="none" w:sz="0" w:space="0" w:color="auto"/>
        <w:left w:val="none" w:sz="0" w:space="0" w:color="auto"/>
        <w:bottom w:val="none" w:sz="0" w:space="0" w:color="auto"/>
        <w:right w:val="none" w:sz="0" w:space="0" w:color="auto"/>
      </w:divBdr>
    </w:div>
    <w:div w:id="1391198315">
      <w:bodyDiv w:val="1"/>
      <w:marLeft w:val="0"/>
      <w:marRight w:val="0"/>
      <w:marTop w:val="0"/>
      <w:marBottom w:val="0"/>
      <w:divBdr>
        <w:top w:val="none" w:sz="0" w:space="0" w:color="auto"/>
        <w:left w:val="none" w:sz="0" w:space="0" w:color="auto"/>
        <w:bottom w:val="none" w:sz="0" w:space="0" w:color="auto"/>
        <w:right w:val="none" w:sz="0" w:space="0" w:color="auto"/>
      </w:divBdr>
    </w:div>
    <w:div w:id="1404568512">
      <w:bodyDiv w:val="1"/>
      <w:marLeft w:val="0"/>
      <w:marRight w:val="0"/>
      <w:marTop w:val="0"/>
      <w:marBottom w:val="0"/>
      <w:divBdr>
        <w:top w:val="none" w:sz="0" w:space="0" w:color="auto"/>
        <w:left w:val="none" w:sz="0" w:space="0" w:color="auto"/>
        <w:bottom w:val="none" w:sz="0" w:space="0" w:color="auto"/>
        <w:right w:val="none" w:sz="0" w:space="0" w:color="auto"/>
      </w:divBdr>
    </w:div>
    <w:div w:id="1439131956">
      <w:bodyDiv w:val="1"/>
      <w:marLeft w:val="0"/>
      <w:marRight w:val="0"/>
      <w:marTop w:val="0"/>
      <w:marBottom w:val="0"/>
      <w:divBdr>
        <w:top w:val="none" w:sz="0" w:space="0" w:color="auto"/>
        <w:left w:val="none" w:sz="0" w:space="0" w:color="auto"/>
        <w:bottom w:val="none" w:sz="0" w:space="0" w:color="auto"/>
        <w:right w:val="none" w:sz="0" w:space="0" w:color="auto"/>
      </w:divBdr>
      <w:divsChild>
        <w:div w:id="1110053835">
          <w:marLeft w:val="0"/>
          <w:marRight w:val="0"/>
          <w:marTop w:val="0"/>
          <w:marBottom w:val="0"/>
          <w:divBdr>
            <w:top w:val="none" w:sz="0" w:space="0" w:color="auto"/>
            <w:left w:val="none" w:sz="0" w:space="0" w:color="auto"/>
            <w:bottom w:val="none" w:sz="0" w:space="0" w:color="auto"/>
            <w:right w:val="none" w:sz="0" w:space="0" w:color="auto"/>
          </w:divBdr>
        </w:div>
      </w:divsChild>
    </w:div>
    <w:div w:id="1460614100">
      <w:bodyDiv w:val="1"/>
      <w:marLeft w:val="0"/>
      <w:marRight w:val="0"/>
      <w:marTop w:val="0"/>
      <w:marBottom w:val="0"/>
      <w:divBdr>
        <w:top w:val="none" w:sz="0" w:space="0" w:color="auto"/>
        <w:left w:val="none" w:sz="0" w:space="0" w:color="auto"/>
        <w:bottom w:val="none" w:sz="0" w:space="0" w:color="auto"/>
        <w:right w:val="none" w:sz="0" w:space="0" w:color="auto"/>
      </w:divBdr>
    </w:div>
    <w:div w:id="1519076963">
      <w:bodyDiv w:val="1"/>
      <w:marLeft w:val="0"/>
      <w:marRight w:val="0"/>
      <w:marTop w:val="0"/>
      <w:marBottom w:val="0"/>
      <w:divBdr>
        <w:top w:val="none" w:sz="0" w:space="0" w:color="auto"/>
        <w:left w:val="none" w:sz="0" w:space="0" w:color="auto"/>
        <w:bottom w:val="none" w:sz="0" w:space="0" w:color="auto"/>
        <w:right w:val="none" w:sz="0" w:space="0" w:color="auto"/>
      </w:divBdr>
      <w:divsChild>
        <w:div w:id="1540512006">
          <w:marLeft w:val="0"/>
          <w:marRight w:val="0"/>
          <w:marTop w:val="0"/>
          <w:marBottom w:val="0"/>
          <w:divBdr>
            <w:top w:val="none" w:sz="0" w:space="0" w:color="auto"/>
            <w:left w:val="none" w:sz="0" w:space="0" w:color="auto"/>
            <w:bottom w:val="none" w:sz="0" w:space="0" w:color="auto"/>
            <w:right w:val="none" w:sz="0" w:space="0" w:color="auto"/>
          </w:divBdr>
        </w:div>
      </w:divsChild>
    </w:div>
    <w:div w:id="1554999155">
      <w:bodyDiv w:val="1"/>
      <w:marLeft w:val="0"/>
      <w:marRight w:val="0"/>
      <w:marTop w:val="0"/>
      <w:marBottom w:val="0"/>
      <w:divBdr>
        <w:top w:val="none" w:sz="0" w:space="0" w:color="auto"/>
        <w:left w:val="none" w:sz="0" w:space="0" w:color="auto"/>
        <w:bottom w:val="none" w:sz="0" w:space="0" w:color="auto"/>
        <w:right w:val="none" w:sz="0" w:space="0" w:color="auto"/>
      </w:divBdr>
    </w:div>
    <w:div w:id="1565873812">
      <w:bodyDiv w:val="1"/>
      <w:marLeft w:val="0"/>
      <w:marRight w:val="0"/>
      <w:marTop w:val="0"/>
      <w:marBottom w:val="0"/>
      <w:divBdr>
        <w:top w:val="none" w:sz="0" w:space="0" w:color="auto"/>
        <w:left w:val="none" w:sz="0" w:space="0" w:color="auto"/>
        <w:bottom w:val="none" w:sz="0" w:space="0" w:color="auto"/>
        <w:right w:val="none" w:sz="0" w:space="0" w:color="auto"/>
      </w:divBdr>
    </w:div>
    <w:div w:id="1569732447">
      <w:bodyDiv w:val="1"/>
      <w:marLeft w:val="0"/>
      <w:marRight w:val="0"/>
      <w:marTop w:val="0"/>
      <w:marBottom w:val="0"/>
      <w:divBdr>
        <w:top w:val="none" w:sz="0" w:space="0" w:color="auto"/>
        <w:left w:val="none" w:sz="0" w:space="0" w:color="auto"/>
        <w:bottom w:val="none" w:sz="0" w:space="0" w:color="auto"/>
        <w:right w:val="none" w:sz="0" w:space="0" w:color="auto"/>
      </w:divBdr>
    </w:div>
    <w:div w:id="1603102042">
      <w:bodyDiv w:val="1"/>
      <w:marLeft w:val="0"/>
      <w:marRight w:val="0"/>
      <w:marTop w:val="0"/>
      <w:marBottom w:val="0"/>
      <w:divBdr>
        <w:top w:val="none" w:sz="0" w:space="0" w:color="auto"/>
        <w:left w:val="none" w:sz="0" w:space="0" w:color="auto"/>
        <w:bottom w:val="none" w:sz="0" w:space="0" w:color="auto"/>
        <w:right w:val="none" w:sz="0" w:space="0" w:color="auto"/>
      </w:divBdr>
    </w:div>
    <w:div w:id="1667855436">
      <w:bodyDiv w:val="1"/>
      <w:marLeft w:val="0"/>
      <w:marRight w:val="0"/>
      <w:marTop w:val="0"/>
      <w:marBottom w:val="0"/>
      <w:divBdr>
        <w:top w:val="none" w:sz="0" w:space="0" w:color="auto"/>
        <w:left w:val="none" w:sz="0" w:space="0" w:color="auto"/>
        <w:bottom w:val="none" w:sz="0" w:space="0" w:color="auto"/>
        <w:right w:val="none" w:sz="0" w:space="0" w:color="auto"/>
      </w:divBdr>
    </w:div>
    <w:div w:id="1709451456">
      <w:bodyDiv w:val="1"/>
      <w:marLeft w:val="0"/>
      <w:marRight w:val="0"/>
      <w:marTop w:val="0"/>
      <w:marBottom w:val="0"/>
      <w:divBdr>
        <w:top w:val="none" w:sz="0" w:space="0" w:color="auto"/>
        <w:left w:val="none" w:sz="0" w:space="0" w:color="auto"/>
        <w:bottom w:val="none" w:sz="0" w:space="0" w:color="auto"/>
        <w:right w:val="none" w:sz="0" w:space="0" w:color="auto"/>
      </w:divBdr>
    </w:div>
    <w:div w:id="1855529370">
      <w:bodyDiv w:val="1"/>
      <w:marLeft w:val="0"/>
      <w:marRight w:val="0"/>
      <w:marTop w:val="0"/>
      <w:marBottom w:val="0"/>
      <w:divBdr>
        <w:top w:val="none" w:sz="0" w:space="0" w:color="auto"/>
        <w:left w:val="none" w:sz="0" w:space="0" w:color="auto"/>
        <w:bottom w:val="none" w:sz="0" w:space="0" w:color="auto"/>
        <w:right w:val="none" w:sz="0" w:space="0" w:color="auto"/>
      </w:divBdr>
    </w:div>
    <w:div w:id="1870220480">
      <w:bodyDiv w:val="1"/>
      <w:marLeft w:val="0"/>
      <w:marRight w:val="0"/>
      <w:marTop w:val="0"/>
      <w:marBottom w:val="0"/>
      <w:divBdr>
        <w:top w:val="none" w:sz="0" w:space="0" w:color="auto"/>
        <w:left w:val="none" w:sz="0" w:space="0" w:color="auto"/>
        <w:bottom w:val="none" w:sz="0" w:space="0" w:color="auto"/>
        <w:right w:val="none" w:sz="0" w:space="0" w:color="auto"/>
      </w:divBdr>
    </w:div>
    <w:div w:id="1871138042">
      <w:bodyDiv w:val="1"/>
      <w:marLeft w:val="0"/>
      <w:marRight w:val="0"/>
      <w:marTop w:val="0"/>
      <w:marBottom w:val="0"/>
      <w:divBdr>
        <w:top w:val="none" w:sz="0" w:space="0" w:color="auto"/>
        <w:left w:val="none" w:sz="0" w:space="0" w:color="auto"/>
        <w:bottom w:val="none" w:sz="0" w:space="0" w:color="auto"/>
        <w:right w:val="none" w:sz="0" w:space="0" w:color="auto"/>
      </w:divBdr>
    </w:div>
    <w:div w:id="1874461126">
      <w:bodyDiv w:val="1"/>
      <w:marLeft w:val="0"/>
      <w:marRight w:val="0"/>
      <w:marTop w:val="0"/>
      <w:marBottom w:val="0"/>
      <w:divBdr>
        <w:top w:val="none" w:sz="0" w:space="0" w:color="auto"/>
        <w:left w:val="none" w:sz="0" w:space="0" w:color="auto"/>
        <w:bottom w:val="none" w:sz="0" w:space="0" w:color="auto"/>
        <w:right w:val="none" w:sz="0" w:space="0" w:color="auto"/>
      </w:divBdr>
    </w:div>
    <w:div w:id="1886525357">
      <w:bodyDiv w:val="1"/>
      <w:marLeft w:val="0"/>
      <w:marRight w:val="0"/>
      <w:marTop w:val="0"/>
      <w:marBottom w:val="0"/>
      <w:divBdr>
        <w:top w:val="none" w:sz="0" w:space="0" w:color="auto"/>
        <w:left w:val="none" w:sz="0" w:space="0" w:color="auto"/>
        <w:bottom w:val="none" w:sz="0" w:space="0" w:color="auto"/>
        <w:right w:val="none" w:sz="0" w:space="0" w:color="auto"/>
      </w:divBdr>
    </w:div>
    <w:div w:id="1892692237">
      <w:bodyDiv w:val="1"/>
      <w:marLeft w:val="0"/>
      <w:marRight w:val="0"/>
      <w:marTop w:val="0"/>
      <w:marBottom w:val="0"/>
      <w:divBdr>
        <w:top w:val="none" w:sz="0" w:space="0" w:color="auto"/>
        <w:left w:val="none" w:sz="0" w:space="0" w:color="auto"/>
        <w:bottom w:val="none" w:sz="0" w:space="0" w:color="auto"/>
        <w:right w:val="none" w:sz="0" w:space="0" w:color="auto"/>
      </w:divBdr>
    </w:div>
    <w:div w:id="1953390615">
      <w:bodyDiv w:val="1"/>
      <w:marLeft w:val="0"/>
      <w:marRight w:val="0"/>
      <w:marTop w:val="0"/>
      <w:marBottom w:val="0"/>
      <w:divBdr>
        <w:top w:val="none" w:sz="0" w:space="0" w:color="auto"/>
        <w:left w:val="none" w:sz="0" w:space="0" w:color="auto"/>
        <w:bottom w:val="none" w:sz="0" w:space="0" w:color="auto"/>
        <w:right w:val="none" w:sz="0" w:space="0" w:color="auto"/>
      </w:divBdr>
    </w:div>
    <w:div w:id="2024041710">
      <w:bodyDiv w:val="1"/>
      <w:marLeft w:val="0"/>
      <w:marRight w:val="0"/>
      <w:marTop w:val="0"/>
      <w:marBottom w:val="0"/>
      <w:divBdr>
        <w:top w:val="none" w:sz="0" w:space="0" w:color="auto"/>
        <w:left w:val="none" w:sz="0" w:space="0" w:color="auto"/>
        <w:bottom w:val="none" w:sz="0" w:space="0" w:color="auto"/>
        <w:right w:val="none" w:sz="0" w:space="0" w:color="auto"/>
      </w:divBdr>
    </w:div>
    <w:div w:id="2062441402">
      <w:bodyDiv w:val="1"/>
      <w:marLeft w:val="0"/>
      <w:marRight w:val="0"/>
      <w:marTop w:val="0"/>
      <w:marBottom w:val="0"/>
      <w:divBdr>
        <w:top w:val="none" w:sz="0" w:space="0" w:color="auto"/>
        <w:left w:val="none" w:sz="0" w:space="0" w:color="auto"/>
        <w:bottom w:val="none" w:sz="0" w:space="0" w:color="auto"/>
        <w:right w:val="none" w:sz="0" w:space="0" w:color="auto"/>
      </w:divBdr>
    </w:div>
    <w:div w:id="2073574575">
      <w:bodyDiv w:val="1"/>
      <w:marLeft w:val="0"/>
      <w:marRight w:val="0"/>
      <w:marTop w:val="0"/>
      <w:marBottom w:val="0"/>
      <w:divBdr>
        <w:top w:val="none" w:sz="0" w:space="0" w:color="auto"/>
        <w:left w:val="none" w:sz="0" w:space="0" w:color="auto"/>
        <w:bottom w:val="none" w:sz="0" w:space="0" w:color="auto"/>
        <w:right w:val="none" w:sz="0" w:space="0" w:color="auto"/>
      </w:divBdr>
    </w:div>
    <w:div w:id="2095936262">
      <w:bodyDiv w:val="1"/>
      <w:marLeft w:val="0"/>
      <w:marRight w:val="0"/>
      <w:marTop w:val="0"/>
      <w:marBottom w:val="0"/>
      <w:divBdr>
        <w:top w:val="none" w:sz="0" w:space="0" w:color="auto"/>
        <w:left w:val="none" w:sz="0" w:space="0" w:color="auto"/>
        <w:bottom w:val="none" w:sz="0" w:space="0" w:color="auto"/>
        <w:right w:val="none" w:sz="0" w:space="0" w:color="auto"/>
      </w:divBdr>
    </w:div>
    <w:div w:id="2096583525">
      <w:bodyDiv w:val="1"/>
      <w:marLeft w:val="0"/>
      <w:marRight w:val="0"/>
      <w:marTop w:val="0"/>
      <w:marBottom w:val="0"/>
      <w:divBdr>
        <w:top w:val="none" w:sz="0" w:space="0" w:color="auto"/>
        <w:left w:val="none" w:sz="0" w:space="0" w:color="auto"/>
        <w:bottom w:val="none" w:sz="0" w:space="0" w:color="auto"/>
        <w:right w:val="none" w:sz="0" w:space="0" w:color="auto"/>
      </w:divBdr>
    </w:div>
    <w:div w:id="2113434590">
      <w:bodyDiv w:val="1"/>
      <w:marLeft w:val="0"/>
      <w:marRight w:val="0"/>
      <w:marTop w:val="0"/>
      <w:marBottom w:val="0"/>
      <w:divBdr>
        <w:top w:val="none" w:sz="0" w:space="0" w:color="auto"/>
        <w:left w:val="none" w:sz="0" w:space="0" w:color="auto"/>
        <w:bottom w:val="none" w:sz="0" w:space="0" w:color="auto"/>
        <w:right w:val="none" w:sz="0" w:space="0" w:color="auto"/>
      </w:divBdr>
    </w:div>
    <w:div w:id="2133017937">
      <w:bodyDiv w:val="1"/>
      <w:marLeft w:val="0"/>
      <w:marRight w:val="0"/>
      <w:marTop w:val="0"/>
      <w:marBottom w:val="0"/>
      <w:divBdr>
        <w:top w:val="none" w:sz="0" w:space="0" w:color="auto"/>
        <w:left w:val="none" w:sz="0" w:space="0" w:color="auto"/>
        <w:bottom w:val="none" w:sz="0" w:space="0" w:color="auto"/>
        <w:right w:val="none" w:sz="0" w:space="0" w:color="auto"/>
      </w:divBdr>
    </w:div>
    <w:div w:id="214298994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maartens-mini.ddns.htc.nl.philips.com:8081/artifactory/simple/libs-release-local-android/com/philips/cdp/digitalCare/7.3.5/" TargetMode="External"/><Relationship Id="rId20" Type="http://schemas.openxmlformats.org/officeDocument/2006/relationships/package" Target="embeddings/Microsoft_Word_Document1.docx"/><Relationship Id="rId21" Type="http://schemas.openxmlformats.org/officeDocument/2006/relationships/header" Target="header1.xml"/><Relationship Id="rId22" Type="http://schemas.openxmlformats.org/officeDocument/2006/relationships/footer" Target="footer1.xml"/><Relationship Id="rId23" Type="http://schemas.openxmlformats.org/officeDocument/2006/relationships/fontTable" Target="fontTable.xml"/><Relationship Id="rId24" Type="http://schemas.microsoft.com/office/2011/relationships/people" Target="people.xml"/><Relationship Id="rId25" Type="http://schemas.openxmlformats.org/officeDocument/2006/relationships/theme" Target="theme/theme1.xml"/><Relationship Id="rId10" Type="http://schemas.openxmlformats.org/officeDocument/2006/relationships/hyperlink" Target="http://tfsemea1.ta.philips.com:8080/tfs/TPC_Region24/CDP2/TEAM%20Sabers/_git/ail-android-appinfra?path=%2FDocuments&amp;version=GBdevelop&amp;_a=contents" TargetMode="External"/><Relationship Id="rId11" Type="http://schemas.openxmlformats.org/officeDocument/2006/relationships/hyperlink" Target="https://developers.google.com/maps/documentation/android/signup" TargetMode="External"/><Relationship Id="rId12" Type="http://schemas.openxmlformats.org/officeDocument/2006/relationships/image" Target="media/image1.png"/><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hyperlink" Target="https://developer.android.com/tools/building/multidex.html" TargetMode="External"/><Relationship Id="rId17" Type="http://schemas.openxmlformats.org/officeDocument/2006/relationships/hyperlink" Target="http://www.philips.co.uk/prx/product/B2C/en_GB/CONSUMER/products/HD9240/90.summary" TargetMode="External"/><Relationship Id="rId18" Type="http://schemas.openxmlformats.org/officeDocument/2006/relationships/hyperlink" Target="http://nlvu077.gdc1.ce.philips.com:9080/repobrowser/catalogBrowser.jsp?catalogid=catalog_CL_CONSUMER&amp;catalogType=CONSUMER&amp;country=CL&amp;language=es" TargetMode="External"/><Relationship Id="rId19" Type="http://schemas.openxmlformats.org/officeDocument/2006/relationships/image" Target="media/image5.emf"/><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mailto:Bhargavi.Upadhya@philips.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002939C-0B14-4342-B060-449579CE64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TotalTime>
  <Pages>23</Pages>
  <Words>4019</Words>
  <Characters>22912</Characters>
  <Application>Microsoft Macintosh Word</Application>
  <DocSecurity>0</DocSecurity>
  <Lines>190</Lines>
  <Paragraphs>53</Paragraphs>
  <ScaleCrop>false</ScaleCrop>
  <HeadingPairs>
    <vt:vector size="2" baseType="variant">
      <vt:variant>
        <vt:lpstr>Title</vt:lpstr>
      </vt:variant>
      <vt:variant>
        <vt:i4>1</vt:i4>
      </vt:variant>
    </vt:vector>
  </HeadingPairs>
  <TitlesOfParts>
    <vt:vector size="1" baseType="lpstr">
      <vt:lpstr/>
    </vt:vector>
  </TitlesOfParts>
  <Company>Philips</Company>
  <LinksUpToDate>false</LinksUpToDate>
  <CharactersWithSpaces>26878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Viswaradh viswarad.reddy@philips.com</dc:creator>
  <cp:lastModifiedBy>Kumar, Sampath</cp:lastModifiedBy>
  <cp:revision>42</cp:revision>
  <cp:lastPrinted>2016-05-16T15:13:00Z</cp:lastPrinted>
  <dcterms:created xsi:type="dcterms:W3CDTF">2017-05-03T09:38:00Z</dcterms:created>
  <dcterms:modified xsi:type="dcterms:W3CDTF">2017-05-05T08:47:00Z</dcterms:modified>
</cp:coreProperties>
</file>