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people.xml" ContentType="application/vnd.openxmlformats-officedocument.wordprocessingml.peopl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CA7A9A" w:rsidRDefault="00CA7A9A" w14:paraId="3FDF6300" w14:textId="6AB47DF2">
      <w:pPr>
        <w:rPr>
          <w:rFonts w:cs="Arial"/>
          <w:b/>
          <w:sz w:val="20"/>
        </w:rPr>
      </w:pPr>
    </w:p>
    <w:p w:rsidRPr="008D6FA5" w:rsidR="00CA7A9A" w:rsidP="00CA7A9A" w:rsidRDefault="00CA7A9A" w14:paraId="53B9621C" w14:textId="77777777">
      <w:pPr>
        <w:pStyle w:val="Title"/>
        <w:jc w:val="left"/>
        <w:rPr>
          <w:rFonts w:cs="Arial"/>
        </w:rPr>
      </w:pPr>
      <w:r w:rsidRPr="008D6FA5">
        <w:rPr>
          <w:rFonts w:cs="Arial"/>
        </w:rPr>
        <w:t>Digital Care Android Integration</w:t>
      </w:r>
    </w:p>
    <w:p w:rsidRPr="008D6FA5" w:rsidR="00CA7A9A" w:rsidP="00CA7A9A" w:rsidRDefault="00CA7A9A" w14:paraId="09F5A3D7" w14:textId="77777777">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766"/>
        <w:gridCol w:w="6767"/>
      </w:tblGrid>
      <w:tr w:rsidRPr="008D6FA5" w:rsidR="00CA7A9A" w:rsidTr="00CA7A9A" w14:paraId="0A7FBBC8" w14:textId="77777777">
        <w:tc>
          <w:tcPr>
            <w:tcW w:w="1451" w:type="pct"/>
          </w:tcPr>
          <w:p w:rsidRPr="008D6FA5" w:rsidR="00CA7A9A" w:rsidP="00CA7A9A" w:rsidRDefault="00CA7A9A" w14:paraId="2F9B3683" w14:textId="77777777">
            <w:pPr>
              <w:pStyle w:val="Title"/>
              <w:jc w:val="left"/>
              <w:rPr>
                <w:rFonts w:cs="Arial"/>
                <w:sz w:val="22"/>
                <w:szCs w:val="22"/>
              </w:rPr>
            </w:pPr>
            <w:r w:rsidRPr="008D6FA5">
              <w:rPr>
                <w:rFonts w:cs="Arial"/>
                <w:sz w:val="22"/>
                <w:szCs w:val="22"/>
              </w:rPr>
              <w:t>Author</w:t>
            </w:r>
          </w:p>
        </w:tc>
        <w:tc>
          <w:tcPr>
            <w:tcW w:w="3549" w:type="pct"/>
          </w:tcPr>
          <w:p w:rsidRPr="008D6FA5" w:rsidR="00CA7A9A" w:rsidP="00CA7A9A" w:rsidRDefault="00CA7A9A" w14:paraId="70871D66" w14:textId="77777777">
            <w:pPr>
              <w:pStyle w:val="Title"/>
              <w:jc w:val="left"/>
              <w:rPr>
                <w:rFonts w:cs="Arial"/>
                <w:b w:val="0"/>
                <w:sz w:val="22"/>
                <w:szCs w:val="22"/>
              </w:rPr>
            </w:pPr>
            <w:r>
              <w:rPr>
                <w:rFonts w:cs="Arial"/>
                <w:b w:val="0"/>
                <w:sz w:val="22"/>
                <w:szCs w:val="22"/>
              </w:rPr>
              <w:t>Sampath kumar</w:t>
            </w:r>
          </w:p>
        </w:tc>
      </w:tr>
      <w:tr w:rsidRPr="008D6FA5" w:rsidR="00CA7A9A" w:rsidTr="00CA7A9A" w14:paraId="5C2E53F3" w14:textId="77777777">
        <w:tc>
          <w:tcPr>
            <w:tcW w:w="1451" w:type="pct"/>
          </w:tcPr>
          <w:p w:rsidRPr="008D6FA5" w:rsidR="00CA7A9A" w:rsidP="00CA7A9A" w:rsidRDefault="00CA7A9A" w14:paraId="6153A685" w14:textId="77777777">
            <w:pPr>
              <w:pStyle w:val="Title"/>
              <w:jc w:val="left"/>
              <w:rPr>
                <w:rFonts w:cs="Arial"/>
                <w:sz w:val="22"/>
                <w:szCs w:val="22"/>
              </w:rPr>
            </w:pPr>
            <w:r w:rsidRPr="008D6FA5">
              <w:rPr>
                <w:rFonts w:cs="Arial"/>
                <w:sz w:val="22"/>
                <w:szCs w:val="22"/>
              </w:rPr>
              <w:t>Approved by</w:t>
            </w:r>
          </w:p>
        </w:tc>
        <w:tc>
          <w:tcPr>
            <w:tcW w:w="3549" w:type="pct"/>
          </w:tcPr>
          <w:p w:rsidRPr="008D6FA5" w:rsidR="00CA7A9A" w:rsidP="00CA7A9A" w:rsidRDefault="00BA1FAE" w14:paraId="6128255D" w14:textId="03225299">
            <w:pPr>
              <w:pStyle w:val="Title"/>
              <w:jc w:val="left"/>
              <w:rPr>
                <w:rFonts w:cs="Arial"/>
                <w:b w:val="0"/>
                <w:sz w:val="22"/>
                <w:szCs w:val="22"/>
              </w:rPr>
            </w:pPr>
            <w:del w:author="Kumar, Sampath" w:date="2017-09-14T14:49:00Z" w:id="0">
              <w:r w:rsidDel="00BA1FAE">
                <w:fldChar w:fldCharType="begin"/>
              </w:r>
              <w:r w:rsidDel="00BA1FAE">
                <w:delInstrText xml:space="preserve"> HYPERLINK "mailto:Bhargavi.Upadhya@philips.com" </w:delInstrText>
              </w:r>
              <w:r w:rsidDel="00BA1FAE">
                <w:fldChar w:fldCharType="separate"/>
              </w:r>
              <w:r w:rsidRPr="00CB1FC3" w:rsidDel="00BA1FAE" w:rsidR="00CA7A9A">
                <w:rPr>
                  <w:rStyle w:val="Hyperlink"/>
                  <w:rFonts w:cs="Arial"/>
                  <w:b w:val="0"/>
                  <w:sz w:val="22"/>
                  <w:szCs w:val="22"/>
                </w:rPr>
                <w:delText>Bhargavi.Upadhya@philips.com</w:delText>
              </w:r>
              <w:r w:rsidDel="00BA1FAE">
                <w:rPr>
                  <w:rStyle w:val="Hyperlink"/>
                  <w:rFonts w:cs="Arial"/>
                  <w:b w:val="0"/>
                  <w:sz w:val="22"/>
                  <w:szCs w:val="22"/>
                </w:rPr>
                <w:fldChar w:fldCharType="end"/>
              </w:r>
            </w:del>
          </w:p>
        </w:tc>
      </w:tr>
      <w:tr w:rsidRPr="008D6FA5" w:rsidR="00CA7A9A" w:rsidTr="00CA7A9A" w14:paraId="6D834555" w14:textId="77777777">
        <w:tc>
          <w:tcPr>
            <w:tcW w:w="1451" w:type="pct"/>
          </w:tcPr>
          <w:p w:rsidRPr="008D6FA5" w:rsidR="00CA7A9A" w:rsidP="00CA7A9A" w:rsidRDefault="00CA7A9A" w14:paraId="78577215" w14:textId="77777777">
            <w:pPr>
              <w:pStyle w:val="Title"/>
              <w:jc w:val="left"/>
              <w:rPr>
                <w:rFonts w:cs="Arial"/>
                <w:sz w:val="22"/>
                <w:szCs w:val="22"/>
              </w:rPr>
            </w:pPr>
            <w:r>
              <w:rPr>
                <w:rFonts w:cs="Arial"/>
                <w:sz w:val="22"/>
                <w:szCs w:val="22"/>
              </w:rPr>
              <w:t xml:space="preserve">Reviewed by </w:t>
            </w:r>
          </w:p>
        </w:tc>
        <w:tc>
          <w:tcPr>
            <w:tcW w:w="3549" w:type="pct"/>
          </w:tcPr>
          <w:p w:rsidRPr="006A42C9" w:rsidR="00CA7A9A" w:rsidP="00CA7A9A" w:rsidRDefault="00CA7A9A" w14:paraId="4DC0838B" w14:textId="77777777">
            <w:pPr>
              <w:pStyle w:val="Title"/>
              <w:jc w:val="left"/>
              <w:rPr>
                <w:b w:val="0"/>
                <w:sz w:val="22"/>
                <w:szCs w:val="22"/>
                <w:u w:val="single"/>
              </w:rPr>
            </w:pPr>
            <w:r w:rsidRPr="006A42C9">
              <w:rPr>
                <w:b w:val="0"/>
                <w:color w:val="0070C0"/>
                <w:sz w:val="22"/>
                <w:szCs w:val="22"/>
                <w:u w:val="single"/>
              </w:rPr>
              <w:t>deepthi.shivakumar@philips.com</w:t>
            </w:r>
          </w:p>
        </w:tc>
      </w:tr>
      <w:tr w:rsidRPr="008D6FA5" w:rsidR="00CA7A9A" w:rsidTr="00CA7A9A" w14:paraId="35D08606" w14:textId="77777777">
        <w:tc>
          <w:tcPr>
            <w:tcW w:w="1451" w:type="pct"/>
          </w:tcPr>
          <w:p w:rsidRPr="008D6FA5" w:rsidR="00CA7A9A" w:rsidP="00CA7A9A" w:rsidRDefault="00CA7A9A" w14:paraId="6007C5EA" w14:textId="77777777">
            <w:pPr>
              <w:pStyle w:val="Title"/>
              <w:jc w:val="left"/>
              <w:rPr>
                <w:rFonts w:cs="Arial"/>
                <w:sz w:val="22"/>
                <w:szCs w:val="22"/>
              </w:rPr>
            </w:pPr>
            <w:r w:rsidRPr="008D6FA5">
              <w:rPr>
                <w:rFonts w:cs="Arial"/>
                <w:sz w:val="22"/>
                <w:szCs w:val="22"/>
              </w:rPr>
              <w:t>Email Id</w:t>
            </w:r>
          </w:p>
        </w:tc>
        <w:tc>
          <w:tcPr>
            <w:tcW w:w="3549" w:type="pct"/>
          </w:tcPr>
          <w:p w:rsidRPr="008D6FA5" w:rsidR="00CA7A9A" w:rsidP="00CA7A9A" w:rsidRDefault="00CA7A9A" w14:paraId="25407B8D" w14:textId="77777777">
            <w:pPr>
              <w:pStyle w:val="Title"/>
              <w:jc w:val="left"/>
              <w:rPr>
                <w:rFonts w:cs="Arial"/>
                <w:b w:val="0"/>
                <w:sz w:val="22"/>
                <w:szCs w:val="22"/>
              </w:rPr>
            </w:pPr>
            <w:r>
              <w:rPr>
                <w:rStyle w:val="Hyperlink"/>
                <w:rFonts w:cs="Arial"/>
                <w:b w:val="0"/>
                <w:sz w:val="22"/>
                <w:szCs w:val="22"/>
              </w:rPr>
              <w:t>Sampath.kumar@philips.com</w:t>
            </w:r>
          </w:p>
        </w:tc>
      </w:tr>
    </w:tbl>
    <w:p w:rsidR="00CA7A9A" w:rsidRDefault="00CA7A9A" w14:paraId="0AB0CFB4" w14:textId="77777777">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8"/>
        <w:gridCol w:w="1422"/>
        <w:gridCol w:w="1637"/>
        <w:gridCol w:w="1988"/>
        <w:gridCol w:w="3388"/>
      </w:tblGrid>
      <w:tr w:rsidR="000737E2" w:rsidTr="0764CD8C" w14:paraId="2D7238B8" w14:textId="77777777">
        <w:tc>
          <w:tcPr>
            <w:tcW w:w="0" w:type="auto"/>
            <w:gridSpan w:val="5"/>
            <w:tcMar/>
            <w:vAlign w:val="center"/>
          </w:tcPr>
          <w:p w:rsidRPr="000737E2" w:rsidR="000737E2" w:rsidP="000737E2" w:rsidRDefault="000737E2" w14:paraId="1C5CC159" w14:textId="5C1BD1C9">
            <w:pPr>
              <w:jc w:val="center"/>
            </w:pPr>
            <w:r w:rsidRPr="008D6FA5">
              <w:rPr>
                <w:rFonts w:cs="Arial"/>
                <w:b/>
                <w:sz w:val="20"/>
              </w:rPr>
              <w:lastRenderedPageBreak/>
              <w:t>Document History</w:t>
            </w:r>
          </w:p>
        </w:tc>
      </w:tr>
      <w:tr w:rsidR="007371DC" w:rsidTr="0764CD8C" w14:paraId="511B4DBB" w14:textId="77777777">
        <w:tc>
          <w:tcPr>
            <w:tcW w:w="0" w:type="auto"/>
            <w:tcMar/>
          </w:tcPr>
          <w:p w:rsidR="00CA7A9A" w:rsidP="0764CD8C" w:rsidRDefault="00CA7A9A" w14:paraId="3C46553F" w14:textId="4833A94F" w14:noSpellErr="1">
            <w:pPr>
              <w:rPr>
                <w:rFonts w:cs="Arial"/>
                <w:b w:val="1"/>
                <w:bCs w:val="1"/>
                <w:sz w:val="20"/>
                <w:szCs w:val="20"/>
              </w:rPr>
            </w:pPr>
            <w:r w:rsidRPr="0764CD8C" w:rsidR="0764CD8C">
              <w:rPr>
                <w:rFonts w:cs="Arial"/>
                <w:b w:val="1"/>
                <w:bCs w:val="1"/>
                <w:lang w:val="fr-FR"/>
              </w:rPr>
              <w:t>Version</w:t>
            </w:r>
          </w:p>
        </w:tc>
        <w:tc>
          <w:tcPr>
            <w:tcW w:w="0" w:type="auto"/>
            <w:tcMar/>
          </w:tcPr>
          <w:p w:rsidR="00CA7A9A" w:rsidP="00CA7A9A" w:rsidRDefault="00CA7A9A" w14:paraId="71412AF9" w14:textId="00F325F4">
            <w:pPr>
              <w:rPr>
                <w:rFonts w:cs="Arial"/>
                <w:b/>
                <w:sz w:val="20"/>
              </w:rPr>
            </w:pPr>
            <w:r w:rsidRPr="00CA7A9A">
              <w:rPr>
                <w:rFonts w:cs="Arial"/>
                <w:b/>
              </w:rPr>
              <w:t>Date</w:t>
            </w:r>
          </w:p>
        </w:tc>
        <w:tc>
          <w:tcPr>
            <w:tcW w:w="0" w:type="auto"/>
            <w:tcMar/>
          </w:tcPr>
          <w:p w:rsidR="00CA7A9A" w:rsidP="00CA7A9A" w:rsidRDefault="00CA7A9A" w14:paraId="6C1A9188" w14:textId="0B03A47C">
            <w:pPr>
              <w:rPr>
                <w:rFonts w:cs="Arial"/>
                <w:b/>
                <w:sz w:val="20"/>
              </w:rPr>
            </w:pPr>
            <w:r w:rsidRPr="00CA7A9A">
              <w:rPr>
                <w:rFonts w:cs="Arial"/>
                <w:b/>
              </w:rPr>
              <w:t>Author</w:t>
            </w:r>
          </w:p>
        </w:tc>
        <w:tc>
          <w:tcPr>
            <w:tcW w:w="0" w:type="auto"/>
            <w:tcMar/>
          </w:tcPr>
          <w:p w:rsidR="00CA7A9A" w:rsidP="00CA7A9A" w:rsidRDefault="00CA7A9A" w14:paraId="524E1101" w14:textId="25C9EE49">
            <w:pPr>
              <w:rPr>
                <w:rFonts w:cs="Arial"/>
                <w:b/>
                <w:sz w:val="20"/>
              </w:rPr>
            </w:pPr>
            <w:r w:rsidRPr="00CA7A9A">
              <w:rPr>
                <w:rFonts w:cs="Arial"/>
                <w:b/>
              </w:rPr>
              <w:t>Section</w:t>
            </w:r>
          </w:p>
        </w:tc>
        <w:tc>
          <w:tcPr>
            <w:tcW w:w="0" w:type="auto"/>
            <w:tcMar/>
          </w:tcPr>
          <w:p w:rsidR="00CA7A9A" w:rsidP="00CA7A9A" w:rsidRDefault="00CA7A9A" w14:paraId="17EF4448" w14:textId="4EC71F34">
            <w:pPr>
              <w:rPr>
                <w:rFonts w:cs="Arial"/>
                <w:b/>
                <w:sz w:val="20"/>
              </w:rPr>
            </w:pPr>
            <w:r w:rsidRPr="00CA7A9A">
              <w:rPr>
                <w:rFonts w:cs="Arial"/>
                <w:b/>
              </w:rPr>
              <w:t>Changes</w:t>
            </w:r>
          </w:p>
        </w:tc>
      </w:tr>
      <w:tr w:rsidR="007371DC" w:rsidTr="0764CD8C" w14:paraId="5C63BABA" w14:textId="77777777">
        <w:tc>
          <w:tcPr>
            <w:tcW w:w="0" w:type="auto"/>
            <w:tcMar/>
          </w:tcPr>
          <w:p w:rsidR="00CA7A9A" w:rsidP="00CA7A9A" w:rsidRDefault="00CA7A9A" w14:paraId="1F81D507" w14:textId="3082291C">
            <w:pPr>
              <w:rPr>
                <w:rFonts w:cs="Arial"/>
                <w:b/>
                <w:sz w:val="20"/>
              </w:rPr>
            </w:pPr>
            <w:r w:rsidRPr="00CA7A9A">
              <w:rPr>
                <w:rFonts w:cs="Arial"/>
              </w:rPr>
              <w:t>1.0</w:t>
            </w:r>
          </w:p>
        </w:tc>
        <w:tc>
          <w:tcPr>
            <w:tcW w:w="0" w:type="auto"/>
            <w:tcMar/>
          </w:tcPr>
          <w:p w:rsidR="00CA7A9A" w:rsidP="00CA7A9A" w:rsidRDefault="00CA7A9A" w14:paraId="52D63C11" w14:textId="0C6FEA6C">
            <w:pPr>
              <w:rPr>
                <w:rFonts w:cs="Arial"/>
                <w:b/>
                <w:sz w:val="20"/>
              </w:rPr>
            </w:pPr>
            <w:r w:rsidRPr="00CA7A9A">
              <w:rPr>
                <w:rFonts w:cs="Arial"/>
              </w:rPr>
              <w:t>10-07-2015</w:t>
            </w:r>
          </w:p>
        </w:tc>
        <w:tc>
          <w:tcPr>
            <w:tcW w:w="0" w:type="auto"/>
            <w:tcMar/>
          </w:tcPr>
          <w:p w:rsidR="00CA7A9A" w:rsidP="00CA7A9A" w:rsidRDefault="00CA7A9A" w14:paraId="7FCB3FCC" w14:textId="3C80DD25">
            <w:pPr>
              <w:rPr>
                <w:rFonts w:cs="Arial"/>
                <w:b/>
                <w:sz w:val="20"/>
              </w:rPr>
            </w:pPr>
            <w:r w:rsidRPr="00CA7A9A">
              <w:rPr>
                <w:rFonts w:cs="Arial"/>
              </w:rPr>
              <w:t>Deepthi Shivakumar</w:t>
            </w:r>
          </w:p>
        </w:tc>
        <w:tc>
          <w:tcPr>
            <w:tcW w:w="0" w:type="auto"/>
            <w:tcMar/>
          </w:tcPr>
          <w:p w:rsidR="00CA7A9A" w:rsidP="00CA7A9A" w:rsidRDefault="00CA7A9A" w14:paraId="335B7D55" w14:textId="36B098DA">
            <w:pPr>
              <w:rPr>
                <w:rFonts w:cs="Arial"/>
                <w:b/>
                <w:sz w:val="20"/>
              </w:rPr>
            </w:pPr>
            <w:r w:rsidRPr="00CA7A9A">
              <w:rPr>
                <w:rFonts w:cs="Arial"/>
              </w:rPr>
              <w:t>All</w:t>
            </w:r>
          </w:p>
        </w:tc>
        <w:tc>
          <w:tcPr>
            <w:tcW w:w="0" w:type="auto"/>
            <w:tcMar/>
          </w:tcPr>
          <w:p w:rsidR="00CA7A9A" w:rsidP="00CA7A9A" w:rsidRDefault="00CA7A9A" w14:paraId="57E3E20C" w14:textId="2FE4B6D1">
            <w:pPr>
              <w:rPr>
                <w:rFonts w:cs="Arial"/>
                <w:b/>
                <w:sz w:val="20"/>
              </w:rPr>
            </w:pPr>
            <w:r w:rsidRPr="00CA7A9A">
              <w:rPr>
                <w:rFonts w:cs="Arial"/>
              </w:rPr>
              <w:t>Release 2 features</w:t>
            </w:r>
          </w:p>
        </w:tc>
      </w:tr>
      <w:tr w:rsidR="007371DC" w:rsidTr="0764CD8C" w14:paraId="1197BBB7" w14:textId="77777777">
        <w:tc>
          <w:tcPr>
            <w:tcW w:w="0" w:type="auto"/>
            <w:tcMar/>
          </w:tcPr>
          <w:p w:rsidR="00CA7A9A" w:rsidP="00CA7A9A" w:rsidRDefault="00CA7A9A" w14:paraId="78FF5FA3" w14:textId="6EC843FF">
            <w:pPr>
              <w:rPr>
                <w:rFonts w:cs="Arial"/>
                <w:b/>
                <w:sz w:val="20"/>
              </w:rPr>
            </w:pPr>
            <w:r w:rsidRPr="00CA7A9A">
              <w:rPr>
                <w:rFonts w:cs="Arial"/>
              </w:rPr>
              <w:t>1.1</w:t>
            </w:r>
          </w:p>
        </w:tc>
        <w:tc>
          <w:tcPr>
            <w:tcW w:w="0" w:type="auto"/>
            <w:tcMar/>
          </w:tcPr>
          <w:p w:rsidR="00CA7A9A" w:rsidP="00CA7A9A" w:rsidRDefault="00CA7A9A" w14:paraId="7804E9E5" w14:textId="13E59256">
            <w:pPr>
              <w:rPr>
                <w:rFonts w:cs="Arial"/>
                <w:b/>
                <w:sz w:val="20"/>
              </w:rPr>
            </w:pPr>
            <w:r w:rsidRPr="00CA7A9A">
              <w:rPr>
                <w:rFonts w:cs="Arial"/>
              </w:rPr>
              <w:t>10-08-2015</w:t>
            </w:r>
          </w:p>
        </w:tc>
        <w:tc>
          <w:tcPr>
            <w:tcW w:w="0" w:type="auto"/>
            <w:tcMar/>
          </w:tcPr>
          <w:p w:rsidR="00CA7A9A" w:rsidP="00CA7A9A" w:rsidRDefault="00CA7A9A" w14:paraId="6F8DF5CB" w14:textId="692BBB17">
            <w:pPr>
              <w:rPr>
                <w:rFonts w:cs="Arial"/>
                <w:b/>
                <w:sz w:val="20"/>
              </w:rPr>
            </w:pPr>
            <w:r w:rsidRPr="00CA7A9A">
              <w:rPr>
                <w:rFonts w:cs="Arial"/>
              </w:rPr>
              <w:t>Deepthi Shivakumar</w:t>
            </w:r>
          </w:p>
        </w:tc>
        <w:tc>
          <w:tcPr>
            <w:tcW w:w="0" w:type="auto"/>
            <w:tcMar/>
          </w:tcPr>
          <w:p w:rsidR="00CA7A9A" w:rsidP="00CA7A9A" w:rsidRDefault="00CA7A9A" w14:paraId="341B5379" w14:textId="4DB556FE">
            <w:pPr>
              <w:rPr>
                <w:rFonts w:cs="Arial"/>
                <w:b/>
                <w:sz w:val="20"/>
              </w:rPr>
            </w:pPr>
            <w:r w:rsidRPr="00CA7A9A">
              <w:rPr>
                <w:rFonts w:cs="Arial"/>
              </w:rPr>
              <w:t>Modified Integration section</w:t>
            </w:r>
          </w:p>
        </w:tc>
        <w:tc>
          <w:tcPr>
            <w:tcW w:w="0" w:type="auto"/>
            <w:tcMar/>
          </w:tcPr>
          <w:p w:rsidR="00CA7A9A" w:rsidP="00CA7A9A" w:rsidRDefault="00CA7A9A" w14:paraId="175E23FF" w14:textId="40D72EDB">
            <w:pPr>
              <w:rPr>
                <w:rFonts w:cs="Arial"/>
                <w:b/>
                <w:sz w:val="20"/>
              </w:rPr>
            </w:pPr>
            <w:r w:rsidRPr="00CA7A9A">
              <w:rPr>
                <w:rFonts w:cs="Arial"/>
              </w:rPr>
              <w:t>Modified gradle dependencies section and added more clarity for initialization steps.</w:t>
            </w:r>
          </w:p>
        </w:tc>
      </w:tr>
      <w:tr w:rsidR="007371DC" w:rsidTr="0764CD8C" w14:paraId="1460CAEA" w14:textId="77777777">
        <w:tc>
          <w:tcPr>
            <w:tcW w:w="0" w:type="auto"/>
            <w:tcMar/>
          </w:tcPr>
          <w:p w:rsidRPr="00CA7A9A" w:rsidR="00CA7A9A" w:rsidP="00CA7A9A" w:rsidRDefault="00CA7A9A" w14:paraId="7E16AAD0" w14:textId="77777777">
            <w:pPr>
              <w:rPr>
                <w:rFonts w:cs="Arial"/>
              </w:rPr>
            </w:pPr>
          </w:p>
          <w:p w:rsidR="00CA7A9A" w:rsidP="00CA7A9A" w:rsidRDefault="00CA7A9A" w14:paraId="0509194D" w14:textId="46A3EBAB">
            <w:pPr>
              <w:rPr>
                <w:rFonts w:cs="Arial"/>
                <w:b/>
                <w:sz w:val="20"/>
              </w:rPr>
            </w:pPr>
            <w:r w:rsidRPr="00CA7A9A">
              <w:rPr>
                <w:rFonts w:cs="Arial"/>
              </w:rPr>
              <w:t>1.2</w:t>
            </w:r>
          </w:p>
        </w:tc>
        <w:tc>
          <w:tcPr>
            <w:tcW w:w="0" w:type="auto"/>
            <w:tcMar/>
          </w:tcPr>
          <w:p w:rsidR="00CA7A9A" w:rsidP="00CA7A9A" w:rsidRDefault="00CA7A9A" w14:paraId="491C4CD4" w14:textId="1994CD93">
            <w:pPr>
              <w:rPr>
                <w:rFonts w:cs="Arial"/>
                <w:b/>
                <w:sz w:val="20"/>
              </w:rPr>
            </w:pPr>
            <w:r w:rsidRPr="00CA7A9A">
              <w:rPr>
                <w:rFonts w:cs="Arial"/>
              </w:rPr>
              <w:t>30-09-2015</w:t>
            </w:r>
          </w:p>
        </w:tc>
        <w:tc>
          <w:tcPr>
            <w:tcW w:w="0" w:type="auto"/>
            <w:tcMar/>
          </w:tcPr>
          <w:p w:rsidR="00CA7A9A" w:rsidP="00CA7A9A" w:rsidRDefault="00CA7A9A" w14:paraId="5DBC4126" w14:textId="7C9F3AB1">
            <w:pPr>
              <w:rPr>
                <w:rFonts w:cs="Arial"/>
                <w:b/>
                <w:sz w:val="20"/>
              </w:rPr>
            </w:pPr>
            <w:r w:rsidRPr="00CA7A9A">
              <w:rPr>
                <w:rFonts w:cs="Arial"/>
              </w:rPr>
              <w:t>Deepthi Shivakumar</w:t>
            </w:r>
          </w:p>
        </w:tc>
        <w:tc>
          <w:tcPr>
            <w:tcW w:w="0" w:type="auto"/>
            <w:tcMar/>
          </w:tcPr>
          <w:p w:rsidR="00CA7A9A" w:rsidP="00CA7A9A" w:rsidRDefault="00CA7A9A" w14:paraId="1A1C2A5F" w14:textId="039BA4A5">
            <w:pPr>
              <w:rPr>
                <w:rFonts w:cs="Arial"/>
                <w:b/>
                <w:sz w:val="20"/>
              </w:rPr>
            </w:pPr>
            <w:r w:rsidRPr="00CA7A9A">
              <w:rPr>
                <w:rFonts w:cs="Arial"/>
              </w:rPr>
              <w:t>Modified Integration section</w:t>
            </w:r>
          </w:p>
        </w:tc>
        <w:tc>
          <w:tcPr>
            <w:tcW w:w="0" w:type="auto"/>
            <w:tcMar/>
          </w:tcPr>
          <w:p w:rsidR="00CA7A9A" w:rsidP="00CA7A9A" w:rsidRDefault="00CA7A9A" w14:paraId="459230A4" w14:textId="050809AA">
            <w:pPr>
              <w:rPr>
                <w:rFonts w:cs="Arial"/>
                <w:b/>
                <w:sz w:val="20"/>
              </w:rPr>
            </w:pPr>
            <w:r w:rsidRPr="00CA7A9A">
              <w:rPr>
                <w:rFonts w:cs="Arial"/>
              </w:rPr>
              <w:t>Modified bazaar voice related integration APIs.</w:t>
            </w:r>
          </w:p>
        </w:tc>
      </w:tr>
      <w:tr w:rsidR="007371DC" w:rsidTr="0764CD8C" w14:paraId="68C1318B" w14:textId="77777777">
        <w:tc>
          <w:tcPr>
            <w:tcW w:w="0" w:type="auto"/>
            <w:tcMar/>
          </w:tcPr>
          <w:p w:rsidR="00CA7A9A" w:rsidP="00CA7A9A" w:rsidRDefault="00CA7A9A" w14:paraId="6055237C" w14:textId="73483E1B">
            <w:pPr>
              <w:rPr>
                <w:rFonts w:cs="Arial"/>
                <w:b/>
                <w:sz w:val="20"/>
              </w:rPr>
            </w:pPr>
            <w:r w:rsidRPr="00CA7A9A">
              <w:rPr>
                <w:rFonts w:cs="Arial"/>
              </w:rPr>
              <w:t>1.3</w:t>
            </w:r>
          </w:p>
        </w:tc>
        <w:tc>
          <w:tcPr>
            <w:tcW w:w="0" w:type="auto"/>
            <w:tcMar/>
          </w:tcPr>
          <w:p w:rsidR="00CA7A9A" w:rsidP="00CA7A9A" w:rsidRDefault="00CA7A9A" w14:paraId="3D3F39E4" w14:textId="35838294">
            <w:pPr>
              <w:rPr>
                <w:rFonts w:cs="Arial"/>
                <w:b/>
                <w:sz w:val="20"/>
              </w:rPr>
            </w:pPr>
            <w:r w:rsidRPr="00CA7A9A">
              <w:rPr>
                <w:rFonts w:cs="Arial"/>
              </w:rPr>
              <w:t>04-12-2015</w:t>
            </w:r>
          </w:p>
        </w:tc>
        <w:tc>
          <w:tcPr>
            <w:tcW w:w="0" w:type="auto"/>
            <w:tcMar/>
          </w:tcPr>
          <w:p w:rsidR="00CA7A9A" w:rsidP="00CA7A9A" w:rsidRDefault="00CA7A9A" w14:paraId="3D9CC49B" w14:textId="1135297B">
            <w:pPr>
              <w:rPr>
                <w:rFonts w:cs="Arial"/>
                <w:b/>
                <w:sz w:val="20"/>
              </w:rPr>
            </w:pPr>
            <w:r w:rsidRPr="00CA7A9A">
              <w:rPr>
                <w:rFonts w:cs="Arial"/>
              </w:rPr>
              <w:t>Deepthi Shivakumar</w:t>
            </w:r>
          </w:p>
        </w:tc>
        <w:tc>
          <w:tcPr>
            <w:tcW w:w="0" w:type="auto"/>
            <w:tcMar/>
          </w:tcPr>
          <w:p w:rsidR="00CA7A9A" w:rsidP="00CA7A9A" w:rsidRDefault="00CA7A9A" w14:paraId="422F53E9" w14:textId="3F8512A0">
            <w:pPr>
              <w:rPr>
                <w:rFonts w:cs="Arial"/>
                <w:b/>
                <w:sz w:val="20"/>
              </w:rPr>
            </w:pPr>
            <w:r w:rsidRPr="00CA7A9A">
              <w:rPr>
                <w:rFonts w:cs="Arial"/>
              </w:rPr>
              <w:t>Modified Integration section</w:t>
            </w:r>
          </w:p>
        </w:tc>
        <w:tc>
          <w:tcPr>
            <w:tcW w:w="0" w:type="auto"/>
            <w:tcMar/>
          </w:tcPr>
          <w:p w:rsidR="00CA7A9A" w:rsidP="00CA7A9A" w:rsidRDefault="00CA7A9A" w14:paraId="2CB2F72D" w14:textId="6F284DC7">
            <w:pPr>
              <w:rPr>
                <w:rFonts w:cs="Arial"/>
                <w:b/>
                <w:sz w:val="20"/>
              </w:rPr>
            </w:pPr>
            <w:r w:rsidRPr="00CA7A9A">
              <w:rPr>
                <w:rFonts w:cs="Arial"/>
              </w:rPr>
              <w:t>Modified changes for 15.2 PI release.</w:t>
            </w:r>
          </w:p>
        </w:tc>
      </w:tr>
      <w:tr w:rsidR="007371DC" w:rsidTr="0764CD8C" w14:paraId="12DBE254" w14:textId="77777777">
        <w:tc>
          <w:tcPr>
            <w:tcW w:w="0" w:type="auto"/>
            <w:tcMar/>
          </w:tcPr>
          <w:p w:rsidR="00CA7A9A" w:rsidP="00CA7A9A" w:rsidRDefault="00CA7A9A" w14:paraId="5696842D" w14:textId="1E98A8D1">
            <w:pPr>
              <w:rPr>
                <w:rFonts w:cs="Arial"/>
                <w:b/>
                <w:sz w:val="20"/>
              </w:rPr>
            </w:pPr>
            <w:r w:rsidRPr="00CA7A9A">
              <w:rPr>
                <w:rFonts w:cs="Arial"/>
              </w:rPr>
              <w:t>1.4</w:t>
            </w:r>
          </w:p>
        </w:tc>
        <w:tc>
          <w:tcPr>
            <w:tcW w:w="0" w:type="auto"/>
            <w:tcMar/>
          </w:tcPr>
          <w:p w:rsidR="00CA7A9A" w:rsidP="00CA7A9A" w:rsidRDefault="00CA7A9A" w14:paraId="675994A7" w14:textId="61911019">
            <w:pPr>
              <w:rPr>
                <w:rFonts w:cs="Arial"/>
                <w:b/>
                <w:sz w:val="20"/>
              </w:rPr>
            </w:pPr>
            <w:r w:rsidRPr="00CA7A9A">
              <w:rPr>
                <w:rFonts w:cs="Arial"/>
              </w:rPr>
              <w:t>01-03-2016</w:t>
            </w:r>
          </w:p>
        </w:tc>
        <w:tc>
          <w:tcPr>
            <w:tcW w:w="0" w:type="auto"/>
            <w:tcMar/>
          </w:tcPr>
          <w:p w:rsidR="00CA7A9A" w:rsidP="00CA7A9A" w:rsidRDefault="00CA7A9A" w14:paraId="72A8B07E" w14:textId="15237570">
            <w:pPr>
              <w:rPr>
                <w:rFonts w:cs="Arial"/>
                <w:b/>
                <w:sz w:val="20"/>
              </w:rPr>
            </w:pPr>
            <w:r w:rsidRPr="00CA7A9A">
              <w:rPr>
                <w:rFonts w:cs="Arial"/>
              </w:rPr>
              <w:t>Deepthi Shivakumar</w:t>
            </w:r>
          </w:p>
        </w:tc>
        <w:tc>
          <w:tcPr>
            <w:tcW w:w="0" w:type="auto"/>
            <w:tcMar/>
          </w:tcPr>
          <w:p w:rsidR="00CA7A9A" w:rsidP="00CA7A9A" w:rsidRDefault="00CA7A9A" w14:paraId="4C87CC35" w14:textId="0C5D01D0">
            <w:pPr>
              <w:rPr>
                <w:rFonts w:cs="Arial"/>
                <w:b/>
                <w:sz w:val="20"/>
              </w:rPr>
            </w:pPr>
            <w:r w:rsidRPr="00CA7A9A">
              <w:rPr>
                <w:rFonts w:cs="Arial"/>
              </w:rPr>
              <w:t>All</w:t>
            </w:r>
          </w:p>
        </w:tc>
        <w:tc>
          <w:tcPr>
            <w:tcW w:w="0" w:type="auto"/>
            <w:tcMar/>
          </w:tcPr>
          <w:p w:rsidR="00CA7A9A" w:rsidP="00CA7A9A" w:rsidRDefault="00CA7A9A" w14:paraId="10B1DF9A" w14:textId="671B3DE9">
            <w:pPr>
              <w:rPr>
                <w:rFonts w:cs="Arial"/>
                <w:b/>
                <w:sz w:val="20"/>
              </w:rPr>
            </w:pPr>
            <w:r w:rsidRPr="00CA7A9A">
              <w:rPr>
                <w:rFonts w:cs="Arial"/>
              </w:rPr>
              <w:t>Modified changes for 16.1 PI release.</w:t>
            </w:r>
          </w:p>
        </w:tc>
      </w:tr>
      <w:tr w:rsidR="007371DC" w:rsidTr="0764CD8C" w14:paraId="1F0247D4" w14:textId="77777777">
        <w:tc>
          <w:tcPr>
            <w:tcW w:w="0" w:type="auto"/>
            <w:tcMar/>
          </w:tcPr>
          <w:p w:rsidR="00CA7A9A" w:rsidP="00CA7A9A" w:rsidRDefault="00CA7A9A" w14:paraId="188659A7" w14:textId="5A57BE71">
            <w:pPr>
              <w:rPr>
                <w:rFonts w:cs="Arial"/>
                <w:b/>
                <w:sz w:val="20"/>
              </w:rPr>
            </w:pPr>
            <w:r w:rsidRPr="00CA7A9A">
              <w:rPr>
                <w:rFonts w:cs="Arial"/>
              </w:rPr>
              <w:t>1.5</w:t>
            </w:r>
          </w:p>
        </w:tc>
        <w:tc>
          <w:tcPr>
            <w:tcW w:w="0" w:type="auto"/>
            <w:tcMar/>
          </w:tcPr>
          <w:p w:rsidR="00CA7A9A" w:rsidP="00CA7A9A" w:rsidRDefault="00CA7A9A" w14:paraId="752A2ACA" w14:textId="7331CF43">
            <w:pPr>
              <w:rPr>
                <w:rFonts w:cs="Arial"/>
                <w:b/>
                <w:sz w:val="20"/>
              </w:rPr>
            </w:pPr>
            <w:r w:rsidRPr="00CA7A9A">
              <w:rPr>
                <w:rFonts w:cs="Arial"/>
              </w:rPr>
              <w:t>07-04-2016</w:t>
            </w:r>
          </w:p>
        </w:tc>
        <w:tc>
          <w:tcPr>
            <w:tcW w:w="0" w:type="auto"/>
            <w:tcMar/>
          </w:tcPr>
          <w:p w:rsidR="00CA7A9A" w:rsidP="00CA7A9A" w:rsidRDefault="00CA7A9A" w14:paraId="6DB88064" w14:textId="58E931DA">
            <w:pPr>
              <w:rPr>
                <w:rFonts w:cs="Arial"/>
                <w:b/>
                <w:sz w:val="20"/>
              </w:rPr>
            </w:pPr>
            <w:r w:rsidRPr="00CA7A9A">
              <w:rPr>
                <w:rFonts w:cs="Arial"/>
              </w:rPr>
              <w:t>Ritesh Jha</w:t>
            </w:r>
          </w:p>
        </w:tc>
        <w:tc>
          <w:tcPr>
            <w:tcW w:w="0" w:type="auto"/>
            <w:tcMar/>
          </w:tcPr>
          <w:p w:rsidR="00CA7A9A" w:rsidP="00CA7A9A" w:rsidRDefault="00CA7A9A" w14:paraId="5A2263A7" w14:textId="052A636C">
            <w:pPr>
              <w:rPr>
                <w:rFonts w:cs="Arial"/>
                <w:b/>
                <w:sz w:val="20"/>
              </w:rPr>
            </w:pPr>
            <w:r w:rsidRPr="00CA7A9A">
              <w:rPr>
                <w:rFonts w:cs="Arial"/>
              </w:rPr>
              <w:t>All</w:t>
            </w:r>
          </w:p>
        </w:tc>
        <w:tc>
          <w:tcPr>
            <w:tcW w:w="0" w:type="auto"/>
            <w:tcMar/>
          </w:tcPr>
          <w:p w:rsidR="00CA7A9A" w:rsidP="00CA7A9A" w:rsidRDefault="00CA7A9A" w14:paraId="7455EA16" w14:textId="4634D6F0">
            <w:pPr>
              <w:rPr>
                <w:rFonts w:cs="Arial"/>
                <w:b/>
                <w:sz w:val="20"/>
              </w:rPr>
            </w:pPr>
            <w:r w:rsidRPr="00CA7A9A">
              <w:rPr>
                <w:rFonts w:cs="Arial"/>
              </w:rPr>
              <w:t>Modified changes for 16.1 PI release.</w:t>
            </w:r>
          </w:p>
        </w:tc>
      </w:tr>
      <w:tr w:rsidR="007371DC" w:rsidTr="0764CD8C" w14:paraId="3D7803D0" w14:textId="77777777">
        <w:tc>
          <w:tcPr>
            <w:tcW w:w="0" w:type="auto"/>
            <w:tcMar/>
          </w:tcPr>
          <w:p w:rsidR="00CA7A9A" w:rsidP="00CA7A9A" w:rsidRDefault="00CA7A9A" w14:paraId="358A50FB" w14:textId="1C120D56">
            <w:pPr>
              <w:rPr>
                <w:rFonts w:cs="Arial"/>
                <w:b/>
                <w:sz w:val="20"/>
              </w:rPr>
            </w:pPr>
            <w:r w:rsidRPr="00CA7A9A">
              <w:rPr>
                <w:rFonts w:cs="Arial"/>
              </w:rPr>
              <w:t>1.6</w:t>
            </w:r>
          </w:p>
        </w:tc>
        <w:tc>
          <w:tcPr>
            <w:tcW w:w="0" w:type="auto"/>
            <w:tcMar/>
          </w:tcPr>
          <w:p w:rsidR="00CA7A9A" w:rsidP="00CA7A9A" w:rsidRDefault="00CA7A9A" w14:paraId="1651732B" w14:textId="7B964AEB">
            <w:pPr>
              <w:rPr>
                <w:rFonts w:cs="Arial"/>
                <w:b/>
                <w:sz w:val="20"/>
              </w:rPr>
            </w:pPr>
            <w:r w:rsidRPr="00CA7A9A">
              <w:rPr>
                <w:rFonts w:cs="Arial"/>
              </w:rPr>
              <w:t>27-04-2016</w:t>
            </w:r>
          </w:p>
        </w:tc>
        <w:tc>
          <w:tcPr>
            <w:tcW w:w="0" w:type="auto"/>
            <w:tcMar/>
          </w:tcPr>
          <w:p w:rsidR="00CA7A9A" w:rsidP="00CA7A9A" w:rsidRDefault="00CA7A9A" w14:paraId="4DBC051F" w14:textId="4FC51FCB">
            <w:pPr>
              <w:rPr>
                <w:rFonts w:cs="Arial"/>
                <w:b/>
                <w:sz w:val="20"/>
              </w:rPr>
            </w:pPr>
            <w:r w:rsidRPr="00CA7A9A">
              <w:rPr>
                <w:rFonts w:cs="Arial"/>
              </w:rPr>
              <w:t>Ritesh Jha</w:t>
            </w:r>
          </w:p>
        </w:tc>
        <w:tc>
          <w:tcPr>
            <w:tcW w:w="0" w:type="auto"/>
            <w:tcMar/>
          </w:tcPr>
          <w:p w:rsidR="00CA7A9A" w:rsidP="00CA7A9A" w:rsidRDefault="00CA7A9A" w14:paraId="411D618F" w14:textId="5861837D">
            <w:pPr>
              <w:rPr>
                <w:rFonts w:cs="Arial"/>
                <w:b/>
                <w:sz w:val="20"/>
              </w:rPr>
            </w:pPr>
            <w:r w:rsidRPr="00CA7A9A">
              <w:rPr>
                <w:rFonts w:cs="Arial"/>
              </w:rPr>
              <w:t>All</w:t>
            </w:r>
          </w:p>
        </w:tc>
        <w:tc>
          <w:tcPr>
            <w:tcW w:w="0" w:type="auto"/>
            <w:tcMar/>
          </w:tcPr>
          <w:p w:rsidR="00CA7A9A" w:rsidP="00CA7A9A" w:rsidRDefault="00CA7A9A" w14:paraId="1F3488FD" w14:textId="2FFE3CF6">
            <w:pPr>
              <w:rPr>
                <w:rFonts w:cs="Arial"/>
                <w:b/>
                <w:sz w:val="20"/>
              </w:rPr>
            </w:pPr>
            <w:r w:rsidRPr="00CA7A9A">
              <w:rPr>
                <w:rFonts w:cs="Arial"/>
              </w:rPr>
              <w:t>HotFix on v4.1.0 (16.1 PI). URL formation logic is changed for FAQ</w:t>
            </w:r>
          </w:p>
        </w:tc>
      </w:tr>
      <w:tr w:rsidR="007371DC" w:rsidTr="0764CD8C" w14:paraId="48A73BAB" w14:textId="77777777">
        <w:tc>
          <w:tcPr>
            <w:tcW w:w="0" w:type="auto"/>
            <w:tcMar/>
          </w:tcPr>
          <w:p w:rsidR="00CA7A9A" w:rsidP="00CA7A9A" w:rsidRDefault="00CA7A9A" w14:paraId="40371B5A" w14:textId="51A74EBA">
            <w:pPr>
              <w:rPr>
                <w:rFonts w:cs="Arial"/>
                <w:b/>
                <w:sz w:val="20"/>
              </w:rPr>
            </w:pPr>
            <w:r w:rsidRPr="00CA7A9A">
              <w:rPr>
                <w:rFonts w:cs="Arial"/>
              </w:rPr>
              <w:t>1.7</w:t>
            </w:r>
          </w:p>
        </w:tc>
        <w:tc>
          <w:tcPr>
            <w:tcW w:w="0" w:type="auto"/>
            <w:tcMar/>
          </w:tcPr>
          <w:p w:rsidR="00CA7A9A" w:rsidP="00CA7A9A" w:rsidRDefault="00CA7A9A" w14:paraId="1D212EE7" w14:textId="1A8408BE">
            <w:pPr>
              <w:rPr>
                <w:rFonts w:cs="Arial"/>
                <w:b/>
                <w:sz w:val="20"/>
              </w:rPr>
            </w:pPr>
            <w:r w:rsidRPr="00CA7A9A">
              <w:rPr>
                <w:rFonts w:cs="Arial"/>
              </w:rPr>
              <w:t>16-05-2016</w:t>
            </w:r>
          </w:p>
        </w:tc>
        <w:tc>
          <w:tcPr>
            <w:tcW w:w="0" w:type="auto"/>
            <w:tcMar/>
          </w:tcPr>
          <w:p w:rsidR="00CA7A9A" w:rsidP="00CA7A9A" w:rsidRDefault="00CA7A9A" w14:paraId="1D111A47" w14:textId="56502C53">
            <w:pPr>
              <w:rPr>
                <w:rFonts w:cs="Arial"/>
                <w:b/>
                <w:sz w:val="20"/>
              </w:rPr>
            </w:pPr>
            <w:r w:rsidRPr="00CA7A9A">
              <w:rPr>
                <w:rFonts w:cs="Arial"/>
              </w:rPr>
              <w:t>Ritesh Jha</w:t>
            </w:r>
          </w:p>
        </w:tc>
        <w:tc>
          <w:tcPr>
            <w:tcW w:w="0" w:type="auto"/>
            <w:tcMar/>
          </w:tcPr>
          <w:p w:rsidR="00CA7A9A" w:rsidP="00CA7A9A" w:rsidRDefault="00CA7A9A" w14:paraId="3429DEC6" w14:textId="5CC15B0B">
            <w:pPr>
              <w:rPr>
                <w:rFonts w:cs="Arial"/>
                <w:b/>
                <w:sz w:val="20"/>
              </w:rPr>
            </w:pPr>
            <w:r w:rsidRPr="00CA7A9A">
              <w:rPr>
                <w:rFonts w:cs="Arial"/>
              </w:rPr>
              <w:t>All</w:t>
            </w:r>
          </w:p>
        </w:tc>
        <w:tc>
          <w:tcPr>
            <w:tcW w:w="0" w:type="auto"/>
            <w:tcMar/>
          </w:tcPr>
          <w:p w:rsidR="00CA7A9A" w:rsidP="00CA7A9A" w:rsidRDefault="00CA7A9A" w14:paraId="4554289F" w14:textId="00CEAE9C">
            <w:pPr>
              <w:rPr>
                <w:rFonts w:cs="Arial"/>
                <w:b/>
                <w:sz w:val="20"/>
              </w:rPr>
            </w:pPr>
            <w:r w:rsidRPr="00CA7A9A">
              <w:rPr>
                <w:rFonts w:cs="Arial"/>
              </w:rPr>
              <w:t>InApp FAQ feature</w:t>
            </w:r>
          </w:p>
        </w:tc>
      </w:tr>
      <w:tr w:rsidR="007371DC" w:rsidTr="0764CD8C" w14:paraId="224730CC" w14:textId="77777777">
        <w:tc>
          <w:tcPr>
            <w:tcW w:w="0" w:type="auto"/>
            <w:tcMar/>
          </w:tcPr>
          <w:p w:rsidR="000737E2" w:rsidP="000737E2" w:rsidRDefault="000737E2" w14:paraId="52A8FC24" w14:textId="43972F21">
            <w:pPr>
              <w:rPr>
                <w:rFonts w:cs="Arial"/>
                <w:b/>
                <w:sz w:val="20"/>
              </w:rPr>
            </w:pPr>
            <w:r w:rsidRPr="00CA7A9A">
              <w:rPr>
                <w:rFonts w:cs="Arial"/>
              </w:rPr>
              <w:t>1.8</w:t>
            </w:r>
          </w:p>
        </w:tc>
        <w:tc>
          <w:tcPr>
            <w:tcW w:w="0" w:type="auto"/>
            <w:tcMar/>
          </w:tcPr>
          <w:p w:rsidR="000737E2" w:rsidP="000737E2" w:rsidRDefault="000737E2" w14:paraId="37DDD5EF" w14:textId="19F7E3C6">
            <w:pPr>
              <w:rPr>
                <w:rFonts w:cs="Arial"/>
                <w:b/>
                <w:sz w:val="20"/>
              </w:rPr>
            </w:pPr>
            <w:r w:rsidRPr="00CA7A9A">
              <w:rPr>
                <w:rFonts w:cs="Arial"/>
              </w:rPr>
              <w:t>06-07-2016</w:t>
            </w:r>
          </w:p>
        </w:tc>
        <w:tc>
          <w:tcPr>
            <w:tcW w:w="0" w:type="auto"/>
            <w:tcMar/>
          </w:tcPr>
          <w:p w:rsidR="000737E2" w:rsidP="000737E2" w:rsidRDefault="000737E2" w14:paraId="5464F808" w14:textId="55E9F427">
            <w:pPr>
              <w:rPr>
                <w:rFonts w:cs="Arial"/>
                <w:b/>
                <w:sz w:val="20"/>
              </w:rPr>
            </w:pPr>
            <w:r w:rsidRPr="00CA7A9A">
              <w:rPr>
                <w:rFonts w:cs="Arial"/>
              </w:rPr>
              <w:t>Naveen AH</w:t>
            </w:r>
          </w:p>
        </w:tc>
        <w:tc>
          <w:tcPr>
            <w:tcW w:w="0" w:type="auto"/>
            <w:tcMar/>
          </w:tcPr>
          <w:p w:rsidR="000737E2" w:rsidP="000737E2" w:rsidRDefault="000737E2" w14:paraId="408C2C50" w14:textId="0B48521D">
            <w:pPr>
              <w:rPr>
                <w:rFonts w:cs="Arial"/>
                <w:b/>
                <w:sz w:val="20"/>
              </w:rPr>
            </w:pPr>
            <w:r w:rsidRPr="00CA7A9A">
              <w:rPr>
                <w:rFonts w:cs="Arial"/>
              </w:rPr>
              <w:t>Library Integrating,</w:t>
            </w:r>
            <w:r w:rsidRPr="00CA7A9A">
              <w:rPr>
                <w:rFonts w:cs="Arial"/>
              </w:rPr>
              <w:br/>
            </w:r>
            <w:r w:rsidRPr="00CA7A9A">
              <w:rPr>
                <w:rFonts w:cs="Arial"/>
              </w:rPr>
              <w:t>Proguard Rules</w:t>
            </w:r>
          </w:p>
        </w:tc>
        <w:tc>
          <w:tcPr>
            <w:tcW w:w="0" w:type="auto"/>
            <w:tcMar/>
          </w:tcPr>
          <w:p w:rsidR="000737E2" w:rsidP="000737E2" w:rsidRDefault="000737E2" w14:paraId="5C8CD7FF" w14:textId="7082E31F">
            <w:pPr>
              <w:rPr>
                <w:rFonts w:cs="Arial"/>
                <w:b/>
                <w:sz w:val="20"/>
              </w:rPr>
            </w:pPr>
            <w:r w:rsidRPr="00CA7A9A">
              <w:rPr>
                <w:rFonts w:cs="Arial"/>
              </w:rPr>
              <w:t>Developer Mode Support</w:t>
            </w:r>
          </w:p>
        </w:tc>
      </w:tr>
      <w:tr w:rsidR="007371DC" w:rsidTr="0764CD8C" w14:paraId="493CB220" w14:textId="77777777">
        <w:tc>
          <w:tcPr>
            <w:tcW w:w="0" w:type="auto"/>
            <w:tcMar/>
          </w:tcPr>
          <w:p w:rsidR="000737E2" w:rsidP="000737E2" w:rsidRDefault="000737E2" w14:paraId="2027CFD0" w14:textId="7704D34F">
            <w:pPr>
              <w:rPr>
                <w:rFonts w:cs="Arial"/>
                <w:b/>
                <w:sz w:val="20"/>
              </w:rPr>
            </w:pPr>
            <w:r w:rsidRPr="00CA7A9A">
              <w:rPr>
                <w:rFonts w:cs="Arial"/>
              </w:rPr>
              <w:t>1.9</w:t>
            </w:r>
          </w:p>
        </w:tc>
        <w:tc>
          <w:tcPr>
            <w:tcW w:w="0" w:type="auto"/>
            <w:tcMar/>
          </w:tcPr>
          <w:p w:rsidR="000737E2" w:rsidP="000737E2" w:rsidRDefault="000737E2" w14:paraId="325C1FE7" w14:textId="0F2B7FEE">
            <w:pPr>
              <w:rPr>
                <w:rFonts w:cs="Arial"/>
                <w:b/>
                <w:sz w:val="20"/>
              </w:rPr>
            </w:pPr>
            <w:r w:rsidRPr="00CA7A9A">
              <w:rPr>
                <w:rFonts w:cs="Arial"/>
              </w:rPr>
              <w:t>22/06/2016</w:t>
            </w:r>
          </w:p>
        </w:tc>
        <w:tc>
          <w:tcPr>
            <w:tcW w:w="0" w:type="auto"/>
            <w:tcMar/>
          </w:tcPr>
          <w:p w:rsidR="000737E2" w:rsidP="000737E2" w:rsidRDefault="000737E2" w14:paraId="1340A362" w14:textId="12D77540">
            <w:pPr>
              <w:rPr>
                <w:rFonts w:cs="Arial"/>
                <w:b/>
                <w:sz w:val="20"/>
              </w:rPr>
            </w:pPr>
            <w:r w:rsidRPr="00CA7A9A">
              <w:rPr>
                <w:rFonts w:cs="Arial"/>
              </w:rPr>
              <w:t>Naveen AH</w:t>
            </w:r>
          </w:p>
        </w:tc>
        <w:tc>
          <w:tcPr>
            <w:tcW w:w="0" w:type="auto"/>
            <w:tcMar/>
          </w:tcPr>
          <w:p w:rsidR="000737E2" w:rsidP="000737E2" w:rsidRDefault="000737E2" w14:paraId="31C89E80" w14:textId="6EB9DD08">
            <w:pPr>
              <w:rPr>
                <w:rFonts w:cs="Arial"/>
                <w:b/>
                <w:sz w:val="20"/>
              </w:rPr>
            </w:pPr>
            <w:r w:rsidRPr="00CA7A9A">
              <w:rPr>
                <w:rFonts w:cs="Arial"/>
              </w:rPr>
              <w:t>None</w:t>
            </w:r>
          </w:p>
        </w:tc>
        <w:tc>
          <w:tcPr>
            <w:tcW w:w="0" w:type="auto"/>
            <w:tcMar/>
          </w:tcPr>
          <w:p w:rsidR="000737E2" w:rsidP="000737E2" w:rsidRDefault="000737E2" w14:paraId="78755B4E" w14:textId="6B61725E">
            <w:pPr>
              <w:rPr>
                <w:rFonts w:cs="Arial"/>
                <w:b/>
                <w:sz w:val="20"/>
              </w:rPr>
            </w:pPr>
            <w:r w:rsidRPr="00CA7A9A">
              <w:rPr>
                <w:rFonts w:cs="Arial"/>
              </w:rPr>
              <w:t>Bug Fixing, Category &amp; Subcategory fix.</w:t>
            </w:r>
          </w:p>
        </w:tc>
      </w:tr>
      <w:tr w:rsidR="007371DC" w:rsidTr="0764CD8C" w14:paraId="19918114" w14:textId="77777777">
        <w:tc>
          <w:tcPr>
            <w:tcW w:w="0" w:type="auto"/>
            <w:tcMar/>
          </w:tcPr>
          <w:p w:rsidR="000737E2" w:rsidP="000737E2" w:rsidRDefault="000737E2" w14:paraId="388A59F4" w14:textId="38C13FB9">
            <w:pPr>
              <w:rPr>
                <w:rFonts w:cs="Arial"/>
                <w:b/>
                <w:sz w:val="20"/>
              </w:rPr>
            </w:pPr>
            <w:r w:rsidRPr="00CA7A9A">
              <w:rPr>
                <w:rFonts w:cs="Arial"/>
              </w:rPr>
              <w:t>2.0</w:t>
            </w:r>
          </w:p>
        </w:tc>
        <w:tc>
          <w:tcPr>
            <w:tcW w:w="0" w:type="auto"/>
            <w:tcMar/>
          </w:tcPr>
          <w:p w:rsidR="000737E2" w:rsidP="000737E2" w:rsidRDefault="000737E2" w14:paraId="2EA9C7CC" w14:textId="68B65F31">
            <w:pPr>
              <w:rPr>
                <w:rFonts w:cs="Arial"/>
                <w:b/>
                <w:sz w:val="20"/>
              </w:rPr>
            </w:pPr>
            <w:r w:rsidRPr="00CA7A9A">
              <w:rPr>
                <w:rFonts w:cs="Arial"/>
              </w:rPr>
              <w:t>20/07/2016</w:t>
            </w:r>
          </w:p>
        </w:tc>
        <w:tc>
          <w:tcPr>
            <w:tcW w:w="0" w:type="auto"/>
            <w:tcMar/>
          </w:tcPr>
          <w:p w:rsidR="000737E2" w:rsidP="000737E2" w:rsidRDefault="000737E2" w14:paraId="4262B500" w14:textId="376EC37A">
            <w:pPr>
              <w:rPr>
                <w:rFonts w:cs="Arial"/>
                <w:b/>
                <w:sz w:val="20"/>
              </w:rPr>
            </w:pPr>
            <w:r w:rsidRPr="00CA7A9A">
              <w:rPr>
                <w:rFonts w:cs="Arial"/>
              </w:rPr>
              <w:t>Naveen AH</w:t>
            </w:r>
          </w:p>
        </w:tc>
        <w:tc>
          <w:tcPr>
            <w:tcW w:w="0" w:type="auto"/>
            <w:tcMar/>
          </w:tcPr>
          <w:p w:rsidR="000737E2" w:rsidP="000737E2" w:rsidRDefault="000737E2" w14:paraId="5FC69D4F" w14:textId="2F4DEFA5">
            <w:pPr>
              <w:rPr>
                <w:rFonts w:cs="Arial"/>
                <w:b/>
                <w:sz w:val="20"/>
              </w:rPr>
            </w:pPr>
            <w:r w:rsidRPr="00CA7A9A">
              <w:rPr>
                <w:rFonts w:cs="Arial"/>
              </w:rPr>
              <w:t>Library Integration &amp; Progaurd</w:t>
            </w:r>
          </w:p>
        </w:tc>
        <w:tc>
          <w:tcPr>
            <w:tcW w:w="0" w:type="auto"/>
            <w:tcMar/>
          </w:tcPr>
          <w:p w:rsidR="000737E2" w:rsidP="000737E2" w:rsidRDefault="000737E2" w14:paraId="618DD782" w14:textId="5BEF5BFD">
            <w:pPr>
              <w:rPr>
                <w:rFonts w:cs="Arial"/>
                <w:b/>
                <w:sz w:val="20"/>
              </w:rPr>
            </w:pPr>
            <w:r w:rsidRPr="00CA7A9A">
              <w:rPr>
                <w:rFonts w:cs="Arial"/>
              </w:rPr>
              <w:t>APPInfra Component Integration.</w:t>
            </w:r>
            <w:r w:rsidRPr="00CA7A9A">
              <w:rPr>
                <w:rFonts w:cs="Arial"/>
              </w:rPr>
              <w:br/>
            </w:r>
            <w:r w:rsidRPr="00CA7A9A">
              <w:rPr>
                <w:rFonts w:cs="Arial"/>
              </w:rPr>
              <w:t>Volley library removal.</w:t>
            </w:r>
            <w:r w:rsidRPr="00CA7A9A">
              <w:rPr>
                <w:rFonts w:cs="Arial"/>
              </w:rPr>
              <w:br/>
            </w:r>
            <w:r w:rsidRPr="00CA7A9A">
              <w:rPr>
                <w:rFonts w:cs="Arial"/>
              </w:rPr>
              <w:t>Tagging Library Removal.</w:t>
            </w:r>
          </w:p>
        </w:tc>
      </w:tr>
      <w:tr w:rsidR="007371DC" w:rsidTr="0764CD8C" w14:paraId="41C24948" w14:textId="77777777">
        <w:tc>
          <w:tcPr>
            <w:tcW w:w="0" w:type="auto"/>
            <w:tcMar/>
          </w:tcPr>
          <w:p w:rsidR="000737E2" w:rsidP="000737E2" w:rsidRDefault="000737E2" w14:paraId="7E11907D" w14:textId="3B77303F">
            <w:pPr>
              <w:rPr>
                <w:rFonts w:cs="Arial"/>
                <w:b/>
                <w:sz w:val="20"/>
              </w:rPr>
            </w:pPr>
            <w:r w:rsidRPr="00CA7A9A">
              <w:rPr>
                <w:rFonts w:cs="Arial"/>
              </w:rPr>
              <w:t>2.1</w:t>
            </w:r>
          </w:p>
        </w:tc>
        <w:tc>
          <w:tcPr>
            <w:tcW w:w="0" w:type="auto"/>
            <w:tcMar/>
          </w:tcPr>
          <w:p w:rsidR="000737E2" w:rsidP="000737E2" w:rsidRDefault="000737E2" w14:paraId="02E0FC68" w14:textId="6682B45B">
            <w:pPr>
              <w:rPr>
                <w:rFonts w:cs="Arial"/>
                <w:b/>
                <w:sz w:val="20"/>
              </w:rPr>
            </w:pPr>
            <w:r w:rsidRPr="00CA7A9A">
              <w:rPr>
                <w:rFonts w:cs="Arial"/>
              </w:rPr>
              <w:t>30/09/2016</w:t>
            </w:r>
          </w:p>
        </w:tc>
        <w:tc>
          <w:tcPr>
            <w:tcW w:w="0" w:type="auto"/>
            <w:tcMar/>
          </w:tcPr>
          <w:p w:rsidR="000737E2" w:rsidP="000737E2" w:rsidRDefault="000737E2" w14:paraId="0C3FD1F7" w14:textId="3F4DEE3C">
            <w:pPr>
              <w:rPr>
                <w:rFonts w:cs="Arial"/>
                <w:b/>
                <w:sz w:val="20"/>
              </w:rPr>
            </w:pPr>
            <w:r w:rsidRPr="00CA7A9A">
              <w:rPr>
                <w:rFonts w:cs="Arial"/>
              </w:rPr>
              <w:t>Sampath kumar</w:t>
            </w:r>
          </w:p>
        </w:tc>
        <w:tc>
          <w:tcPr>
            <w:tcW w:w="0" w:type="auto"/>
            <w:tcMar/>
          </w:tcPr>
          <w:p w:rsidR="000737E2" w:rsidP="000737E2" w:rsidRDefault="000737E2" w14:paraId="07669C58" w14:textId="2BB95235">
            <w:pPr>
              <w:rPr>
                <w:rFonts w:cs="Arial"/>
                <w:b/>
                <w:sz w:val="20"/>
              </w:rPr>
            </w:pPr>
            <w:r w:rsidRPr="00CA7A9A">
              <w:rPr>
                <w:rFonts w:cs="Arial"/>
              </w:rPr>
              <w:t>All</w:t>
            </w:r>
          </w:p>
        </w:tc>
        <w:tc>
          <w:tcPr>
            <w:tcW w:w="0" w:type="auto"/>
            <w:tcMar/>
          </w:tcPr>
          <w:p w:rsidR="000737E2" w:rsidP="000737E2" w:rsidRDefault="000737E2" w14:paraId="06889B81" w14:textId="7F938FFF">
            <w:pPr>
              <w:rPr>
                <w:rFonts w:cs="Arial"/>
                <w:b/>
                <w:sz w:val="20"/>
              </w:rPr>
            </w:pPr>
            <w:r w:rsidRPr="00CA7A9A">
              <w:rPr>
                <w:rFonts w:cs="Arial"/>
              </w:rPr>
              <w:t>OneRoofChanges, bug fixes</w:t>
            </w:r>
          </w:p>
        </w:tc>
      </w:tr>
      <w:tr w:rsidR="007371DC" w:rsidTr="0764CD8C" w14:paraId="09AC03E4" w14:textId="77777777">
        <w:tc>
          <w:tcPr>
            <w:tcW w:w="0" w:type="auto"/>
            <w:tcMar/>
          </w:tcPr>
          <w:p w:rsidR="000737E2" w:rsidP="000737E2" w:rsidRDefault="000737E2" w14:paraId="5582228B" w14:textId="6887E3C0">
            <w:pPr>
              <w:rPr>
                <w:rFonts w:cs="Arial"/>
                <w:b/>
                <w:sz w:val="20"/>
              </w:rPr>
            </w:pPr>
            <w:r w:rsidRPr="00CA7A9A">
              <w:rPr>
                <w:rFonts w:cs="Arial"/>
              </w:rPr>
              <w:t>2.2</w:t>
            </w:r>
          </w:p>
        </w:tc>
        <w:tc>
          <w:tcPr>
            <w:tcW w:w="0" w:type="auto"/>
            <w:tcMar/>
          </w:tcPr>
          <w:p w:rsidR="000737E2" w:rsidP="000737E2" w:rsidRDefault="000737E2" w14:paraId="7C73FF6A" w14:textId="4039250D">
            <w:pPr>
              <w:rPr>
                <w:rFonts w:cs="Arial"/>
                <w:b/>
                <w:sz w:val="20"/>
              </w:rPr>
            </w:pPr>
            <w:r w:rsidRPr="00CA7A9A">
              <w:rPr>
                <w:rFonts w:cs="Arial"/>
              </w:rPr>
              <w:t>29/11/2016</w:t>
            </w:r>
          </w:p>
        </w:tc>
        <w:tc>
          <w:tcPr>
            <w:tcW w:w="0" w:type="auto"/>
            <w:tcMar/>
          </w:tcPr>
          <w:p w:rsidR="000737E2" w:rsidP="000737E2" w:rsidRDefault="000737E2" w14:paraId="091A8C4F" w14:textId="6B4F3791">
            <w:pPr>
              <w:rPr>
                <w:rFonts w:cs="Arial"/>
                <w:b/>
                <w:sz w:val="20"/>
              </w:rPr>
            </w:pPr>
            <w:r w:rsidRPr="00CA7A9A">
              <w:rPr>
                <w:rFonts w:cs="Arial"/>
              </w:rPr>
              <w:t>Sampath kumar</w:t>
            </w:r>
          </w:p>
        </w:tc>
        <w:tc>
          <w:tcPr>
            <w:tcW w:w="0" w:type="auto"/>
            <w:tcMar/>
          </w:tcPr>
          <w:p w:rsidR="000737E2" w:rsidP="000737E2" w:rsidRDefault="000737E2" w14:paraId="5A855D7B" w14:textId="59139954">
            <w:pPr>
              <w:rPr>
                <w:rFonts w:cs="Arial"/>
                <w:b/>
                <w:sz w:val="20"/>
              </w:rPr>
            </w:pPr>
            <w:r w:rsidRPr="00CA7A9A">
              <w:rPr>
                <w:rFonts w:cs="Arial"/>
              </w:rPr>
              <w:t>All</w:t>
            </w:r>
          </w:p>
        </w:tc>
        <w:tc>
          <w:tcPr>
            <w:tcW w:w="0" w:type="auto"/>
            <w:tcMar/>
          </w:tcPr>
          <w:p w:rsidR="000737E2" w:rsidP="000737E2" w:rsidRDefault="000737E2" w14:paraId="49602D05" w14:textId="5FEE1BD5">
            <w:pPr>
              <w:rPr>
                <w:rFonts w:cs="Arial"/>
                <w:b/>
                <w:sz w:val="20"/>
              </w:rPr>
            </w:pPr>
            <w:r w:rsidRPr="00CA7A9A">
              <w:rPr>
                <w:rFonts w:cs="Arial"/>
              </w:rPr>
              <w:t>Android N changes, Memory leak fixes</w:t>
            </w:r>
          </w:p>
        </w:tc>
      </w:tr>
      <w:tr w:rsidR="007371DC" w:rsidTr="0764CD8C" w14:paraId="58B2DE2D" w14:textId="77777777">
        <w:tc>
          <w:tcPr>
            <w:tcW w:w="0" w:type="auto"/>
            <w:tcMar/>
          </w:tcPr>
          <w:p w:rsidR="000737E2" w:rsidP="000737E2" w:rsidRDefault="000737E2" w14:paraId="271E0AF6" w14:textId="3983D52D">
            <w:pPr>
              <w:rPr>
                <w:rFonts w:cs="Arial"/>
                <w:b/>
                <w:sz w:val="20"/>
              </w:rPr>
            </w:pPr>
            <w:r w:rsidRPr="00CA7A9A">
              <w:rPr>
                <w:rFonts w:cs="Arial"/>
              </w:rPr>
              <w:t>2.3</w:t>
            </w:r>
          </w:p>
        </w:tc>
        <w:tc>
          <w:tcPr>
            <w:tcW w:w="0" w:type="auto"/>
            <w:tcMar/>
          </w:tcPr>
          <w:p w:rsidR="000737E2" w:rsidP="000737E2" w:rsidRDefault="000737E2" w14:paraId="46973DA2" w14:textId="1195FD89">
            <w:pPr>
              <w:rPr>
                <w:rFonts w:cs="Arial"/>
                <w:b/>
                <w:sz w:val="20"/>
              </w:rPr>
            </w:pPr>
            <w:r w:rsidRPr="00CA7A9A">
              <w:rPr>
                <w:rFonts w:cs="Arial"/>
              </w:rPr>
              <w:t>10/02/2017</w:t>
            </w:r>
          </w:p>
        </w:tc>
        <w:tc>
          <w:tcPr>
            <w:tcW w:w="0" w:type="auto"/>
            <w:tcMar/>
          </w:tcPr>
          <w:p w:rsidR="000737E2" w:rsidP="000737E2" w:rsidRDefault="000737E2" w14:paraId="33244785" w14:textId="422C309C">
            <w:pPr>
              <w:rPr>
                <w:rFonts w:cs="Arial"/>
                <w:b/>
                <w:sz w:val="20"/>
              </w:rPr>
            </w:pPr>
            <w:r w:rsidRPr="00CA7A9A">
              <w:rPr>
                <w:rFonts w:cs="Arial"/>
              </w:rPr>
              <w:t>Sampath Kumar</w:t>
            </w:r>
          </w:p>
        </w:tc>
        <w:tc>
          <w:tcPr>
            <w:tcW w:w="0" w:type="auto"/>
            <w:tcMar/>
          </w:tcPr>
          <w:p w:rsidR="000737E2" w:rsidP="000737E2" w:rsidRDefault="000737E2" w14:paraId="11D880BA" w14:textId="3451A139">
            <w:pPr>
              <w:rPr>
                <w:rFonts w:cs="Arial"/>
                <w:b/>
                <w:sz w:val="20"/>
              </w:rPr>
            </w:pPr>
            <w:r w:rsidRPr="00CA7A9A">
              <w:rPr>
                <w:rFonts w:cs="Arial"/>
              </w:rPr>
              <w:t>All</w:t>
            </w:r>
          </w:p>
        </w:tc>
        <w:tc>
          <w:tcPr>
            <w:tcW w:w="0" w:type="auto"/>
            <w:tcMar/>
          </w:tcPr>
          <w:p w:rsidR="000737E2" w:rsidP="000737E2" w:rsidRDefault="000737E2" w14:paraId="39CF1705" w14:textId="3AA2C54C">
            <w:pPr>
              <w:rPr>
                <w:rFonts w:cs="Arial"/>
                <w:b/>
                <w:sz w:val="20"/>
              </w:rPr>
            </w:pPr>
            <w:r w:rsidRPr="00CA7A9A">
              <w:rPr>
                <w:rFonts w:cs="Arial"/>
              </w:rPr>
              <w:t>Service discovery integration, China support, Memory leak fixes</w:t>
            </w:r>
          </w:p>
        </w:tc>
      </w:tr>
      <w:tr w:rsidR="007371DC" w:rsidTr="0764CD8C" w14:paraId="7B0C3E76" w14:textId="77777777">
        <w:tc>
          <w:tcPr>
            <w:tcW w:w="0" w:type="auto"/>
            <w:tcMar/>
          </w:tcPr>
          <w:p w:rsidR="000737E2" w:rsidP="000737E2" w:rsidRDefault="000737E2" w14:paraId="61024980" w14:textId="2305A7E5">
            <w:pPr>
              <w:rPr>
                <w:rFonts w:cs="Arial"/>
                <w:b/>
                <w:sz w:val="20"/>
              </w:rPr>
            </w:pPr>
            <w:r w:rsidRPr="00CA7A9A">
              <w:rPr>
                <w:rFonts w:cs="Arial"/>
              </w:rPr>
              <w:t>2.4</w:t>
            </w:r>
          </w:p>
        </w:tc>
        <w:tc>
          <w:tcPr>
            <w:tcW w:w="0" w:type="auto"/>
            <w:tcMar/>
          </w:tcPr>
          <w:p w:rsidR="000737E2" w:rsidP="000737E2" w:rsidRDefault="000737E2" w14:paraId="2FCA9595" w14:textId="2B06D356">
            <w:pPr>
              <w:rPr>
                <w:rFonts w:cs="Arial"/>
                <w:b/>
                <w:sz w:val="20"/>
              </w:rPr>
            </w:pPr>
            <w:r w:rsidRPr="00CA7A9A">
              <w:rPr>
                <w:rFonts w:cs="Arial"/>
              </w:rPr>
              <w:t>20/03/2017</w:t>
            </w:r>
          </w:p>
        </w:tc>
        <w:tc>
          <w:tcPr>
            <w:tcW w:w="0" w:type="auto"/>
            <w:tcMar/>
          </w:tcPr>
          <w:p w:rsidR="000737E2" w:rsidP="000737E2" w:rsidRDefault="000737E2" w14:paraId="09D9460E" w14:textId="3FE6473C">
            <w:pPr>
              <w:rPr>
                <w:rFonts w:cs="Arial"/>
                <w:b/>
                <w:sz w:val="20"/>
              </w:rPr>
            </w:pPr>
            <w:r w:rsidRPr="00CA7A9A">
              <w:rPr>
                <w:rFonts w:cs="Arial"/>
              </w:rPr>
              <w:t>Sampath Kumar</w:t>
            </w:r>
          </w:p>
        </w:tc>
        <w:tc>
          <w:tcPr>
            <w:tcW w:w="0" w:type="auto"/>
            <w:tcMar/>
          </w:tcPr>
          <w:p w:rsidR="000737E2" w:rsidP="000737E2" w:rsidRDefault="000737E2" w14:paraId="6F614127" w14:textId="00479D18">
            <w:pPr>
              <w:rPr>
                <w:rFonts w:cs="Arial"/>
                <w:b/>
                <w:sz w:val="20"/>
              </w:rPr>
            </w:pPr>
            <w:r w:rsidRPr="00CA7A9A">
              <w:rPr>
                <w:rFonts w:cs="Arial"/>
              </w:rPr>
              <w:t>All</w:t>
            </w:r>
          </w:p>
        </w:tc>
        <w:tc>
          <w:tcPr>
            <w:tcW w:w="0" w:type="auto"/>
            <w:tcMar/>
          </w:tcPr>
          <w:p w:rsidR="000737E2" w:rsidP="000737E2" w:rsidRDefault="000737E2" w14:paraId="010D6C9C" w14:textId="56626275">
            <w:pPr>
              <w:rPr>
                <w:rFonts w:cs="Arial"/>
                <w:b/>
                <w:sz w:val="20"/>
              </w:rPr>
            </w:pPr>
            <w:r w:rsidRPr="00CA7A9A">
              <w:rPr>
                <w:rFonts w:cs="Arial"/>
              </w:rPr>
              <w:t>FAQ Feature with Tutorials and Troubleshooting implemented</w:t>
            </w:r>
          </w:p>
        </w:tc>
      </w:tr>
      <w:tr w:rsidR="007371DC" w:rsidTr="0764CD8C" w14:paraId="7F10FA42" w14:textId="77777777">
        <w:trPr>
          <w:trHeight w:val="908"/>
        </w:trPr>
        <w:tc>
          <w:tcPr>
            <w:tcW w:w="0" w:type="auto"/>
            <w:tcMar/>
          </w:tcPr>
          <w:p w:rsidR="000737E2" w:rsidP="000737E2" w:rsidRDefault="000737E2" w14:paraId="1FC53200" w14:textId="552B7215">
            <w:pPr>
              <w:rPr>
                <w:rFonts w:cs="Arial"/>
                <w:b/>
                <w:sz w:val="20"/>
              </w:rPr>
            </w:pPr>
            <w:r w:rsidRPr="00CA7A9A">
              <w:rPr>
                <w:rFonts w:cs="Arial"/>
              </w:rPr>
              <w:t>2.5</w:t>
            </w:r>
          </w:p>
        </w:tc>
        <w:tc>
          <w:tcPr>
            <w:tcW w:w="0" w:type="auto"/>
            <w:tcMar/>
          </w:tcPr>
          <w:p w:rsidR="000737E2" w:rsidP="000737E2" w:rsidRDefault="000737E2" w14:paraId="6B1BF60D" w14:textId="7EC4833D">
            <w:pPr>
              <w:rPr>
                <w:rFonts w:cs="Arial"/>
                <w:b/>
                <w:sz w:val="20"/>
              </w:rPr>
            </w:pPr>
            <w:r w:rsidRPr="00CA7A9A">
              <w:rPr>
                <w:rFonts w:cs="Arial"/>
              </w:rPr>
              <w:t>27/04/2017</w:t>
            </w:r>
          </w:p>
        </w:tc>
        <w:tc>
          <w:tcPr>
            <w:tcW w:w="0" w:type="auto"/>
            <w:tcMar/>
          </w:tcPr>
          <w:p w:rsidR="000737E2" w:rsidP="000737E2" w:rsidRDefault="000737E2" w14:paraId="2ABB3893" w14:textId="53EBC5C7">
            <w:pPr>
              <w:rPr>
                <w:rFonts w:cs="Arial"/>
                <w:b/>
                <w:sz w:val="20"/>
              </w:rPr>
            </w:pPr>
            <w:r w:rsidRPr="00CA7A9A">
              <w:rPr>
                <w:rFonts w:cs="Arial"/>
              </w:rPr>
              <w:t>Sampath kumar</w:t>
            </w:r>
          </w:p>
        </w:tc>
        <w:tc>
          <w:tcPr>
            <w:tcW w:w="0" w:type="auto"/>
            <w:tcMar/>
          </w:tcPr>
          <w:p w:rsidR="000737E2" w:rsidP="000737E2" w:rsidRDefault="000737E2" w14:paraId="6B762FF3" w14:textId="77777777">
            <w:pPr>
              <w:rPr>
                <w:rFonts w:cs="Arial"/>
                <w:b/>
                <w:sz w:val="20"/>
              </w:rPr>
            </w:pPr>
          </w:p>
        </w:tc>
        <w:tc>
          <w:tcPr>
            <w:tcW w:w="0" w:type="auto"/>
            <w:tcMar/>
          </w:tcPr>
          <w:p w:rsidRPr="00CA7A9A" w:rsidR="000737E2" w:rsidP="000737E2" w:rsidRDefault="000737E2" w14:paraId="170F3EA2" w14:textId="77777777">
            <w:pPr>
              <w:rPr>
                <w:rFonts w:cs="Arial"/>
              </w:rPr>
            </w:pPr>
            <w:r w:rsidRPr="00CA7A9A">
              <w:rPr>
                <w:rFonts w:cs="Arial"/>
              </w:rPr>
              <w:t xml:space="preserve">FAQ Feature with Tutorials and Troubleshooting, </w:t>
            </w:r>
          </w:p>
          <w:p w:rsidR="000737E2" w:rsidP="000737E2" w:rsidRDefault="000737E2" w14:paraId="301A613C" w14:textId="3EE29070">
            <w:pPr>
              <w:rPr>
                <w:rFonts w:cs="Arial"/>
                <w:b/>
                <w:sz w:val="20"/>
              </w:rPr>
            </w:pPr>
            <w:r w:rsidRPr="00CA7A9A">
              <w:rPr>
                <w:rFonts w:cs="Arial"/>
              </w:rPr>
              <w:t>Defect fixes, PSRA defect fixes</w:t>
            </w:r>
          </w:p>
        </w:tc>
      </w:tr>
      <w:tr w:rsidR="007371DC" w:rsidTr="0764CD8C" w14:paraId="2D7C2D04" w14:textId="77777777">
        <w:trPr>
          <w:trHeight w:val="242"/>
        </w:trPr>
        <w:tc>
          <w:tcPr>
            <w:tcW w:w="0" w:type="auto"/>
            <w:tcMar/>
          </w:tcPr>
          <w:p w:rsidRPr="00CA7A9A" w:rsidR="005832EE" w:rsidP="000737E2" w:rsidRDefault="005832EE" w14:paraId="40AB385E" w14:textId="0FD7C5DA">
            <w:pPr>
              <w:rPr>
                <w:rFonts w:cs="Arial"/>
              </w:rPr>
            </w:pPr>
            <w:r>
              <w:rPr>
                <w:rFonts w:cs="Arial"/>
              </w:rPr>
              <w:lastRenderedPageBreak/>
              <w:t>2.6</w:t>
            </w:r>
          </w:p>
        </w:tc>
        <w:tc>
          <w:tcPr>
            <w:tcW w:w="0" w:type="auto"/>
            <w:tcMar/>
          </w:tcPr>
          <w:p w:rsidRPr="00CA7A9A" w:rsidR="005832EE" w:rsidP="000737E2" w:rsidRDefault="00C2622B" w14:paraId="039E52B5" w14:textId="2AA0D8E9">
            <w:pPr>
              <w:rPr>
                <w:rFonts w:cs="Arial"/>
              </w:rPr>
            </w:pPr>
            <w:r>
              <w:rPr>
                <w:rFonts w:cs="Arial"/>
              </w:rPr>
              <w:t>06/07</w:t>
            </w:r>
            <w:r w:rsidR="005832EE">
              <w:rPr>
                <w:rFonts w:cs="Arial"/>
              </w:rPr>
              <w:t>/2017</w:t>
            </w:r>
          </w:p>
        </w:tc>
        <w:tc>
          <w:tcPr>
            <w:tcW w:w="0" w:type="auto"/>
            <w:tcMar/>
          </w:tcPr>
          <w:p w:rsidRPr="00CA7A9A" w:rsidR="005832EE" w:rsidP="0764CD8C" w:rsidRDefault="005832EE" w14:paraId="6BD79416" w14:textId="3AD24DD4">
            <w:pPr>
              <w:rPr>
                <w:rFonts w:cs="Arial"/>
              </w:rPr>
            </w:pPr>
            <w:r>
              <w:rPr>
                <w:rFonts w:cs="Arial"/>
              </w:rPr>
              <w:t>Sampath</w:t>
            </w:r>
            <w:ins w:author="Kumar, Sampath" w:date="2017-09-14T14:50:00Z" w:id="1">
              <w:r w:rsidR="00BA1FAE">
                <w:rPr>
                  <w:rFonts w:cs="Arial"/>
                </w:rPr>
                <w:t xml:space="preserve"> kumar</w:t>
              </w:r>
            </w:ins>
          </w:p>
        </w:tc>
        <w:tc>
          <w:tcPr>
            <w:tcW w:w="0" w:type="auto"/>
            <w:tcMar/>
          </w:tcPr>
          <w:p w:rsidR="005832EE" w:rsidP="000737E2" w:rsidRDefault="00916877" w14:paraId="485901E2" w14:textId="39DA8565">
            <w:pPr>
              <w:rPr>
                <w:rFonts w:cs="Arial"/>
                <w:b/>
                <w:sz w:val="20"/>
              </w:rPr>
            </w:pPr>
            <w:r>
              <w:rPr>
                <w:rFonts w:cs="Arial"/>
                <w:b/>
                <w:sz w:val="20"/>
              </w:rPr>
              <w:t xml:space="preserve"> </w:t>
            </w:r>
          </w:p>
        </w:tc>
        <w:tc>
          <w:tcPr>
            <w:tcW w:w="0" w:type="auto"/>
            <w:tcMar/>
          </w:tcPr>
          <w:p w:rsidRPr="00CA7A9A" w:rsidR="005832EE" w:rsidP="000737E2" w:rsidRDefault="005832EE" w14:paraId="19AA188A" w14:textId="15D0703B">
            <w:pPr>
              <w:rPr>
                <w:rFonts w:cs="Arial"/>
              </w:rPr>
            </w:pPr>
            <w:r>
              <w:rPr>
                <w:rFonts w:cs="Arial"/>
              </w:rPr>
              <w:t>DemoMicroApp Changes, bug fixes</w:t>
            </w:r>
          </w:p>
        </w:tc>
      </w:tr>
      <w:tr w:rsidR="007371DC" w:rsidTr="0764CD8C" w14:paraId="62AFC71B" w14:textId="77777777">
        <w:trPr>
          <w:trHeight w:val="215"/>
          <w:ins w:author="Kumar, Sampath" w:date="2017-09-14T14:50:00Z" w:id="2"/>
        </w:trPr>
        <w:tc>
          <w:tcPr>
            <w:tcW w:w="0" w:type="auto"/>
            <w:tcMar/>
          </w:tcPr>
          <w:p w:rsidR="00BA1FAE" w:rsidP="0764CD8C" w:rsidRDefault="00BA1FAE" w14:paraId="112E8196" w14:textId="0C763047">
            <w:pPr>
              <w:rPr>
                <w:rFonts w:cs="Arial"/>
              </w:rPr>
            </w:pPr>
            <w:ins w:author="Kumar, Sampath" w:date="2017-09-14T14:50:00Z" w:id="4">
              <w:r>
                <w:rPr>
                  <w:rFonts w:cs="Arial"/>
                </w:rPr>
                <w:t>2.7</w:t>
              </w:r>
            </w:ins>
          </w:p>
        </w:tc>
        <w:tc>
          <w:tcPr>
            <w:tcW w:w="0" w:type="auto"/>
            <w:tcMar/>
          </w:tcPr>
          <w:p w:rsidR="00BA1FAE" w:rsidP="0764CD8C" w:rsidRDefault="00BA1FAE" w14:paraId="402E1E73" w14:textId="2D26C2A0" w14:noSpellErr="1">
            <w:pPr>
              <w:rPr>
                <w:rFonts w:cs="Arial"/>
              </w:rPr>
            </w:pPr>
            <w:ins w:author="Kumar, Sampath" w:date="2017-09-14T14:50:00Z" w:id="6">
              <w:r>
                <w:rPr>
                  <w:rFonts w:cs="Arial"/>
                </w:rPr>
                <w:t>14/09/2017</w:t>
              </w:r>
            </w:ins>
          </w:p>
        </w:tc>
        <w:tc>
          <w:tcPr>
            <w:tcW w:w="0" w:type="auto"/>
            <w:tcMar/>
          </w:tcPr>
          <w:p w:rsidR="00BA1FAE" w:rsidP="0764CD8C" w:rsidRDefault="00BA1FAE" w14:paraId="4452FC24" w14:textId="43053BC2">
            <w:pPr>
              <w:rPr>
                <w:rFonts w:cs="Arial"/>
              </w:rPr>
            </w:pPr>
            <w:ins w:author="Kumar, Sampath" w:date="2017-09-14T14:50:00Z" w:id="8">
              <w:r>
                <w:rPr>
                  <w:rFonts w:cs="Arial"/>
                </w:rPr>
                <w:t>Sampath kumar</w:t>
              </w:r>
            </w:ins>
          </w:p>
        </w:tc>
        <w:tc>
          <w:tcPr>
            <w:tcW w:w="0" w:type="auto"/>
            <w:tcMar/>
          </w:tcPr>
          <w:p w:rsidR="00BA1FAE" w:rsidP="000737E2" w:rsidRDefault="00916877" w14:paraId="3E9FCD2A" w14:textId="1C563235">
            <w:pPr>
              <w:rPr>
                <w:ins w:author="Kumar, Sampath" w:date="2017-09-14T14:50:00Z" w:id="9"/>
                <w:rFonts w:cs="Arial"/>
                <w:b/>
                <w:sz w:val="20"/>
              </w:rPr>
            </w:pPr>
            <w:r>
              <w:rPr>
                <w:rFonts w:cs="Arial"/>
                <w:b/>
                <w:sz w:val="20"/>
              </w:rPr>
              <w:t>Integration</w:t>
            </w:r>
            <w:r w:rsidRPr="00916877">
              <w:rPr>
                <w:rFonts w:cs="Arial"/>
                <w:b/>
                <w:sz w:val="20"/>
              </w:rPr>
              <w:t xml:space="preserve"> </w:t>
            </w:r>
            <w:r>
              <w:rPr>
                <w:rFonts w:cs="Arial"/>
                <w:b/>
                <w:sz w:val="20"/>
              </w:rPr>
              <w:t xml:space="preserve">, </w:t>
            </w:r>
            <w:r w:rsidRPr="00916877">
              <w:rPr>
                <w:rFonts w:cs="Arial"/>
                <w:b/>
                <w:sz w:val="20"/>
              </w:rPr>
              <w:t>Migration from 17.3 to 17.4 release</w:t>
            </w:r>
            <w:r>
              <w:rPr>
                <w:rFonts w:cs="Arial"/>
                <w:b/>
                <w:sz w:val="20"/>
              </w:rPr>
              <w:t xml:space="preserve">, </w:t>
            </w:r>
          </w:p>
        </w:tc>
        <w:tc>
          <w:tcPr>
            <w:tcW w:w="0" w:type="auto"/>
            <w:tcMar/>
          </w:tcPr>
          <w:p w:rsidR="00BA1FAE" w:rsidP="0764CD8C" w:rsidRDefault="00BA1FAE" w14:paraId="138EA72B" w14:textId="37E3195F">
            <w:pPr>
              <w:rPr>
                <w:rFonts w:cs="Arial"/>
              </w:rPr>
            </w:pPr>
            <w:ins w:author="Kumar, Sampath" w:date="2017-09-14T14:50:00Z" w:id="11">
              <w:r>
                <w:rPr>
                  <w:rFonts w:cs="Arial"/>
                </w:rPr>
                <w:t xml:space="preserve">DLS Support,Service discovery </w:t>
              </w:r>
            </w:ins>
            <w:r w:rsidR="007371DC">
              <w:rPr>
                <w:rFonts w:cs="Arial"/>
              </w:rPr>
              <w:t>url</w:t>
            </w:r>
            <w:ins w:author="Kumar, Sampath" w:date="2017-09-14T14:50:00Z" w:id="12">
              <w:r>
                <w:rPr>
                  <w:rFonts w:cs="Arial"/>
                </w:rPr>
                <w:t xml:space="preserve"> for FB, Twitter </w:t>
              </w:r>
            </w:ins>
            <w:r w:rsidR="007371DC">
              <w:rPr>
                <w:rFonts w:cs="Arial"/>
              </w:rPr>
              <w:t>&amp;</w:t>
            </w:r>
            <w:ins w:author="Kumar, Sampath" w:date="2017-09-14T14:50:00Z" w:id="13">
              <w:r>
                <w:rPr>
                  <w:rFonts w:cs="Arial"/>
                </w:rPr>
                <w:t xml:space="preserve"> live chat url</w:t>
              </w:r>
            </w:ins>
            <w:r w:rsidR="007371DC">
              <w:rPr>
                <w:rFonts w:cs="Arial"/>
              </w:rPr>
              <w:t>, Android O support</w:t>
            </w:r>
          </w:p>
        </w:tc>
      </w:tr>
    </w:tbl>
    <w:p w:rsidR="000737E2" w:rsidP="000737E2" w:rsidRDefault="000737E2" w14:paraId="08D526B7" w14:textId="77777777">
      <w:pPr>
        <w:rPr>
          <w:rFonts w:cs="Arial"/>
          <w:b/>
          <w:sz w:val="20"/>
        </w:rPr>
      </w:pPr>
    </w:p>
    <w:p w:rsidR="000737E2" w:rsidRDefault="000737E2" w14:paraId="164E6495" w14:textId="2BE78F9B">
      <w:pPr>
        <w:rPr>
          <w:rFonts w:cs="Arial"/>
          <w:b/>
          <w:sz w:val="20"/>
        </w:rPr>
      </w:pPr>
    </w:p>
    <w:sdt>
      <w:sdtPr>
        <w:rPr>
          <w:rFonts w:ascii="Arial" w:hAnsi="Arial" w:eastAsia="Times New Roman" w:cs="Times New Roman"/>
          <w:b w:val="0"/>
          <w:bCs w:val="0"/>
          <w:color w:val="auto"/>
          <w:sz w:val="24"/>
          <w:szCs w:val="20"/>
        </w:rPr>
        <w:id w:val="-1462098311"/>
        <w:docPartObj>
          <w:docPartGallery w:val="Table of Contents"/>
          <w:docPartUnique/>
        </w:docPartObj>
      </w:sdtPr>
      <w:sdtEndPr>
        <w:rPr>
          <w:noProof/>
        </w:rPr>
      </w:sdtEndPr>
      <w:sdtContent>
        <w:p w:rsidR="000737E2" w:rsidRDefault="000737E2" w14:paraId="34A8FBA1" w14:textId="5745A87B">
          <w:pPr>
            <w:pStyle w:val="TOCHeading"/>
          </w:pPr>
          <w:r>
            <w:t>Table of Contents</w:t>
          </w:r>
        </w:p>
        <w:p w:rsidR="00C134FB" w:rsidRDefault="000737E2" w14:paraId="5CCCE5BA" w14:textId="77777777">
          <w:pPr>
            <w:pStyle w:val="TOC1"/>
            <w:tabs>
              <w:tab w:val="left" w:pos="480"/>
              <w:tab w:val="right" w:leader="dot" w:pos="9533"/>
            </w:tabs>
            <w:rPr>
              <w:rFonts w:asciiTheme="minorHAnsi" w:hAnsiTheme="minorHAnsi" w:eastAsiaTheme="minorEastAsia" w:cstheme="minorBidi"/>
              <w:b w:val="0"/>
              <w:caps w:val="0"/>
              <w:noProof/>
              <w:sz w:val="22"/>
              <w:szCs w:val="22"/>
            </w:rPr>
          </w:pPr>
          <w:r>
            <w:fldChar w:fldCharType="begin"/>
          </w:r>
          <w:r>
            <w:instrText xml:space="preserve"> TOC \o "1-3" \h \z \u </w:instrText>
          </w:r>
          <w:r>
            <w:fldChar w:fldCharType="separate"/>
          </w:r>
          <w:hyperlink w:history="1" w:anchor="_Toc493440850">
            <w:r w:rsidRPr="00D759F1" w:rsidR="00C134FB">
              <w:rPr>
                <w:rStyle w:val="Hyperlink"/>
                <w:rFonts w:cs="Arial"/>
                <w:noProof/>
              </w:rPr>
              <w:t>1.</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INTRODUCTION</w:t>
            </w:r>
            <w:r w:rsidR="00C134FB">
              <w:rPr>
                <w:noProof/>
                <w:webHidden/>
              </w:rPr>
              <w:tab/>
            </w:r>
            <w:r w:rsidR="00C134FB">
              <w:rPr>
                <w:noProof/>
                <w:webHidden/>
              </w:rPr>
              <w:fldChar w:fldCharType="begin"/>
            </w:r>
            <w:r w:rsidR="00C134FB">
              <w:rPr>
                <w:noProof/>
                <w:webHidden/>
              </w:rPr>
              <w:instrText xml:space="preserve"> PAGEREF _Toc493440850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rsidR="00C134FB" w:rsidRDefault="00016274" w14:paraId="3B9607A2"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51">
            <w:r w:rsidRPr="00D759F1" w:rsidR="00C134FB">
              <w:rPr>
                <w:rStyle w:val="Hyperlink"/>
                <w:rFonts w:cs="Arial"/>
                <w:noProof/>
              </w:rPr>
              <w:t>2.</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INTEGRATION</w:t>
            </w:r>
            <w:r w:rsidR="00C134FB">
              <w:rPr>
                <w:noProof/>
                <w:webHidden/>
              </w:rPr>
              <w:tab/>
            </w:r>
            <w:r w:rsidR="00C134FB">
              <w:rPr>
                <w:noProof/>
                <w:webHidden/>
              </w:rPr>
              <w:fldChar w:fldCharType="begin"/>
            </w:r>
            <w:r w:rsidR="00C134FB">
              <w:rPr>
                <w:noProof/>
                <w:webHidden/>
              </w:rPr>
              <w:instrText xml:space="preserve"> PAGEREF _Toc493440851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rsidR="00C134FB" w:rsidRDefault="00016274" w14:paraId="05AF9D62" w14:textId="77777777">
          <w:pPr>
            <w:pStyle w:val="TOC2"/>
            <w:tabs>
              <w:tab w:val="left" w:pos="480"/>
              <w:tab w:val="right" w:leader="dot" w:pos="9533"/>
            </w:tabs>
            <w:rPr>
              <w:rFonts w:eastAsiaTheme="minorEastAsia" w:cstheme="minorBidi"/>
              <w:b w:val="0"/>
              <w:noProof/>
              <w:sz w:val="22"/>
              <w:szCs w:val="22"/>
            </w:rPr>
          </w:pPr>
          <w:hyperlink w:history="1" w:anchor="_Toc493440852">
            <w:r w:rsidRPr="00D759F1" w:rsidR="00C134FB">
              <w:rPr>
                <w:rStyle w:val="Hyperlink"/>
                <w:rFonts w:cs="Arial"/>
                <w:noProof/>
              </w:rPr>
              <w:t>2.1</w:t>
            </w:r>
            <w:r w:rsidR="00C134FB">
              <w:rPr>
                <w:rFonts w:eastAsiaTheme="minorEastAsia" w:cstheme="minorBidi"/>
                <w:b w:val="0"/>
                <w:noProof/>
                <w:sz w:val="22"/>
                <w:szCs w:val="22"/>
              </w:rPr>
              <w:tab/>
            </w:r>
            <w:r w:rsidRPr="00D759F1" w:rsidR="00C134FB">
              <w:rPr>
                <w:rStyle w:val="Hyperlink"/>
                <w:rFonts w:cs="Arial"/>
                <w:noProof/>
              </w:rPr>
              <w:t>Maven repository (Artifactory based) Integration</w:t>
            </w:r>
            <w:r w:rsidR="00C134FB">
              <w:rPr>
                <w:noProof/>
                <w:webHidden/>
              </w:rPr>
              <w:tab/>
            </w:r>
            <w:r w:rsidR="00C134FB">
              <w:rPr>
                <w:noProof/>
                <w:webHidden/>
              </w:rPr>
              <w:fldChar w:fldCharType="begin"/>
            </w:r>
            <w:r w:rsidR="00C134FB">
              <w:rPr>
                <w:noProof/>
                <w:webHidden/>
              </w:rPr>
              <w:instrText xml:space="preserve"> PAGEREF _Toc493440852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rsidR="00C134FB" w:rsidRDefault="00016274" w14:paraId="3D356FAD" w14:textId="77777777">
          <w:pPr>
            <w:pStyle w:val="TOC2"/>
            <w:tabs>
              <w:tab w:val="left" w:pos="480"/>
              <w:tab w:val="right" w:leader="dot" w:pos="9533"/>
            </w:tabs>
            <w:rPr>
              <w:rFonts w:eastAsiaTheme="minorEastAsia" w:cstheme="minorBidi"/>
              <w:b w:val="0"/>
              <w:noProof/>
              <w:sz w:val="22"/>
              <w:szCs w:val="22"/>
            </w:rPr>
          </w:pPr>
          <w:hyperlink w:history="1" w:anchor="_Toc493440853">
            <w:r w:rsidRPr="00D759F1" w:rsidR="00C134FB">
              <w:rPr>
                <w:rStyle w:val="Hyperlink"/>
                <w:rFonts w:cs="Arial"/>
                <w:noProof/>
              </w:rPr>
              <w:t>2.2</w:t>
            </w:r>
            <w:r w:rsidR="00C134FB">
              <w:rPr>
                <w:rFonts w:eastAsiaTheme="minorEastAsia" w:cstheme="minorBidi"/>
                <w:b w:val="0"/>
                <w:noProof/>
                <w:sz w:val="22"/>
                <w:szCs w:val="22"/>
              </w:rPr>
              <w:tab/>
            </w:r>
            <w:r w:rsidRPr="00D759F1" w:rsidR="00C134FB">
              <w:rPr>
                <w:rStyle w:val="Hyperlink"/>
                <w:rFonts w:cs="Arial"/>
                <w:noProof/>
              </w:rPr>
              <w:t>Library Integration</w:t>
            </w:r>
            <w:r w:rsidR="00C134FB">
              <w:rPr>
                <w:noProof/>
                <w:webHidden/>
              </w:rPr>
              <w:tab/>
            </w:r>
            <w:r w:rsidR="00C134FB">
              <w:rPr>
                <w:noProof/>
                <w:webHidden/>
              </w:rPr>
              <w:fldChar w:fldCharType="begin"/>
            </w:r>
            <w:r w:rsidR="00C134FB">
              <w:rPr>
                <w:noProof/>
                <w:webHidden/>
              </w:rPr>
              <w:instrText xml:space="preserve"> PAGEREF _Toc493440853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rsidR="00C134FB" w:rsidRDefault="00016274" w14:paraId="460A06BB" w14:textId="77777777">
          <w:pPr>
            <w:pStyle w:val="TOC2"/>
            <w:tabs>
              <w:tab w:val="left" w:pos="480"/>
              <w:tab w:val="right" w:leader="dot" w:pos="9533"/>
            </w:tabs>
            <w:rPr>
              <w:rFonts w:eastAsiaTheme="minorEastAsia" w:cstheme="minorBidi"/>
              <w:b w:val="0"/>
              <w:noProof/>
              <w:sz w:val="22"/>
              <w:szCs w:val="22"/>
            </w:rPr>
          </w:pPr>
          <w:hyperlink w:history="1" w:anchor="_Toc493440854">
            <w:r w:rsidRPr="00D759F1" w:rsidR="00C134FB">
              <w:rPr>
                <w:rStyle w:val="Hyperlink"/>
                <w:rFonts w:cs="Arial"/>
                <w:noProof/>
              </w:rPr>
              <w:t>2.3</w:t>
            </w:r>
            <w:r w:rsidR="00C134FB">
              <w:rPr>
                <w:rFonts w:eastAsiaTheme="minorEastAsia" w:cstheme="minorBidi"/>
                <w:b w:val="0"/>
                <w:noProof/>
                <w:sz w:val="22"/>
                <w:szCs w:val="22"/>
              </w:rPr>
              <w:tab/>
            </w:r>
            <w:r w:rsidRPr="00D759F1" w:rsidR="00C134FB">
              <w:rPr>
                <w:rStyle w:val="Hyperlink"/>
                <w:rFonts w:cs="Arial"/>
                <w:noProof/>
              </w:rPr>
              <w:t>Library versioning</w:t>
            </w:r>
            <w:r w:rsidR="00C134FB">
              <w:rPr>
                <w:noProof/>
                <w:webHidden/>
              </w:rPr>
              <w:tab/>
            </w:r>
            <w:r w:rsidR="00C134FB">
              <w:rPr>
                <w:noProof/>
                <w:webHidden/>
              </w:rPr>
              <w:fldChar w:fldCharType="begin"/>
            </w:r>
            <w:r w:rsidR="00C134FB">
              <w:rPr>
                <w:noProof/>
                <w:webHidden/>
              </w:rPr>
              <w:instrText xml:space="preserve"> PAGEREF _Toc493440854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rsidR="00C134FB" w:rsidRDefault="00016274" w14:paraId="09B10755" w14:textId="77777777">
          <w:pPr>
            <w:pStyle w:val="TOC2"/>
            <w:tabs>
              <w:tab w:val="left" w:pos="480"/>
              <w:tab w:val="right" w:leader="dot" w:pos="9533"/>
            </w:tabs>
            <w:rPr>
              <w:rFonts w:eastAsiaTheme="minorEastAsia" w:cstheme="minorBidi"/>
              <w:b w:val="0"/>
              <w:noProof/>
              <w:sz w:val="22"/>
              <w:szCs w:val="22"/>
            </w:rPr>
          </w:pPr>
          <w:hyperlink w:history="1" w:anchor="_Toc493440855">
            <w:r w:rsidRPr="00D759F1" w:rsidR="00C134FB">
              <w:rPr>
                <w:rStyle w:val="Hyperlink"/>
                <w:rFonts w:cs="Arial"/>
                <w:noProof/>
              </w:rPr>
              <w:t>2.4</w:t>
            </w:r>
            <w:r w:rsidR="00C134FB">
              <w:rPr>
                <w:rFonts w:eastAsiaTheme="minorEastAsia" w:cstheme="minorBidi"/>
                <w:b w:val="0"/>
                <w:noProof/>
                <w:sz w:val="22"/>
                <w:szCs w:val="22"/>
              </w:rPr>
              <w:tab/>
            </w:r>
            <w:r w:rsidRPr="00D759F1" w:rsidR="00C134FB">
              <w:rPr>
                <w:rStyle w:val="Hyperlink"/>
                <w:rFonts w:cs="Arial"/>
                <w:noProof/>
              </w:rPr>
              <w:t>Root gradle changes</w:t>
            </w:r>
            <w:r w:rsidR="00C134FB">
              <w:rPr>
                <w:noProof/>
                <w:webHidden/>
              </w:rPr>
              <w:tab/>
            </w:r>
            <w:r w:rsidR="00C134FB">
              <w:rPr>
                <w:noProof/>
                <w:webHidden/>
              </w:rPr>
              <w:fldChar w:fldCharType="begin"/>
            </w:r>
            <w:r w:rsidR="00C134FB">
              <w:rPr>
                <w:noProof/>
                <w:webHidden/>
              </w:rPr>
              <w:instrText xml:space="preserve"> PAGEREF _Toc493440855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rsidR="00C134FB" w:rsidRDefault="00016274" w14:paraId="677301B9" w14:textId="77777777">
          <w:pPr>
            <w:pStyle w:val="TOC2"/>
            <w:tabs>
              <w:tab w:val="left" w:pos="480"/>
              <w:tab w:val="right" w:leader="dot" w:pos="9533"/>
            </w:tabs>
            <w:rPr>
              <w:rFonts w:eastAsiaTheme="minorEastAsia" w:cstheme="minorBidi"/>
              <w:b w:val="0"/>
              <w:noProof/>
              <w:sz w:val="22"/>
              <w:szCs w:val="22"/>
            </w:rPr>
          </w:pPr>
          <w:hyperlink w:history="1" w:anchor="_Toc493440856">
            <w:r w:rsidRPr="00D759F1" w:rsidR="00C134FB">
              <w:rPr>
                <w:rStyle w:val="Hyperlink"/>
                <w:rFonts w:cs="Arial"/>
                <w:noProof/>
              </w:rPr>
              <w:t>2.5</w:t>
            </w:r>
            <w:r w:rsidR="00C134FB">
              <w:rPr>
                <w:rFonts w:eastAsiaTheme="minorEastAsia" w:cstheme="minorBidi"/>
                <w:b w:val="0"/>
                <w:noProof/>
                <w:sz w:val="22"/>
                <w:szCs w:val="22"/>
              </w:rPr>
              <w:tab/>
            </w:r>
            <w:r w:rsidRPr="00D759F1" w:rsidR="00C134FB">
              <w:rPr>
                <w:rStyle w:val="Hyperlink"/>
                <w:rFonts w:cs="Arial"/>
                <w:noProof/>
              </w:rPr>
              <w:t>Gradle dependencies</w:t>
            </w:r>
            <w:r w:rsidR="00C134FB">
              <w:rPr>
                <w:noProof/>
                <w:webHidden/>
              </w:rPr>
              <w:tab/>
            </w:r>
            <w:r w:rsidR="00C134FB">
              <w:rPr>
                <w:noProof/>
                <w:webHidden/>
              </w:rPr>
              <w:fldChar w:fldCharType="begin"/>
            </w:r>
            <w:r w:rsidR="00C134FB">
              <w:rPr>
                <w:noProof/>
                <w:webHidden/>
              </w:rPr>
              <w:instrText xml:space="preserve"> PAGEREF _Toc493440856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rsidR="00C134FB" w:rsidRDefault="00016274" w14:paraId="4215F8BD" w14:textId="77777777">
          <w:pPr>
            <w:pStyle w:val="TOC2"/>
            <w:tabs>
              <w:tab w:val="left" w:pos="480"/>
              <w:tab w:val="right" w:leader="dot" w:pos="9533"/>
            </w:tabs>
            <w:rPr>
              <w:rFonts w:eastAsiaTheme="minorEastAsia" w:cstheme="minorBidi"/>
              <w:b w:val="0"/>
              <w:noProof/>
              <w:sz w:val="22"/>
              <w:szCs w:val="22"/>
            </w:rPr>
          </w:pPr>
          <w:hyperlink w:history="1" w:anchor="_Toc493440857">
            <w:r w:rsidRPr="00D759F1" w:rsidR="00C134FB">
              <w:rPr>
                <w:rStyle w:val="Hyperlink"/>
                <w:rFonts w:cs="Arial"/>
                <w:noProof/>
              </w:rPr>
              <w:t>2.6</w:t>
            </w:r>
            <w:r w:rsidR="00C134FB">
              <w:rPr>
                <w:rFonts w:eastAsiaTheme="minorEastAsia" w:cstheme="minorBidi"/>
                <w:b w:val="0"/>
                <w:noProof/>
                <w:sz w:val="22"/>
                <w:szCs w:val="22"/>
              </w:rPr>
              <w:tab/>
            </w:r>
            <w:r w:rsidRPr="00D759F1" w:rsidR="00C134FB">
              <w:rPr>
                <w:rStyle w:val="Hyperlink"/>
                <w:rFonts w:cs="Arial"/>
                <w:noProof/>
              </w:rPr>
              <w:t>Proxy dependencies</w:t>
            </w:r>
            <w:r w:rsidR="00C134FB">
              <w:rPr>
                <w:noProof/>
                <w:webHidden/>
              </w:rPr>
              <w:tab/>
            </w:r>
            <w:r w:rsidR="00C134FB">
              <w:rPr>
                <w:noProof/>
                <w:webHidden/>
              </w:rPr>
              <w:fldChar w:fldCharType="begin"/>
            </w:r>
            <w:r w:rsidR="00C134FB">
              <w:rPr>
                <w:noProof/>
                <w:webHidden/>
              </w:rPr>
              <w:instrText xml:space="preserve"> PAGEREF _Toc493440857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rsidR="00C134FB" w:rsidRDefault="00016274" w14:paraId="5FF43F07" w14:textId="77777777">
          <w:pPr>
            <w:pStyle w:val="TOC2"/>
            <w:tabs>
              <w:tab w:val="left" w:pos="480"/>
              <w:tab w:val="right" w:leader="dot" w:pos="9533"/>
            </w:tabs>
            <w:rPr>
              <w:rFonts w:eastAsiaTheme="minorEastAsia" w:cstheme="minorBidi"/>
              <w:b w:val="0"/>
              <w:noProof/>
              <w:sz w:val="22"/>
              <w:szCs w:val="22"/>
            </w:rPr>
          </w:pPr>
          <w:hyperlink w:history="1" w:anchor="_Toc493440858">
            <w:r w:rsidRPr="00D759F1" w:rsidR="00C134FB">
              <w:rPr>
                <w:rStyle w:val="Hyperlink"/>
                <w:rFonts w:cs="Arial"/>
                <w:noProof/>
              </w:rPr>
              <w:t>2.7</w:t>
            </w:r>
            <w:r w:rsidR="00C134FB">
              <w:rPr>
                <w:rFonts w:eastAsiaTheme="minorEastAsia" w:cstheme="minorBidi"/>
                <w:b w:val="0"/>
                <w:noProof/>
                <w:sz w:val="22"/>
                <w:szCs w:val="22"/>
              </w:rPr>
              <w:tab/>
            </w:r>
            <w:r w:rsidRPr="00D759F1" w:rsidR="00C134FB">
              <w:rPr>
                <w:rStyle w:val="Hyperlink"/>
                <w:rFonts w:cs="Arial"/>
                <w:noProof/>
              </w:rPr>
              <w:t>Configuration File</w:t>
            </w:r>
            <w:r w:rsidR="00C134FB">
              <w:rPr>
                <w:noProof/>
                <w:webHidden/>
              </w:rPr>
              <w:tab/>
            </w:r>
            <w:r w:rsidR="00C134FB">
              <w:rPr>
                <w:noProof/>
                <w:webHidden/>
              </w:rPr>
              <w:fldChar w:fldCharType="begin"/>
            </w:r>
            <w:r w:rsidR="00C134FB">
              <w:rPr>
                <w:noProof/>
                <w:webHidden/>
              </w:rPr>
              <w:instrText xml:space="preserve"> PAGEREF _Toc493440858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rsidR="00C134FB" w:rsidRDefault="00016274" w14:paraId="3822DD9D" w14:textId="77777777">
          <w:pPr>
            <w:pStyle w:val="TOC2"/>
            <w:tabs>
              <w:tab w:val="left" w:pos="480"/>
              <w:tab w:val="right" w:leader="dot" w:pos="9533"/>
            </w:tabs>
            <w:rPr>
              <w:rFonts w:eastAsiaTheme="minorEastAsia" w:cstheme="minorBidi"/>
              <w:b w:val="0"/>
              <w:noProof/>
              <w:sz w:val="22"/>
              <w:szCs w:val="22"/>
            </w:rPr>
          </w:pPr>
          <w:hyperlink w:history="1" w:anchor="_Toc493440859">
            <w:r w:rsidRPr="00D759F1" w:rsidR="00C134FB">
              <w:rPr>
                <w:rStyle w:val="Hyperlink"/>
                <w:rFonts w:cs="Arial"/>
                <w:noProof/>
              </w:rPr>
              <w:t>2.8</w:t>
            </w:r>
            <w:r w:rsidR="00C134FB">
              <w:rPr>
                <w:rFonts w:eastAsiaTheme="minorEastAsia" w:cstheme="minorBidi"/>
                <w:b w:val="0"/>
                <w:noProof/>
                <w:sz w:val="22"/>
                <w:szCs w:val="22"/>
              </w:rPr>
              <w:tab/>
            </w:r>
            <w:r w:rsidRPr="00D759F1" w:rsidR="00C134FB">
              <w:rPr>
                <w:rStyle w:val="Hyperlink"/>
                <w:rFonts w:cs="Arial"/>
                <w:noProof/>
              </w:rPr>
              <w:t>Prerequisites</w:t>
            </w:r>
            <w:r w:rsidR="00C134FB">
              <w:rPr>
                <w:noProof/>
                <w:webHidden/>
              </w:rPr>
              <w:tab/>
            </w:r>
            <w:r w:rsidR="00C134FB">
              <w:rPr>
                <w:noProof/>
                <w:webHidden/>
              </w:rPr>
              <w:fldChar w:fldCharType="begin"/>
            </w:r>
            <w:r w:rsidR="00C134FB">
              <w:rPr>
                <w:noProof/>
                <w:webHidden/>
              </w:rPr>
              <w:instrText xml:space="preserve"> PAGEREF _Toc493440859 \h </w:instrText>
            </w:r>
            <w:r w:rsidR="00C134FB">
              <w:rPr>
                <w:noProof/>
                <w:webHidden/>
              </w:rPr>
            </w:r>
            <w:r w:rsidR="00C134FB">
              <w:rPr>
                <w:noProof/>
                <w:webHidden/>
              </w:rPr>
              <w:fldChar w:fldCharType="separate"/>
            </w:r>
            <w:r w:rsidR="00C134FB">
              <w:rPr>
                <w:noProof/>
                <w:webHidden/>
              </w:rPr>
              <w:t>7</w:t>
            </w:r>
            <w:r w:rsidR="00C134FB">
              <w:rPr>
                <w:noProof/>
                <w:webHidden/>
              </w:rPr>
              <w:fldChar w:fldCharType="end"/>
            </w:r>
          </w:hyperlink>
        </w:p>
        <w:p w:rsidR="00C134FB" w:rsidRDefault="00016274" w14:paraId="2C9CA35B"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0">
            <w:r w:rsidRPr="00D759F1" w:rsidR="00C134FB">
              <w:rPr>
                <w:rStyle w:val="Hyperlink"/>
                <w:rFonts w:cs="Arial"/>
                <w:noProof/>
              </w:rPr>
              <w:t>3.</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INITIALIZATION</w:t>
            </w:r>
            <w:r w:rsidR="00C134FB">
              <w:rPr>
                <w:noProof/>
                <w:webHidden/>
              </w:rPr>
              <w:tab/>
            </w:r>
            <w:r w:rsidR="00C134FB">
              <w:rPr>
                <w:noProof/>
                <w:webHidden/>
              </w:rPr>
              <w:fldChar w:fldCharType="begin"/>
            </w:r>
            <w:r w:rsidR="00C134FB">
              <w:rPr>
                <w:noProof/>
                <w:webHidden/>
              </w:rPr>
              <w:instrText xml:space="preserve"> PAGEREF _Toc493440860 \h </w:instrText>
            </w:r>
            <w:r w:rsidR="00C134FB">
              <w:rPr>
                <w:noProof/>
                <w:webHidden/>
              </w:rPr>
            </w:r>
            <w:r w:rsidR="00C134FB">
              <w:rPr>
                <w:noProof/>
                <w:webHidden/>
              </w:rPr>
              <w:fldChar w:fldCharType="separate"/>
            </w:r>
            <w:r w:rsidR="00C134FB">
              <w:rPr>
                <w:noProof/>
                <w:webHidden/>
              </w:rPr>
              <w:t>7</w:t>
            </w:r>
            <w:r w:rsidR="00C134FB">
              <w:rPr>
                <w:noProof/>
                <w:webHidden/>
              </w:rPr>
              <w:fldChar w:fldCharType="end"/>
            </w:r>
          </w:hyperlink>
        </w:p>
        <w:p w:rsidR="00C134FB" w:rsidRDefault="00016274" w14:paraId="1033B34D"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1">
            <w:r w:rsidRPr="00D759F1" w:rsidR="00C134FB">
              <w:rPr>
                <w:rStyle w:val="Hyperlink"/>
                <w:rFonts w:cs="Arial"/>
                <w:noProof/>
              </w:rPr>
              <w:t>4.</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How to invoke Consumer care as activity?</w:t>
            </w:r>
            <w:r w:rsidR="00C134FB">
              <w:rPr>
                <w:noProof/>
                <w:webHidden/>
              </w:rPr>
              <w:tab/>
            </w:r>
            <w:r w:rsidR="00C134FB">
              <w:rPr>
                <w:noProof/>
                <w:webHidden/>
              </w:rPr>
              <w:fldChar w:fldCharType="begin"/>
            </w:r>
            <w:r w:rsidR="00C134FB">
              <w:rPr>
                <w:noProof/>
                <w:webHidden/>
              </w:rPr>
              <w:instrText xml:space="preserve"> PAGEREF _Toc493440861 \h </w:instrText>
            </w:r>
            <w:r w:rsidR="00C134FB">
              <w:rPr>
                <w:noProof/>
                <w:webHidden/>
              </w:rPr>
            </w:r>
            <w:r w:rsidR="00C134FB">
              <w:rPr>
                <w:noProof/>
                <w:webHidden/>
              </w:rPr>
              <w:fldChar w:fldCharType="separate"/>
            </w:r>
            <w:r w:rsidR="00C134FB">
              <w:rPr>
                <w:noProof/>
                <w:webHidden/>
              </w:rPr>
              <w:t>8</w:t>
            </w:r>
            <w:r w:rsidR="00C134FB">
              <w:rPr>
                <w:noProof/>
                <w:webHidden/>
              </w:rPr>
              <w:fldChar w:fldCharType="end"/>
            </w:r>
          </w:hyperlink>
        </w:p>
        <w:p w:rsidR="00C134FB" w:rsidRDefault="00016274" w14:paraId="2A725143" w14:textId="77777777">
          <w:pPr>
            <w:pStyle w:val="TOC1"/>
            <w:tabs>
              <w:tab w:val="right" w:leader="dot" w:pos="9533"/>
            </w:tabs>
            <w:rPr>
              <w:rFonts w:asciiTheme="minorHAnsi" w:hAnsiTheme="minorHAnsi" w:eastAsiaTheme="minorEastAsia" w:cstheme="minorBidi"/>
              <w:b w:val="0"/>
              <w:caps w:val="0"/>
              <w:noProof/>
              <w:sz w:val="22"/>
              <w:szCs w:val="22"/>
            </w:rPr>
          </w:pPr>
          <w:hyperlink w:history="1" w:anchor="_Toc493440862">
            <w:r w:rsidRPr="00D759F1" w:rsidR="00C134FB">
              <w:rPr>
                <w:rStyle w:val="Hyperlink"/>
                <w:rFonts w:cs="Arial"/>
                <w:noProof/>
              </w:rPr>
              <w:t>2. setLiveChatUrl() is an optional API provided for those who wants to set their app own url. If it is a static url u can mention in digitalcare_config.xml. If you want to change dynamically depends upon the country selection, you can use this API.</w:t>
            </w:r>
            <w:r w:rsidR="00C134FB">
              <w:rPr>
                <w:noProof/>
                <w:webHidden/>
              </w:rPr>
              <w:tab/>
            </w:r>
            <w:r w:rsidR="00C134FB">
              <w:rPr>
                <w:noProof/>
                <w:webHidden/>
              </w:rPr>
              <w:fldChar w:fldCharType="begin"/>
            </w:r>
            <w:r w:rsidR="00C134FB">
              <w:rPr>
                <w:noProof/>
                <w:webHidden/>
              </w:rPr>
              <w:instrText xml:space="preserve"> PAGEREF _Toc493440862 \h </w:instrText>
            </w:r>
            <w:r w:rsidR="00C134FB">
              <w:rPr>
                <w:noProof/>
                <w:webHidden/>
              </w:rPr>
            </w:r>
            <w:r w:rsidR="00C134FB">
              <w:rPr>
                <w:noProof/>
                <w:webHidden/>
              </w:rPr>
              <w:fldChar w:fldCharType="separate"/>
            </w:r>
            <w:r w:rsidR="00C134FB">
              <w:rPr>
                <w:noProof/>
                <w:webHidden/>
              </w:rPr>
              <w:t>9</w:t>
            </w:r>
            <w:r w:rsidR="00C134FB">
              <w:rPr>
                <w:noProof/>
                <w:webHidden/>
              </w:rPr>
              <w:fldChar w:fldCharType="end"/>
            </w:r>
          </w:hyperlink>
        </w:p>
        <w:p w:rsidR="00C134FB" w:rsidRDefault="00016274" w14:paraId="7EA44B55"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3">
            <w:r w:rsidRPr="00D759F1" w:rsidR="00C134FB">
              <w:rPr>
                <w:rStyle w:val="Hyperlink"/>
                <w:rFonts w:cs="Arial"/>
                <w:noProof/>
              </w:rPr>
              <w:t>5.</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How to invoke Consumer care as Fragment?</w:t>
            </w:r>
            <w:r w:rsidR="00C134FB">
              <w:rPr>
                <w:noProof/>
                <w:webHidden/>
              </w:rPr>
              <w:tab/>
            </w:r>
            <w:r w:rsidR="00C134FB">
              <w:rPr>
                <w:noProof/>
                <w:webHidden/>
              </w:rPr>
              <w:fldChar w:fldCharType="begin"/>
            </w:r>
            <w:r w:rsidR="00C134FB">
              <w:rPr>
                <w:noProof/>
                <w:webHidden/>
              </w:rPr>
              <w:instrText xml:space="preserve"> PAGEREF _Toc493440863 \h </w:instrText>
            </w:r>
            <w:r w:rsidR="00C134FB">
              <w:rPr>
                <w:noProof/>
                <w:webHidden/>
              </w:rPr>
            </w:r>
            <w:r w:rsidR="00C134FB">
              <w:rPr>
                <w:noProof/>
                <w:webHidden/>
              </w:rPr>
              <w:fldChar w:fldCharType="separate"/>
            </w:r>
            <w:r w:rsidR="00C134FB">
              <w:rPr>
                <w:noProof/>
                <w:webHidden/>
              </w:rPr>
              <w:t>9</w:t>
            </w:r>
            <w:r w:rsidR="00C134FB">
              <w:rPr>
                <w:noProof/>
                <w:webHidden/>
              </w:rPr>
              <w:fldChar w:fldCharType="end"/>
            </w:r>
          </w:hyperlink>
        </w:p>
        <w:p w:rsidR="00C134FB" w:rsidRDefault="00016274" w14:paraId="7FEAED77"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4">
            <w:r w:rsidRPr="00D759F1" w:rsidR="00C134FB">
              <w:rPr>
                <w:rStyle w:val="Hyperlink"/>
                <w:rFonts w:cs="Arial"/>
                <w:noProof/>
              </w:rPr>
              <w:t>6.</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Android Manifest Changes</w:t>
            </w:r>
            <w:r w:rsidR="00C134FB">
              <w:rPr>
                <w:noProof/>
                <w:webHidden/>
              </w:rPr>
              <w:tab/>
            </w:r>
            <w:r w:rsidR="00C134FB">
              <w:rPr>
                <w:noProof/>
                <w:webHidden/>
              </w:rPr>
              <w:fldChar w:fldCharType="begin"/>
            </w:r>
            <w:r w:rsidR="00C134FB">
              <w:rPr>
                <w:noProof/>
                <w:webHidden/>
              </w:rPr>
              <w:instrText xml:space="preserve"> PAGEREF _Toc493440864 \h </w:instrText>
            </w:r>
            <w:r w:rsidR="00C134FB">
              <w:rPr>
                <w:noProof/>
                <w:webHidden/>
              </w:rPr>
            </w:r>
            <w:r w:rsidR="00C134FB">
              <w:rPr>
                <w:noProof/>
                <w:webHidden/>
              </w:rPr>
              <w:fldChar w:fldCharType="separate"/>
            </w:r>
            <w:r w:rsidR="00C134FB">
              <w:rPr>
                <w:noProof/>
                <w:webHidden/>
              </w:rPr>
              <w:t>11</w:t>
            </w:r>
            <w:r w:rsidR="00C134FB">
              <w:rPr>
                <w:noProof/>
                <w:webHidden/>
              </w:rPr>
              <w:fldChar w:fldCharType="end"/>
            </w:r>
          </w:hyperlink>
        </w:p>
        <w:p w:rsidR="00C134FB" w:rsidRDefault="00016274" w14:paraId="72A4FC84"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5">
            <w:r w:rsidRPr="00D759F1" w:rsidR="00C134FB">
              <w:rPr>
                <w:rStyle w:val="Hyperlink"/>
                <w:rFonts w:cs="Arial"/>
                <w:noProof/>
              </w:rPr>
              <w:t>7.</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Consumer care configuration</w:t>
            </w:r>
            <w:r w:rsidR="00C134FB">
              <w:rPr>
                <w:noProof/>
                <w:webHidden/>
              </w:rPr>
              <w:tab/>
            </w:r>
            <w:r w:rsidR="00C134FB">
              <w:rPr>
                <w:noProof/>
                <w:webHidden/>
              </w:rPr>
              <w:fldChar w:fldCharType="begin"/>
            </w:r>
            <w:r w:rsidR="00C134FB">
              <w:rPr>
                <w:noProof/>
                <w:webHidden/>
              </w:rPr>
              <w:instrText xml:space="preserve"> PAGEREF _Toc493440865 \h </w:instrText>
            </w:r>
            <w:r w:rsidR="00C134FB">
              <w:rPr>
                <w:noProof/>
                <w:webHidden/>
              </w:rPr>
            </w:r>
            <w:r w:rsidR="00C134FB">
              <w:rPr>
                <w:noProof/>
                <w:webHidden/>
              </w:rPr>
              <w:fldChar w:fldCharType="separate"/>
            </w:r>
            <w:r w:rsidR="00C134FB">
              <w:rPr>
                <w:noProof/>
                <w:webHidden/>
              </w:rPr>
              <w:t>12</w:t>
            </w:r>
            <w:r w:rsidR="00C134FB">
              <w:rPr>
                <w:noProof/>
                <w:webHidden/>
              </w:rPr>
              <w:fldChar w:fldCharType="end"/>
            </w:r>
          </w:hyperlink>
        </w:p>
        <w:p w:rsidR="00C134FB" w:rsidRDefault="00016274" w14:paraId="3E7851C2" w14:textId="77777777">
          <w:pPr>
            <w:pStyle w:val="TOC2"/>
            <w:tabs>
              <w:tab w:val="left" w:pos="480"/>
              <w:tab w:val="right" w:leader="dot" w:pos="9533"/>
            </w:tabs>
            <w:rPr>
              <w:rFonts w:eastAsiaTheme="minorEastAsia" w:cstheme="minorBidi"/>
              <w:b w:val="0"/>
              <w:noProof/>
              <w:sz w:val="22"/>
              <w:szCs w:val="22"/>
            </w:rPr>
          </w:pPr>
          <w:hyperlink w:history="1" w:anchor="_Toc493440866">
            <w:r w:rsidRPr="00D759F1" w:rsidR="00C134FB">
              <w:rPr>
                <w:rStyle w:val="Hyperlink"/>
                <w:rFonts w:cs="Arial"/>
                <w:noProof/>
              </w:rPr>
              <w:t>7.3</w:t>
            </w:r>
            <w:r w:rsidR="00C134FB">
              <w:rPr>
                <w:rFonts w:eastAsiaTheme="minorEastAsia" w:cstheme="minorBidi"/>
                <w:b w:val="0"/>
                <w:noProof/>
                <w:sz w:val="22"/>
                <w:szCs w:val="22"/>
              </w:rPr>
              <w:tab/>
            </w:r>
            <w:r w:rsidRPr="00D759F1" w:rsidR="00C134FB">
              <w:rPr>
                <w:rStyle w:val="Hyperlink"/>
                <w:rFonts w:cs="Arial"/>
                <w:noProof/>
              </w:rPr>
              <w:t>Social provider configuration</w:t>
            </w:r>
            <w:r w:rsidR="00C134FB">
              <w:rPr>
                <w:noProof/>
                <w:webHidden/>
              </w:rPr>
              <w:tab/>
            </w:r>
            <w:r w:rsidR="00C134FB">
              <w:rPr>
                <w:noProof/>
                <w:webHidden/>
              </w:rPr>
              <w:fldChar w:fldCharType="begin"/>
            </w:r>
            <w:r w:rsidR="00C134FB">
              <w:rPr>
                <w:noProof/>
                <w:webHidden/>
              </w:rPr>
              <w:instrText xml:space="preserve"> PAGEREF _Toc493440866 \h </w:instrText>
            </w:r>
            <w:r w:rsidR="00C134FB">
              <w:rPr>
                <w:noProof/>
                <w:webHidden/>
              </w:rPr>
            </w:r>
            <w:r w:rsidR="00C134FB">
              <w:rPr>
                <w:noProof/>
                <w:webHidden/>
              </w:rPr>
              <w:fldChar w:fldCharType="separate"/>
            </w:r>
            <w:r w:rsidR="00C134FB">
              <w:rPr>
                <w:noProof/>
                <w:webHidden/>
              </w:rPr>
              <w:t>14</w:t>
            </w:r>
            <w:r w:rsidR="00C134FB">
              <w:rPr>
                <w:noProof/>
                <w:webHidden/>
              </w:rPr>
              <w:fldChar w:fldCharType="end"/>
            </w:r>
          </w:hyperlink>
        </w:p>
        <w:p w:rsidR="00C134FB" w:rsidRDefault="00016274" w14:paraId="28E5586B"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7">
            <w:r w:rsidRPr="00D759F1" w:rsidR="00C134FB">
              <w:rPr>
                <w:rStyle w:val="Hyperlink"/>
                <w:rFonts w:cs="Arial"/>
                <w:noProof/>
              </w:rPr>
              <w:t>8.</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Handling consumer care as fragments:</w:t>
            </w:r>
            <w:r w:rsidR="00C134FB">
              <w:rPr>
                <w:noProof/>
                <w:webHidden/>
              </w:rPr>
              <w:tab/>
            </w:r>
            <w:r w:rsidR="00C134FB">
              <w:rPr>
                <w:noProof/>
                <w:webHidden/>
              </w:rPr>
              <w:fldChar w:fldCharType="begin"/>
            </w:r>
            <w:r w:rsidR="00C134FB">
              <w:rPr>
                <w:noProof/>
                <w:webHidden/>
              </w:rPr>
              <w:instrText xml:space="preserve"> PAGEREF _Toc493440867 \h </w:instrText>
            </w:r>
            <w:r w:rsidR="00C134FB">
              <w:rPr>
                <w:noProof/>
                <w:webHidden/>
              </w:rPr>
            </w:r>
            <w:r w:rsidR="00C134FB">
              <w:rPr>
                <w:noProof/>
                <w:webHidden/>
              </w:rPr>
              <w:fldChar w:fldCharType="separate"/>
            </w:r>
            <w:r w:rsidR="00C134FB">
              <w:rPr>
                <w:noProof/>
                <w:webHidden/>
              </w:rPr>
              <w:t>15</w:t>
            </w:r>
            <w:r w:rsidR="00C134FB">
              <w:rPr>
                <w:noProof/>
                <w:webHidden/>
              </w:rPr>
              <w:fldChar w:fldCharType="end"/>
            </w:r>
          </w:hyperlink>
        </w:p>
        <w:p w:rsidR="00C134FB" w:rsidRDefault="00016274" w14:paraId="017DCBA7"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68">
            <w:r w:rsidRPr="00D759F1" w:rsidR="00C134FB">
              <w:rPr>
                <w:rStyle w:val="Hyperlink"/>
                <w:rFonts w:cs="Arial"/>
                <w:noProof/>
              </w:rPr>
              <w:t>9.</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Handling consumer care as activity</w:t>
            </w:r>
            <w:r w:rsidR="00C134FB">
              <w:rPr>
                <w:noProof/>
                <w:webHidden/>
              </w:rPr>
              <w:tab/>
            </w:r>
            <w:r w:rsidR="00C134FB">
              <w:rPr>
                <w:noProof/>
                <w:webHidden/>
              </w:rPr>
              <w:fldChar w:fldCharType="begin"/>
            </w:r>
            <w:r w:rsidR="00C134FB">
              <w:rPr>
                <w:noProof/>
                <w:webHidden/>
              </w:rPr>
              <w:instrText xml:space="preserve"> PAGEREF _Toc493440868 \h </w:instrText>
            </w:r>
            <w:r w:rsidR="00C134FB">
              <w:rPr>
                <w:noProof/>
                <w:webHidden/>
              </w:rPr>
            </w:r>
            <w:r w:rsidR="00C134FB">
              <w:rPr>
                <w:noProof/>
                <w:webHidden/>
              </w:rPr>
              <w:fldChar w:fldCharType="separate"/>
            </w:r>
            <w:r w:rsidR="00C134FB">
              <w:rPr>
                <w:noProof/>
                <w:webHidden/>
              </w:rPr>
              <w:t>16</w:t>
            </w:r>
            <w:r w:rsidR="00C134FB">
              <w:rPr>
                <w:noProof/>
                <w:webHidden/>
              </w:rPr>
              <w:fldChar w:fldCharType="end"/>
            </w:r>
          </w:hyperlink>
        </w:p>
        <w:p w:rsidR="00C134FB" w:rsidRDefault="00016274" w14:paraId="51FA83C8"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69">
            <w:r w:rsidRPr="00D759F1" w:rsidR="00C134FB">
              <w:rPr>
                <w:rStyle w:val="Hyperlink"/>
                <w:rFonts w:cs="Arial"/>
                <w:noProof/>
              </w:rPr>
              <w:t>10.</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Vertical features customization</w:t>
            </w:r>
            <w:r w:rsidR="00C134FB">
              <w:rPr>
                <w:noProof/>
                <w:webHidden/>
              </w:rPr>
              <w:tab/>
            </w:r>
            <w:r w:rsidR="00C134FB">
              <w:rPr>
                <w:noProof/>
                <w:webHidden/>
              </w:rPr>
              <w:fldChar w:fldCharType="begin"/>
            </w:r>
            <w:r w:rsidR="00C134FB">
              <w:rPr>
                <w:noProof/>
                <w:webHidden/>
              </w:rPr>
              <w:instrText xml:space="preserve"> PAGEREF _Toc493440869 \h </w:instrText>
            </w:r>
            <w:r w:rsidR="00C134FB">
              <w:rPr>
                <w:noProof/>
                <w:webHidden/>
              </w:rPr>
            </w:r>
            <w:r w:rsidR="00C134FB">
              <w:rPr>
                <w:noProof/>
                <w:webHidden/>
              </w:rPr>
              <w:fldChar w:fldCharType="separate"/>
            </w:r>
            <w:r w:rsidR="00C134FB">
              <w:rPr>
                <w:noProof/>
                <w:webHidden/>
              </w:rPr>
              <w:t>16</w:t>
            </w:r>
            <w:r w:rsidR="00C134FB">
              <w:rPr>
                <w:noProof/>
                <w:webHidden/>
              </w:rPr>
              <w:fldChar w:fldCharType="end"/>
            </w:r>
          </w:hyperlink>
        </w:p>
        <w:p w:rsidR="00C134FB" w:rsidRDefault="00016274" w14:paraId="129E7FC1"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0">
            <w:r w:rsidRPr="00D759F1" w:rsidR="00C134FB">
              <w:rPr>
                <w:rStyle w:val="Hyperlink"/>
                <w:rFonts w:cs="Arial"/>
                <w:noProof/>
              </w:rPr>
              <w:t>11.</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Action bar customization</w:t>
            </w:r>
            <w:r w:rsidR="00C134FB">
              <w:rPr>
                <w:noProof/>
                <w:webHidden/>
              </w:rPr>
              <w:tab/>
            </w:r>
            <w:r w:rsidR="00C134FB">
              <w:rPr>
                <w:noProof/>
                <w:webHidden/>
              </w:rPr>
              <w:fldChar w:fldCharType="begin"/>
            </w:r>
            <w:r w:rsidR="00C134FB">
              <w:rPr>
                <w:noProof/>
                <w:webHidden/>
              </w:rPr>
              <w:instrText xml:space="preserve"> PAGEREF _Toc493440870 \h </w:instrText>
            </w:r>
            <w:r w:rsidR="00C134FB">
              <w:rPr>
                <w:noProof/>
                <w:webHidden/>
              </w:rPr>
            </w:r>
            <w:r w:rsidR="00C134FB">
              <w:rPr>
                <w:noProof/>
                <w:webHidden/>
              </w:rPr>
              <w:fldChar w:fldCharType="separate"/>
            </w:r>
            <w:r w:rsidR="00C134FB">
              <w:rPr>
                <w:noProof/>
                <w:webHidden/>
              </w:rPr>
              <w:t>17</w:t>
            </w:r>
            <w:r w:rsidR="00C134FB">
              <w:rPr>
                <w:noProof/>
                <w:webHidden/>
              </w:rPr>
              <w:fldChar w:fldCharType="end"/>
            </w:r>
          </w:hyperlink>
        </w:p>
        <w:p w:rsidR="00C134FB" w:rsidRDefault="00016274" w14:paraId="6597C3DC"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1">
            <w:r w:rsidRPr="00D759F1" w:rsidR="00C134FB">
              <w:rPr>
                <w:rStyle w:val="Hyperlink"/>
                <w:noProof/>
              </w:rPr>
              <w:t>12.</w:t>
            </w:r>
            <w:r w:rsidR="00C134FB">
              <w:rPr>
                <w:rFonts w:asciiTheme="minorHAnsi" w:hAnsiTheme="minorHAnsi" w:eastAsiaTheme="minorEastAsia" w:cstheme="minorBidi"/>
                <w:b w:val="0"/>
                <w:caps w:val="0"/>
                <w:noProof/>
                <w:sz w:val="22"/>
                <w:szCs w:val="22"/>
              </w:rPr>
              <w:tab/>
            </w:r>
            <w:r w:rsidRPr="00D759F1" w:rsidR="00C134FB">
              <w:rPr>
                <w:rStyle w:val="Hyperlink"/>
                <w:noProof/>
              </w:rPr>
              <w:t>Supporting apps with Over 65K Methods</w:t>
            </w:r>
            <w:r w:rsidR="00C134FB">
              <w:rPr>
                <w:noProof/>
                <w:webHidden/>
              </w:rPr>
              <w:tab/>
            </w:r>
            <w:r w:rsidR="00C134FB">
              <w:rPr>
                <w:noProof/>
                <w:webHidden/>
              </w:rPr>
              <w:fldChar w:fldCharType="begin"/>
            </w:r>
            <w:r w:rsidR="00C134FB">
              <w:rPr>
                <w:noProof/>
                <w:webHidden/>
              </w:rPr>
              <w:instrText xml:space="preserve"> PAGEREF _Toc493440871 \h </w:instrText>
            </w:r>
            <w:r w:rsidR="00C134FB">
              <w:rPr>
                <w:noProof/>
                <w:webHidden/>
              </w:rPr>
            </w:r>
            <w:r w:rsidR="00C134FB">
              <w:rPr>
                <w:noProof/>
                <w:webHidden/>
              </w:rPr>
              <w:fldChar w:fldCharType="separate"/>
            </w:r>
            <w:r w:rsidR="00C134FB">
              <w:rPr>
                <w:noProof/>
                <w:webHidden/>
              </w:rPr>
              <w:t>18</w:t>
            </w:r>
            <w:r w:rsidR="00C134FB">
              <w:rPr>
                <w:noProof/>
                <w:webHidden/>
              </w:rPr>
              <w:fldChar w:fldCharType="end"/>
            </w:r>
          </w:hyperlink>
        </w:p>
        <w:p w:rsidR="00C134FB" w:rsidRDefault="00016274" w14:paraId="0A41CA55"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2">
            <w:r w:rsidRPr="00D759F1" w:rsidR="00C134FB">
              <w:rPr>
                <w:rStyle w:val="Hyperlink"/>
                <w:rFonts w:cs="Arial"/>
                <w:noProof/>
              </w:rPr>
              <w:t>13.</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Supported Languages</w:t>
            </w:r>
            <w:r w:rsidR="00C134FB">
              <w:rPr>
                <w:noProof/>
                <w:webHidden/>
              </w:rPr>
              <w:tab/>
            </w:r>
            <w:r w:rsidR="00C134FB">
              <w:rPr>
                <w:noProof/>
                <w:webHidden/>
              </w:rPr>
              <w:fldChar w:fldCharType="begin"/>
            </w:r>
            <w:r w:rsidR="00C134FB">
              <w:rPr>
                <w:noProof/>
                <w:webHidden/>
              </w:rPr>
              <w:instrText xml:space="preserve"> PAGEREF _Toc493440872 \h </w:instrText>
            </w:r>
            <w:r w:rsidR="00C134FB">
              <w:rPr>
                <w:noProof/>
                <w:webHidden/>
              </w:rPr>
            </w:r>
            <w:r w:rsidR="00C134FB">
              <w:rPr>
                <w:noProof/>
                <w:webHidden/>
              </w:rPr>
              <w:fldChar w:fldCharType="separate"/>
            </w:r>
            <w:r w:rsidR="00C134FB">
              <w:rPr>
                <w:noProof/>
                <w:webHidden/>
              </w:rPr>
              <w:t>18</w:t>
            </w:r>
            <w:r w:rsidR="00C134FB">
              <w:rPr>
                <w:noProof/>
                <w:webHidden/>
              </w:rPr>
              <w:fldChar w:fldCharType="end"/>
            </w:r>
          </w:hyperlink>
        </w:p>
        <w:p w:rsidR="00C134FB" w:rsidRDefault="00016274" w14:paraId="18FBD894"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3">
            <w:r w:rsidRPr="00D759F1" w:rsidR="00C134FB">
              <w:rPr>
                <w:rStyle w:val="Hyperlink"/>
                <w:rFonts w:cs="Arial"/>
                <w:noProof/>
              </w:rPr>
              <w:t>14.</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Proguard Rules</w:t>
            </w:r>
            <w:r w:rsidR="00C134FB">
              <w:rPr>
                <w:noProof/>
                <w:webHidden/>
              </w:rPr>
              <w:tab/>
            </w:r>
            <w:r w:rsidR="00C134FB">
              <w:rPr>
                <w:noProof/>
                <w:webHidden/>
              </w:rPr>
              <w:fldChar w:fldCharType="begin"/>
            </w:r>
            <w:r w:rsidR="00C134FB">
              <w:rPr>
                <w:noProof/>
                <w:webHidden/>
              </w:rPr>
              <w:instrText xml:space="preserve"> PAGEREF _Toc493440873 \h </w:instrText>
            </w:r>
            <w:r w:rsidR="00C134FB">
              <w:rPr>
                <w:noProof/>
                <w:webHidden/>
              </w:rPr>
            </w:r>
            <w:r w:rsidR="00C134FB">
              <w:rPr>
                <w:noProof/>
                <w:webHidden/>
              </w:rPr>
              <w:fldChar w:fldCharType="separate"/>
            </w:r>
            <w:r w:rsidR="00C134FB">
              <w:rPr>
                <w:noProof/>
                <w:webHidden/>
              </w:rPr>
              <w:t>19</w:t>
            </w:r>
            <w:r w:rsidR="00C134FB">
              <w:rPr>
                <w:noProof/>
                <w:webHidden/>
              </w:rPr>
              <w:fldChar w:fldCharType="end"/>
            </w:r>
          </w:hyperlink>
        </w:p>
        <w:p w:rsidR="00C134FB" w:rsidRDefault="00016274" w14:paraId="10B05400"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4">
            <w:r w:rsidRPr="00D759F1" w:rsidR="00C134FB">
              <w:rPr>
                <w:rStyle w:val="Hyperlink"/>
                <w:rFonts w:cs="Arial"/>
                <w:noProof/>
              </w:rPr>
              <w:t>15.</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Migration from 17.3 to 17.4 release</w:t>
            </w:r>
            <w:r w:rsidR="00C134FB">
              <w:rPr>
                <w:noProof/>
                <w:webHidden/>
              </w:rPr>
              <w:tab/>
            </w:r>
            <w:r w:rsidR="00C134FB">
              <w:rPr>
                <w:noProof/>
                <w:webHidden/>
              </w:rPr>
              <w:fldChar w:fldCharType="begin"/>
            </w:r>
            <w:r w:rsidR="00C134FB">
              <w:rPr>
                <w:noProof/>
                <w:webHidden/>
              </w:rPr>
              <w:instrText xml:space="preserve"> PAGEREF _Toc493440874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rsidR="00C134FB" w:rsidRDefault="00016274" w14:paraId="57933A3F"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5">
            <w:r w:rsidRPr="00D759F1" w:rsidR="00C134FB">
              <w:rPr>
                <w:rStyle w:val="Hyperlink"/>
                <w:rFonts w:cs="Arial"/>
                <w:noProof/>
              </w:rPr>
              <w:t>16.</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Frequently asked Questions</w:t>
            </w:r>
            <w:r w:rsidR="00C134FB">
              <w:rPr>
                <w:noProof/>
                <w:webHidden/>
              </w:rPr>
              <w:tab/>
            </w:r>
            <w:r w:rsidR="00C134FB">
              <w:rPr>
                <w:noProof/>
                <w:webHidden/>
              </w:rPr>
              <w:fldChar w:fldCharType="begin"/>
            </w:r>
            <w:r w:rsidR="00C134FB">
              <w:rPr>
                <w:noProof/>
                <w:webHidden/>
              </w:rPr>
              <w:instrText xml:space="preserve"> PAGEREF _Toc493440875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rsidR="00C134FB" w:rsidRDefault="00016274" w14:paraId="462E7035" w14:textId="77777777">
          <w:pPr>
            <w:pStyle w:val="TOC1"/>
            <w:tabs>
              <w:tab w:val="left" w:pos="480"/>
              <w:tab w:val="right" w:leader="dot" w:pos="9533"/>
            </w:tabs>
            <w:rPr>
              <w:rFonts w:asciiTheme="minorHAnsi" w:hAnsiTheme="minorHAnsi" w:eastAsiaTheme="minorEastAsia" w:cstheme="minorBidi"/>
              <w:b w:val="0"/>
              <w:caps w:val="0"/>
              <w:noProof/>
              <w:sz w:val="22"/>
              <w:szCs w:val="22"/>
            </w:rPr>
          </w:pPr>
          <w:hyperlink w:history="1" w:anchor="_Toc493440876">
            <w:r w:rsidRPr="00D759F1" w:rsidR="00C134FB">
              <w:rPr>
                <w:rStyle w:val="Hyperlink"/>
                <w:rFonts w:cs="Arial"/>
                <w:noProof/>
              </w:rPr>
              <w:t>a.</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How about customising fonts and sizes?</w:t>
            </w:r>
            <w:r w:rsidR="00C134FB">
              <w:rPr>
                <w:noProof/>
                <w:webHidden/>
              </w:rPr>
              <w:tab/>
            </w:r>
            <w:r w:rsidR="00C134FB">
              <w:rPr>
                <w:noProof/>
                <w:webHidden/>
              </w:rPr>
              <w:fldChar w:fldCharType="begin"/>
            </w:r>
            <w:r w:rsidR="00C134FB">
              <w:rPr>
                <w:noProof/>
                <w:webHidden/>
              </w:rPr>
              <w:instrText xml:space="preserve"> PAGEREF _Toc493440876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rsidR="00C134FB" w:rsidRDefault="00016274" w14:paraId="7E937B9D" w14:textId="77777777">
          <w:pPr>
            <w:pStyle w:val="TOC1"/>
            <w:tabs>
              <w:tab w:val="left" w:pos="720"/>
              <w:tab w:val="right" w:leader="dot" w:pos="9533"/>
            </w:tabs>
            <w:rPr>
              <w:rFonts w:asciiTheme="minorHAnsi" w:hAnsiTheme="minorHAnsi" w:eastAsiaTheme="minorEastAsia" w:cstheme="minorBidi"/>
              <w:b w:val="0"/>
              <w:caps w:val="0"/>
              <w:noProof/>
              <w:sz w:val="22"/>
              <w:szCs w:val="22"/>
            </w:rPr>
          </w:pPr>
          <w:hyperlink w:history="1" w:anchor="_Toc493440877">
            <w:r w:rsidRPr="00D759F1" w:rsidR="00C134FB">
              <w:rPr>
                <w:rStyle w:val="Hyperlink"/>
                <w:rFonts w:cs="Arial"/>
                <w:noProof/>
              </w:rPr>
              <w:t>17.</w:t>
            </w:r>
            <w:r w:rsidR="00C134FB">
              <w:rPr>
                <w:rFonts w:asciiTheme="minorHAnsi" w:hAnsiTheme="minorHAnsi" w:eastAsiaTheme="minorEastAsia" w:cstheme="minorBidi"/>
                <w:b w:val="0"/>
                <w:caps w:val="0"/>
                <w:noProof/>
                <w:sz w:val="22"/>
                <w:szCs w:val="22"/>
              </w:rPr>
              <w:tab/>
            </w:r>
            <w:r w:rsidRPr="00D759F1" w:rsidR="00C134FB">
              <w:rPr>
                <w:rStyle w:val="Hyperlink"/>
                <w:rFonts w:cs="Arial"/>
                <w:noProof/>
              </w:rPr>
              <w:t>Notes</w:t>
            </w:r>
            <w:r w:rsidR="00C134FB">
              <w:rPr>
                <w:noProof/>
                <w:webHidden/>
              </w:rPr>
              <w:tab/>
            </w:r>
            <w:r w:rsidR="00C134FB">
              <w:rPr>
                <w:noProof/>
                <w:webHidden/>
              </w:rPr>
              <w:fldChar w:fldCharType="begin"/>
            </w:r>
            <w:r w:rsidR="00C134FB">
              <w:rPr>
                <w:noProof/>
                <w:webHidden/>
              </w:rPr>
              <w:instrText xml:space="preserve"> PAGEREF _Toc493440877 \h </w:instrText>
            </w:r>
            <w:r w:rsidR="00C134FB">
              <w:rPr>
                <w:noProof/>
                <w:webHidden/>
              </w:rPr>
            </w:r>
            <w:r w:rsidR="00C134FB">
              <w:rPr>
                <w:noProof/>
                <w:webHidden/>
              </w:rPr>
              <w:fldChar w:fldCharType="separate"/>
            </w:r>
            <w:r w:rsidR="00C134FB">
              <w:rPr>
                <w:noProof/>
                <w:webHidden/>
              </w:rPr>
              <w:t>24</w:t>
            </w:r>
            <w:r w:rsidR="00C134FB">
              <w:rPr>
                <w:noProof/>
                <w:webHidden/>
              </w:rPr>
              <w:fldChar w:fldCharType="end"/>
            </w:r>
          </w:hyperlink>
        </w:p>
        <w:p w:rsidR="000737E2" w:rsidRDefault="000737E2" w14:paraId="51CA20B6" w14:textId="2EF06454">
          <w:r>
            <w:rPr>
              <w:b/>
              <w:bCs/>
              <w:noProof/>
            </w:rPr>
            <w:fldChar w:fldCharType="end"/>
          </w:r>
        </w:p>
      </w:sdtContent>
    </w:sdt>
    <w:p w:rsidRPr="000737E2" w:rsidR="00A1206C" w:rsidP="000737E2" w:rsidRDefault="00CA7A9A" w14:paraId="70DB43A0" w14:textId="743AFED0">
      <w:pPr>
        <w:rPr>
          <w:rFonts w:cs="Arial"/>
          <w:b/>
          <w:sz w:val="20"/>
        </w:rPr>
      </w:pPr>
      <w:r>
        <w:rPr>
          <w:rFonts w:cs="Arial"/>
          <w:b/>
          <w:sz w:val="20"/>
        </w:rPr>
        <w:br w:type="page"/>
      </w:r>
    </w:p>
    <w:p w:rsidRPr="008D6FA5" w:rsidR="00F31F86" w:rsidP="0764CD8C" w:rsidRDefault="00F31F86" w14:paraId="3B1D7A0D" w14:textId="77777777" w14:noSpellErr="1">
      <w:pPr>
        <w:pStyle w:val="Heading1"/>
        <w:rPr>
          <w:rFonts w:cs="Arial"/>
        </w:rPr>
      </w:pPr>
      <w:bookmarkStart w:name="_Toc364069857" w:id="14"/>
      <w:bookmarkStart w:name="_Toc364069951" w:id="15"/>
      <w:bookmarkStart w:name="_Toc364070065" w:id="16"/>
      <w:bookmarkStart w:name="_Toc364070108" w:id="17"/>
      <w:bookmarkStart w:name="_Toc364070150" w:id="18"/>
      <w:bookmarkStart w:name="_Toc364131929" w:id="19"/>
      <w:bookmarkStart w:name="_Toc364133095" w:id="20"/>
      <w:bookmarkStart w:name="_Toc364133387" w:id="21"/>
      <w:bookmarkStart w:name="_Toc364140007" w:id="22"/>
      <w:bookmarkStart w:name="_Toc375657134" w:id="23"/>
      <w:bookmarkStart w:name="_Toc393187360" w:id="24"/>
      <w:bookmarkStart w:name="_Toc387047448" w:id="25"/>
      <w:bookmarkStart w:name="_Toc297311296" w:id="26"/>
      <w:bookmarkStart w:name="_Toc444883170" w:id="27"/>
      <w:bookmarkStart w:name="_Toc493440850" w:id="28"/>
      <w:r w:rsidRPr="0764CD8C" w:rsidR="0764CD8C">
        <w:rPr>
          <w:rFonts w:cs="Arial"/>
        </w:rPr>
        <w:t>INTRODUCTION</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Pr="008D6FA5" w:rsidR="00F31F86" w:rsidP="00F31F86" w:rsidRDefault="00F31F86" w14:paraId="74E020F5" w14:textId="56B53D50">
      <w:pPr>
        <w:rPr>
          <w:rFonts w:cs="Arial"/>
        </w:rPr>
      </w:pPr>
      <w:r w:rsidRPr="008D6FA5">
        <w:rPr>
          <w:rFonts w:cs="Arial"/>
        </w:rPr>
        <w:t>This document</w:t>
      </w:r>
      <w:r w:rsidRPr="008D6FA5" w:rsidR="00644872">
        <w:rPr>
          <w:rFonts w:cs="Arial"/>
        </w:rPr>
        <w:t xml:space="preserve"> provides </w:t>
      </w:r>
      <w:r w:rsidRPr="008D6FA5">
        <w:rPr>
          <w:rFonts w:cs="Arial"/>
        </w:rPr>
        <w:t xml:space="preserve">an overview of integration </w:t>
      </w:r>
      <w:r w:rsidRPr="008D6FA5" w:rsidR="00644872">
        <w:rPr>
          <w:rFonts w:cs="Arial"/>
        </w:rPr>
        <w:t>procedure for consumer care library</w:t>
      </w:r>
      <w:r w:rsidRPr="008D6FA5">
        <w:rPr>
          <w:rFonts w:cs="Arial"/>
        </w:rPr>
        <w:t xml:space="preserve"> in </w:t>
      </w:r>
      <w:r w:rsidRPr="008D6FA5" w:rsidR="00644872">
        <w:rPr>
          <w:rFonts w:cs="Arial"/>
        </w:rPr>
        <w:t>android m</w:t>
      </w:r>
      <w:r w:rsidRPr="008D6FA5">
        <w:rPr>
          <w:rFonts w:cs="Arial"/>
        </w:rPr>
        <w:t xml:space="preserve">obile applications. </w:t>
      </w:r>
    </w:p>
    <w:p w:rsidRPr="008D6FA5" w:rsidR="00F31F86" w:rsidP="00F31F86" w:rsidRDefault="00F31F86" w14:paraId="555D47D8" w14:textId="77777777">
      <w:pPr>
        <w:rPr>
          <w:rFonts w:cs="Arial"/>
        </w:rPr>
      </w:pPr>
    </w:p>
    <w:p w:rsidRPr="008D6FA5" w:rsidR="00B234E4" w:rsidP="00FF6D95" w:rsidRDefault="00010061" w14:paraId="289CF796" w14:textId="5D0472F2">
      <w:pPr>
        <w:pStyle w:val="BodyText"/>
        <w:rPr>
          <w:rFonts w:cs="Arial"/>
        </w:rPr>
      </w:pPr>
      <w:r w:rsidRPr="00CA7A9A">
        <w:rPr>
          <w:rFonts w:cs="Arial"/>
          <w:color w:val="000000" w:themeColor="text1"/>
          <w:szCs w:val="24"/>
        </w:rPr>
        <w:t xml:space="preserve">Consumer care </w:t>
      </w:r>
      <w:r w:rsidRPr="008D6FA5" w:rsidR="00B234E4">
        <w:rPr>
          <w:rFonts w:cs="Arial"/>
          <w:szCs w:val="24"/>
        </w:rPr>
        <w:t>library provides set of standardized consumer care support features which can be used in all Philips apps.</w:t>
      </w:r>
    </w:p>
    <w:p w:rsidR="00C20BDF" w:rsidP="0764CD8C" w:rsidRDefault="00912AE3" w14:paraId="6ECA4399" w14:textId="337FFA71" w14:noSpellErr="1">
      <w:pPr>
        <w:pStyle w:val="Heading1"/>
        <w:rPr>
          <w:rFonts w:cs="Arial"/>
        </w:rPr>
      </w:pPr>
      <w:bookmarkStart w:name="_Toc297311297" w:id="29"/>
      <w:bookmarkStart w:name="_Toc444883171" w:id="30"/>
      <w:bookmarkStart w:name="_Toc493440851" w:id="31"/>
      <w:r w:rsidRPr="0764CD8C" w:rsidR="0764CD8C">
        <w:rPr>
          <w:rFonts w:cs="Arial"/>
        </w:rPr>
        <w:t>INTEG</w:t>
      </w:r>
      <w:r w:rsidRPr="0764CD8C" w:rsidR="0764CD8C">
        <w:rPr>
          <w:rFonts w:cs="Arial"/>
        </w:rPr>
        <w:t>RATION</w:t>
      </w:r>
      <w:bookmarkEnd w:id="29"/>
      <w:bookmarkEnd w:id="30"/>
      <w:bookmarkEnd w:id="31"/>
    </w:p>
    <w:p w:rsidR="00774B41" w:rsidP="0764CD8C" w:rsidRDefault="00662764" w14:paraId="3CD27188" w14:textId="7B509AF1" w14:noSpellErr="1">
      <w:pPr>
        <w:pStyle w:val="BodyText"/>
        <w:rPr>
          <w:lang w:val="en-GB"/>
        </w:rPr>
      </w:pPr>
      <w:r w:rsidRPr="0764CD8C" w:rsidR="0764CD8C">
        <w:rPr>
          <w:lang w:val="en-GB"/>
        </w:rPr>
        <w:t>There are two ways to integrate “Digital Care” library with any Android app.</w:t>
      </w:r>
    </w:p>
    <w:p w:rsidR="00662764" w:rsidP="0764CD8C" w:rsidRDefault="00662764" w14:paraId="5D62844C" w14:textId="2054078D" w14:noSpellErr="1">
      <w:pPr>
        <w:pStyle w:val="BodyText"/>
        <w:numPr>
          <w:ilvl w:val="2"/>
          <w:numId w:val="15"/>
        </w:numPr>
        <w:rPr>
          <w:lang w:val="en-GB"/>
        </w:rPr>
      </w:pPr>
      <w:r w:rsidRPr="0764CD8C" w:rsidR="0764CD8C">
        <w:rPr>
          <w:b w:val="1"/>
          <w:bCs w:val="1"/>
          <w:lang w:val="en-GB"/>
        </w:rPr>
        <w:t>Maven repository based</w:t>
      </w:r>
      <w:r w:rsidRPr="0764CD8C" w:rsidR="0764CD8C">
        <w:rPr>
          <w:lang w:val="en-GB"/>
        </w:rPr>
        <w:t xml:space="preserve">: At compile time, machine </w:t>
      </w:r>
      <w:r w:rsidRPr="0764CD8C" w:rsidR="0764CD8C">
        <w:rPr>
          <w:lang w:val="en-GB"/>
        </w:rPr>
        <w:t>must</w:t>
      </w:r>
      <w:r w:rsidRPr="0764CD8C" w:rsidR="0764CD8C">
        <w:rPr>
          <w:lang w:val="en-GB"/>
        </w:rPr>
        <w:t xml:space="preserve"> be connected with Philips network.</w:t>
      </w:r>
      <w:r w:rsidRPr="0764CD8C" w:rsidR="0764CD8C">
        <w:rPr>
          <w:lang w:val="en-GB"/>
        </w:rPr>
        <w:t xml:space="preserve"> Do follow section 2.</w:t>
      </w:r>
      <w:r w:rsidRPr="0764CD8C" w:rsidR="0764CD8C">
        <w:rPr>
          <w:color w:val="000000" w:themeColor="text1" w:themeTint="FF" w:themeShade="FF"/>
          <w:lang w:val="en-GB"/>
        </w:rPr>
        <w:t>1</w:t>
      </w:r>
    </w:p>
    <w:p w:rsidRPr="00662764" w:rsidR="00774B41" w:rsidP="0764CD8C" w:rsidRDefault="00662764" w14:paraId="705A4E16" w14:textId="779CC73D" w14:noSpellErr="1">
      <w:pPr>
        <w:pStyle w:val="BodyText"/>
        <w:numPr>
          <w:ilvl w:val="2"/>
          <w:numId w:val="15"/>
        </w:numPr>
        <w:rPr>
          <w:lang w:val="en-GB"/>
        </w:rPr>
      </w:pPr>
      <w:r w:rsidRPr="0764CD8C" w:rsidR="0764CD8C">
        <w:rPr>
          <w:b w:val="1"/>
          <w:bCs w:val="1"/>
          <w:lang w:val="en-GB"/>
        </w:rPr>
        <w:t>Library Integration</w:t>
      </w:r>
      <w:r w:rsidRPr="0764CD8C" w:rsidR="0764CD8C">
        <w:rPr>
          <w:lang w:val="en-GB"/>
        </w:rPr>
        <w:t>: If unable to connect with Philips network then include libraries to your root application.</w:t>
      </w:r>
      <w:r w:rsidRPr="0764CD8C" w:rsidR="0764CD8C">
        <w:rPr>
          <w:lang w:val="en-GB"/>
        </w:rPr>
        <w:t xml:space="preserve"> Do follow section 2.</w:t>
      </w:r>
      <w:r w:rsidRPr="0764CD8C" w:rsidR="0764CD8C">
        <w:rPr>
          <w:lang w:val="en-GB"/>
        </w:rPr>
        <w:t>2</w:t>
      </w:r>
    </w:p>
    <w:p w:rsidRPr="008D6FA5" w:rsidR="0063714A" w:rsidP="0764CD8C" w:rsidRDefault="003039E4" w14:paraId="5446F41F" w14:textId="212B8687">
      <w:pPr>
        <w:pStyle w:val="Heading2"/>
        <w:rPr>
          <w:rFonts w:cs="Arial"/>
        </w:rPr>
      </w:pPr>
      <w:bookmarkStart w:name="_Toc297311298" w:id="32"/>
      <w:bookmarkStart w:name="_Toc444883172" w:id="33"/>
      <w:bookmarkStart w:name="_Toc493440852" w:id="34"/>
      <w:r w:rsidRPr="0764CD8C" w:rsidR="0764CD8C">
        <w:rPr>
          <w:rFonts w:cs="Arial"/>
        </w:rPr>
        <w:t>Maven</w:t>
      </w:r>
      <w:r w:rsidRPr="0764CD8C" w:rsidR="0764CD8C">
        <w:rPr>
          <w:rFonts w:cs="Arial"/>
        </w:rPr>
        <w:t xml:space="preserve"> </w:t>
      </w:r>
      <w:r w:rsidRPr="0764CD8C" w:rsidR="0764CD8C">
        <w:rPr>
          <w:rFonts w:cs="Arial"/>
        </w:rPr>
        <w:t>repository</w:t>
      </w:r>
      <w:r w:rsidRPr="0764CD8C" w:rsidR="0764CD8C">
        <w:rPr>
          <w:rFonts w:cs="Arial"/>
        </w:rPr>
        <w:t xml:space="preserve"> </w:t>
      </w:r>
      <w:r w:rsidRPr="0764CD8C" w:rsidR="0764CD8C">
        <w:rPr>
          <w:rFonts w:cs="Arial"/>
        </w:rPr>
        <w:t>(</w:t>
      </w:r>
      <w:proofErr w:type="spellStart"/>
      <w:r w:rsidRPr="0764CD8C" w:rsidR="0764CD8C">
        <w:rPr>
          <w:rFonts w:cs="Arial"/>
        </w:rPr>
        <w:t>Artifactory</w:t>
      </w:r>
      <w:proofErr w:type="spellEnd"/>
      <w:r w:rsidRPr="0764CD8C" w:rsidR="0764CD8C">
        <w:rPr>
          <w:rFonts w:cs="Arial"/>
        </w:rPr>
        <w:t xml:space="preserve"> based) </w:t>
      </w:r>
      <w:r w:rsidRPr="0764CD8C" w:rsidR="0764CD8C">
        <w:rPr>
          <w:rFonts w:cs="Arial"/>
        </w:rPr>
        <w:t>Integration</w:t>
      </w:r>
      <w:bookmarkEnd w:id="32"/>
      <w:bookmarkEnd w:id="33"/>
      <w:bookmarkEnd w:id="34"/>
    </w:p>
    <w:p w:rsidRPr="00057DBC" w:rsidR="00E060AE" w:rsidP="00057DBC" w:rsidRDefault="00E060AE" w14:paraId="6B1BF9FA" w14:textId="348CB1ED">
      <w:pPr>
        <w:pStyle w:val="BodyText"/>
        <w:rPr>
          <w:rFonts w:cs="Arial"/>
          <w:szCs w:val="24"/>
        </w:rPr>
      </w:pPr>
      <w:r w:rsidRPr="00057DBC">
        <w:rPr>
          <w:rFonts w:cs="Arial"/>
          <w:szCs w:val="24"/>
        </w:rPr>
        <w:t xml:space="preserve">The easiest and preferred way to use these components is using </w:t>
      </w:r>
      <w:r w:rsidRPr="00057DBC" w:rsidR="00301BD9">
        <w:rPr>
          <w:rFonts w:cs="Arial"/>
          <w:szCs w:val="24"/>
        </w:rPr>
        <w:t>maven.</w:t>
      </w:r>
    </w:p>
    <w:p w:rsidRPr="00057DBC" w:rsidR="004F19F1" w:rsidP="00057DBC" w:rsidRDefault="004F19F1" w14:paraId="546F35A8" w14:textId="73236D63">
      <w:pPr>
        <w:pStyle w:val="BodyText"/>
        <w:rPr>
          <w:rFonts w:cs="Arial"/>
          <w:szCs w:val="24"/>
        </w:rPr>
      </w:pPr>
      <w:r w:rsidRPr="00057DBC">
        <w:rPr>
          <w:rFonts w:cs="Arial"/>
          <w:szCs w:val="24"/>
        </w:rPr>
        <w:t>All dependent libraries should be downloaded from artifactory</w:t>
      </w:r>
      <w:r w:rsidRPr="00057DBC" w:rsidR="002A48B2">
        <w:rPr>
          <w:rFonts w:cs="Arial"/>
          <w:szCs w:val="24"/>
        </w:rPr>
        <w:t>.</w:t>
      </w:r>
    </w:p>
    <w:p w:rsidR="004F19F1" w:rsidP="004F19F1" w:rsidRDefault="004F19F1" w14:paraId="2C0F1F9E" w14:textId="77777777">
      <w:pPr>
        <w:rPr>
          <w:rFonts w:cs="Arial"/>
          <w:color w:val="333333"/>
          <w:sz w:val="21"/>
          <w:szCs w:val="21"/>
          <w:shd w:val="clear" w:color="auto" w:fill="FFFFFF"/>
          <w:lang w:val="en-IN"/>
        </w:rPr>
      </w:pPr>
    </w:p>
    <w:p w:rsidRPr="00646198" w:rsidR="004F19F1" w:rsidP="0764CD8C" w:rsidRDefault="00A403B4" w14:paraId="5B3CCC42" w14:textId="4772AEC2">
      <w:pPr>
        <w:rPr>
          <w:rFonts w:cs="Arial"/>
          <w:b w:val="1"/>
          <w:bCs w:val="1"/>
          <w:color w:val="333333"/>
          <w:sz w:val="21"/>
          <w:szCs w:val="21"/>
          <w:lang w:val="en-IN"/>
        </w:rPr>
      </w:pPr>
      <w:proofErr w:type="spellStart"/>
      <w:r w:rsidRPr="0764CD8C">
        <w:rPr>
          <w:rFonts w:cs="Arial"/>
          <w:b w:val="1"/>
          <w:bCs w:val="1"/>
          <w:color w:val="333333"/>
          <w:sz w:val="21"/>
          <w:szCs w:val="21"/>
          <w:shd w:val="clear" w:color="auto" w:fill="FFFFFF"/>
          <w:lang w:val="en-IN"/>
        </w:rPr>
        <w:t>Artifactory</w:t>
      </w:r>
      <w:proofErr w:type="spellEnd"/>
      <w:r w:rsidRPr="0764CD8C">
        <w:rPr>
          <w:rFonts w:cs="Arial"/>
          <w:b w:val="1"/>
          <w:bCs w:val="1"/>
          <w:color w:val="333333"/>
          <w:sz w:val="21"/>
          <w:szCs w:val="21"/>
          <w:shd w:val="clear" w:color="auto" w:fill="FFFFFF"/>
          <w:lang w:val="en-IN"/>
        </w:rPr>
        <w:t xml:space="preserve"> P</w:t>
      </w:r>
      <w:r w:rsidRPr="0764CD8C" w:rsidR="004F19F1">
        <w:rPr>
          <w:rFonts w:cs="Arial"/>
          <w:b w:val="1"/>
          <w:bCs w:val="1"/>
          <w:color w:val="333333"/>
          <w:sz w:val="21"/>
          <w:szCs w:val="21"/>
          <w:shd w:val="clear" w:color="auto" w:fill="FFFFFF"/>
          <w:lang w:val="en-IN"/>
        </w:rPr>
        <w:t>ath:</w:t>
      </w:r>
    </w:p>
    <w:p w:rsidR="00646198" w:rsidP="00646198" w:rsidRDefault="00646198" w14:paraId="36107145" w14:textId="77777777">
      <w:pPr>
        <w:rPr>
          <w:rFonts w:cs="Arial"/>
          <w:color w:val="333333"/>
          <w:sz w:val="21"/>
          <w:szCs w:val="21"/>
          <w:shd w:val="clear" w:color="auto" w:fill="FFFFFF"/>
          <w:lang w:val="en-IN"/>
        </w:rPr>
      </w:pPr>
    </w:p>
    <w:p w:rsidRPr="00B178F8" w:rsidR="00A57309" w:rsidP="00E060AE" w:rsidRDefault="00BA4A56" w14:paraId="235DB894" w14:textId="156865F1">
      <w:pPr>
        <w:rPr>
          <w:color w:val="FFC000"/>
        </w:rPr>
      </w:pPr>
      <w:ins w:author="Kumar, Sampath" w:date="2017-09-14T14:54:00Z" w:id="35">
        <w:r>
          <w:fldChar w:fldCharType="begin"/>
        </w:r>
        <w:r>
          <w:instrText xml:space="preserve"> HYPERLINK "</w:instrText>
        </w:r>
      </w:ins>
      <w:r w:rsidRPr="00BA4A56">
        <w:rPr>
          <w:rPrChange w:author="Kumar, Sampath" w:date="2017-09-14T14:54:00Z" w:id="36">
            <w:rPr>
              <w:rStyle w:val="Hyperlink"/>
            </w:rPr>
          </w:rPrChange>
        </w:rPr>
        <w:instrText>http://maartens-mini.ddns.htc.nl.philips.com:8081/artifactory/simple/libs-release-local-android/com/philips/cdp/digitalCare/</w:instrText>
      </w:r>
      <w:ins w:author="Kumar, Sampath" w:date="2017-09-14T14:54:00Z" w:id="37">
        <w:r w:rsidRPr="00BA4A56">
          <w:rPr>
            <w:rPrChange w:author="Kumar, Sampath" w:date="2017-09-14T14:54:00Z" w:id="38">
              <w:rPr>
                <w:rStyle w:val="Hyperlink"/>
              </w:rPr>
            </w:rPrChange>
          </w:rPr>
          <w:instrText>8</w:instrText>
        </w:r>
      </w:ins>
      <w:r w:rsidRPr="00BA4A56">
        <w:rPr>
          <w:rPrChange w:author="Kumar, Sampath" w:date="2017-09-14T14:54:00Z" w:id="39">
            <w:rPr>
              <w:rStyle w:val="Hyperlink"/>
            </w:rPr>
          </w:rPrChange>
        </w:rPr>
        <w:instrText>.</w:instrText>
      </w:r>
      <w:ins w:author="Kumar, Sampath" w:date="2017-07-20T18:06:00Z" w:id="40">
        <w:r w:rsidRPr="00BA4A56">
          <w:rPr>
            <w:rPrChange w:author="Kumar, Sampath" w:date="2017-09-14T14:54:00Z" w:id="41">
              <w:rPr>
                <w:rStyle w:val="Hyperlink"/>
              </w:rPr>
            </w:rPrChange>
          </w:rPr>
          <w:instrText>0</w:instrText>
        </w:r>
      </w:ins>
      <w:r w:rsidRPr="00BA4A56">
        <w:rPr>
          <w:rPrChange w:author="Kumar, Sampath" w:date="2017-09-14T14:54:00Z" w:id="42">
            <w:rPr>
              <w:rStyle w:val="Hyperlink"/>
            </w:rPr>
          </w:rPrChange>
        </w:rPr>
        <w:instrText>.0/</w:instrText>
      </w:r>
      <w:ins w:author="Kumar, Sampath" w:date="2017-09-14T14:54:00Z" w:id="43">
        <w:r>
          <w:instrText xml:space="preserve">" </w:instrText>
        </w:r>
        <w:r>
          <w:fldChar w:fldCharType="separate"/>
        </w:r>
      </w:ins>
      <w:r w:rsidRPr="00BA4A56">
        <w:rPr>
          <w:rStyle w:val="Hyperlink"/>
        </w:rPr>
        <w:t>http://maartens-mini.ddns.htc.nl.philips.com:8081/artifactory/simple/libs-release-local-android/com/philips/cdp/digitalCare/</w:t>
      </w:r>
      <w:ins w:author="Kumar, Sampath" w:date="2017-09-14T14:54:00Z" w:id="44">
        <w:r w:rsidRPr="00BA4A56">
          <w:rPr>
            <w:rStyle w:val="Hyperlink"/>
          </w:rPr>
          <w:t>8</w:t>
        </w:r>
      </w:ins>
      <w:del w:author="Kumar, Sampath" w:date="2017-09-14T14:54:00Z" w:id="45">
        <w:r w:rsidRPr="00BA4A56" w:rsidDel="00BA4A56">
          <w:rPr>
            <w:rStyle w:val="Hyperlink"/>
          </w:rPr>
          <w:delText>7</w:delText>
        </w:r>
      </w:del>
      <w:r w:rsidRPr="00BA4A56">
        <w:rPr>
          <w:rStyle w:val="Hyperlink"/>
        </w:rPr>
        <w:t>.</w:t>
      </w:r>
      <w:ins w:author="Kumar, Sampath" w:date="2017-07-20T18:06:00Z" w:id="46">
        <w:r w:rsidRPr="00983AEE">
          <w:rPr>
            <w:rStyle w:val="Hyperlink"/>
          </w:rPr>
          <w:t>0</w:t>
        </w:r>
      </w:ins>
      <w:del w:author="Kumar, Sampath" w:date="2017-07-20T18:06:00Z" w:id="47">
        <w:r w:rsidRPr="00195429" w:rsidDel="00253F2B">
          <w:rPr>
            <w:rStyle w:val="Hyperlink"/>
          </w:rPr>
          <w:delText>6</w:delText>
        </w:r>
      </w:del>
      <w:r w:rsidRPr="00195429">
        <w:rPr>
          <w:rStyle w:val="Hyperlink"/>
        </w:rPr>
        <w:t>.0/</w:t>
      </w:r>
      <w:ins w:author="Kumar, Sampath" w:date="2017-09-14T14:54:00Z" w:id="48">
        <w:r>
          <w:fldChar w:fldCharType="end"/>
        </w:r>
      </w:ins>
    </w:p>
    <w:p w:rsidR="009560E4" w:rsidP="00E060AE" w:rsidRDefault="009560E4" w14:paraId="20639C86" w14:textId="77777777">
      <w:pPr>
        <w:rPr>
          <w:rFonts w:cs="Arial"/>
          <w:color w:val="333333"/>
          <w:sz w:val="21"/>
          <w:szCs w:val="21"/>
          <w:shd w:val="clear" w:color="auto" w:fill="FFFFFF"/>
          <w:lang w:val="en-IN"/>
        </w:rPr>
      </w:pPr>
    </w:p>
    <w:p w:rsidRPr="00A57309" w:rsidR="00A57309" w:rsidP="00E060AE" w:rsidRDefault="00A57309" w14:paraId="70661D7B" w14:textId="1564BD6F">
      <w:pPr>
        <w:rPr>
          <w:rFonts w:cs="Arial"/>
          <w:sz w:val="26"/>
        </w:rPr>
      </w:pPr>
      <w:r w:rsidRPr="00A57309">
        <w:rPr>
          <w:rFonts w:cs="Arial"/>
          <w:sz w:val="26"/>
        </w:rPr>
        <w:t>If you are inside Philips network then you can directly refer “</w:t>
      </w:r>
      <w:r w:rsidR="00C6550C">
        <w:rPr>
          <w:rFonts w:cs="Arial"/>
          <w:b/>
          <w:sz w:val="26"/>
        </w:rPr>
        <w:t>3.3</w:t>
      </w:r>
      <w:r w:rsidRPr="00413806">
        <w:rPr>
          <w:rFonts w:cs="Arial"/>
          <w:b/>
          <w:sz w:val="26"/>
        </w:rPr>
        <w:t xml:space="preserve">  Gradle dependencies</w:t>
      </w:r>
      <w:r w:rsidRPr="00A57309">
        <w:rPr>
          <w:rFonts w:cs="Arial"/>
          <w:sz w:val="26"/>
        </w:rPr>
        <w:t xml:space="preserve">” section. It will automatically download all nested dependencies from artifactory. </w:t>
      </w:r>
    </w:p>
    <w:p w:rsidR="0063714A" w:rsidP="0764CD8C" w:rsidRDefault="0063714A" w14:paraId="7F1B883B" w14:textId="64B06A4B" w14:noSpellErr="1">
      <w:pPr>
        <w:pStyle w:val="Heading2"/>
        <w:rPr>
          <w:rFonts w:cs="Arial"/>
        </w:rPr>
      </w:pPr>
      <w:bookmarkStart w:name="_Toc297311299" w:id="49"/>
      <w:bookmarkStart w:name="_Toc444883173" w:id="50"/>
      <w:bookmarkStart w:name="_Toc493440853" w:id="51"/>
      <w:r w:rsidRPr="0764CD8C" w:rsidR="0764CD8C">
        <w:rPr>
          <w:rFonts w:cs="Arial"/>
        </w:rPr>
        <w:t xml:space="preserve">Library </w:t>
      </w:r>
      <w:r w:rsidRPr="0764CD8C" w:rsidR="0764CD8C">
        <w:rPr>
          <w:rFonts w:cs="Arial"/>
        </w:rPr>
        <w:t>Integration</w:t>
      </w:r>
      <w:bookmarkEnd w:id="49"/>
      <w:bookmarkEnd w:id="50"/>
      <w:bookmarkEnd w:id="51"/>
    </w:p>
    <w:p w:rsidR="00B234E4" w:rsidP="0764CD8C" w:rsidRDefault="00A340F1" w14:paraId="5723E00B" w14:textId="6FA428F7">
      <w:pPr>
        <w:rPr>
          <w:rFonts w:cs="Arial"/>
          <w:color w:val="333333"/>
          <w:lang w:val="en-IN"/>
        </w:rPr>
      </w:pPr>
      <w:r w:rsidRPr="0764CD8C">
        <w:rPr>
          <w:rFonts w:cs="Arial"/>
          <w:color w:val="333333"/>
          <w:shd w:val="clear" w:color="auto" w:fill="F5F5F5"/>
          <w:lang w:val="en-IN"/>
        </w:rPr>
        <w:t xml:space="preserve">Need to copy all </w:t>
      </w:r>
      <w:proofErr w:type="spellStart"/>
      <w:r w:rsidRPr="0764CD8C">
        <w:rPr>
          <w:rFonts w:cs="Arial"/>
          <w:color w:val="333333"/>
          <w:shd w:val="clear" w:color="auto" w:fill="F5F5F5"/>
          <w:lang w:val="en-IN"/>
        </w:rPr>
        <w:t xml:space="preserve">aar</w:t>
      </w:r>
      <w:proofErr w:type="spellEnd"/>
      <w:r w:rsidRPr="0764CD8C">
        <w:rPr>
          <w:rFonts w:cs="Arial"/>
          <w:color w:val="333333"/>
          <w:shd w:val="clear" w:color="auto" w:fill="F5F5F5"/>
          <w:lang w:val="en-IN"/>
        </w:rPr>
        <w:t xml:space="preserve"> files in libs </w:t>
      </w:r>
      <w:r w:rsidRPr="0764CD8C" w:rsidR="00E254BE">
        <w:rPr>
          <w:rFonts w:cs="Arial"/>
          <w:color w:val="333333"/>
          <w:shd w:val="clear" w:color="auto" w:fill="F5F5F5"/>
          <w:lang w:val="en-IN"/>
        </w:rPr>
        <w:t>folder;</w:t>
      </w:r>
      <w:r w:rsidRPr="0764CD8C">
        <w:rPr>
          <w:rFonts w:cs="Arial"/>
          <w:color w:val="333333"/>
          <w:shd w:val="clear" w:color="auto" w:fill="F5F5F5"/>
          <w:lang w:val="en-IN"/>
        </w:rPr>
        <w:t xml:space="preserve"> below are the libraries needed,</w:t>
      </w:r>
      <w:r w:rsidRPr="0764CD8C" w:rsidR="00850BCF">
        <w:rPr>
          <w:rFonts w:cs="Arial"/>
          <w:color w:val="333333"/>
          <w:shd w:val="clear" w:color="auto" w:fill="F5F5F5"/>
          <w:lang w:val="en-IN"/>
        </w:rPr>
        <w:t xml:space="preserve"> </w:t>
      </w:r>
      <w:r w:rsidRPr="0764CD8C" w:rsidR="009560E4">
        <w:rPr>
          <w:rFonts w:cs="Arial"/>
          <w:color w:val="333333"/>
          <w:shd w:val="clear" w:color="auto" w:fill="F5F5F5"/>
          <w:lang w:val="en-IN"/>
        </w:rPr>
        <w:t>please</w:t>
      </w:r>
      <w:r w:rsidRPr="0764CD8C" w:rsidR="00850BCF">
        <w:rPr>
          <w:rFonts w:cs="Arial"/>
          <w:color w:val="333333"/>
          <w:shd w:val="clear" w:color="auto" w:fill="F5F5F5"/>
          <w:lang w:val="en-IN"/>
        </w:rPr>
        <w:t xml:space="preserve"> make </w:t>
      </w:r>
      <w:proofErr w:type="spellStart"/>
      <w:r w:rsidRPr="0764CD8C" w:rsidR="00850BCF">
        <w:rPr>
          <w:rFonts w:cs="Arial"/>
          <w:color w:val="333333"/>
          <w:shd w:val="clear" w:color="auto" w:fill="F5F5F5"/>
          <w:lang w:val="en-IN"/>
        </w:rPr>
        <w:t xml:space="preserve">gradle</w:t>
      </w:r>
      <w:proofErr w:type="spellEnd"/>
      <w:r w:rsidRPr="0764CD8C" w:rsidR="00850BCF">
        <w:rPr>
          <w:rFonts w:cs="Arial"/>
          <w:color w:val="333333"/>
          <w:shd w:val="clear" w:color="auto" w:fill="F5F5F5"/>
          <w:lang w:val="en-IN"/>
        </w:rPr>
        <w:t xml:space="preserve"> changes</w:t>
      </w:r>
    </w:p>
    <w:p w:rsidR="00A340F1" w:rsidP="00AD42DC" w:rsidRDefault="00A340F1" w14:paraId="1F57A27C" w14:textId="77777777">
      <w:pPr>
        <w:ind w:left="360"/>
        <w:rPr>
          <w:rFonts w:cs="Arial"/>
          <w:color w:val="333333"/>
          <w:szCs w:val="24"/>
          <w:shd w:val="clear" w:color="auto" w:fill="F5F5F5"/>
          <w:lang w:val="en-IN"/>
        </w:rPr>
      </w:pPr>
    </w:p>
    <w:p w:rsidR="008D4020" w:rsidP="008D4020" w:rsidRDefault="008D4020" w14:paraId="0FC0D056" w14:textId="77777777">
      <w:pPr>
        <w:pStyle w:val="Default"/>
        <w:rPr>
          <w:sz w:val="23"/>
          <w:szCs w:val="23"/>
        </w:rPr>
      </w:pPr>
      <w:r>
        <w:rPr>
          <w:sz w:val="23"/>
          <w:szCs w:val="23"/>
        </w:rPr>
        <w:t xml:space="preserve">dependencies { </w:t>
      </w:r>
    </w:p>
    <w:p w:rsidR="008D4020" w:rsidP="008D4020" w:rsidRDefault="008D4020" w14:paraId="730532C7" w14:textId="77777777">
      <w:pPr>
        <w:pStyle w:val="Default"/>
        <w:rPr>
          <w:sz w:val="23"/>
          <w:szCs w:val="23"/>
        </w:rPr>
      </w:pPr>
      <w:r>
        <w:rPr>
          <w:sz w:val="23"/>
          <w:szCs w:val="23"/>
        </w:rPr>
        <w:t xml:space="preserve">compile fileTree(dir:'libs', include:['*.jar']) </w:t>
      </w:r>
    </w:p>
    <w:p w:rsidR="009560E4" w:rsidP="008D4020" w:rsidRDefault="009560E4" w14:paraId="2671085D" w14:textId="77777777">
      <w:pPr>
        <w:pStyle w:val="Default"/>
        <w:rPr>
          <w:sz w:val="23"/>
          <w:szCs w:val="23"/>
        </w:rPr>
      </w:pPr>
    </w:p>
    <w:p w:rsidRPr="009A633C" w:rsidR="008D4020" w:rsidP="008F0D40" w:rsidRDefault="008D4020" w14:paraId="480663D0" w14:textId="298C0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cs="Arial" w:eastAsiaTheme="minorEastAsia"/>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rsidRPr="00F93033" w:rsidR="008D4020" w:rsidP="0764CD8C" w:rsidRDefault="008D4020" w14:paraId="268ACF38" w14:textId="13667DE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val="1"/>
          <w:bCs w:val="1"/>
          <w:color w:val="FFC000"/>
          <w:sz w:val="18"/>
          <w:szCs w:val="18"/>
        </w:rPr>
      </w:pPr>
      <w:r w:rsidRPr="0764CD8C">
        <w:rPr>
          <w:rFonts w:eastAsia="ＭＳ 明朝" w:cs="Arial" w:eastAsiaTheme="minorEastAsia"/>
          <w:color w:val="FFC000"/>
          <w:sz w:val="23"/>
          <w:szCs w:val="23"/>
        </w:rPr>
        <w:t>compile</w:t>
      </w:r>
      <w:r w:rsidRPr="00F93033">
        <w:rPr>
          <w:rFonts w:ascii="Courier New" w:hAnsi="Courier New" w:cs="Courier New"/>
          <w:b w:val="1"/>
          <w:bCs w:val="1"/>
          <w:color w:val="FFC000"/>
          <w:sz w:val="18"/>
          <w:szCs w:val="18"/>
        </w:rPr>
        <w:t>(name:'digitalCare-v</w:t>
      </w:r>
      <w:ins w:author="Kumar, Sampath" w:date="2017-09-14T14:55:00Z" w:id="52">
        <w:r w:rsidR="00BA4A56">
          <w:rPr>
            <w:rFonts w:ascii="Courier New" w:hAnsi="Courier New" w:cs="Courier New"/>
            <w:b w:val="1"/>
            <w:bCs w:val="1"/>
            <w:color w:val="FFC000"/>
            <w:sz w:val="18"/>
            <w:szCs w:val="18"/>
          </w:rPr>
          <w:t>8</w:t>
        </w:r>
      </w:ins>
      <w:del w:author="Kumar, Sampath" w:date="2017-09-14T14:55:00Z" w:id="53">
        <w:r w:rsidDel="00BA4A56" w:rsidR="006E7835">
          <w:rPr>
            <w:rFonts w:ascii="Courier New" w:hAnsi="Courier New" w:cs="Courier New"/>
            <w:b/>
            <w:bCs/>
            <w:color w:val="FFC000"/>
            <w:sz w:val="18"/>
            <w:szCs w:val="18"/>
          </w:rPr>
          <w:delText>7</w:delText>
        </w:r>
      </w:del>
      <w:r w:rsidR="006E7835">
        <w:rPr>
          <w:rFonts w:ascii="Courier New" w:hAnsi="Courier New" w:cs="Courier New"/>
          <w:b w:val="1"/>
          <w:bCs w:val="1"/>
          <w:color w:val="FFC000"/>
          <w:sz w:val="18"/>
          <w:szCs w:val="18"/>
        </w:rPr>
        <w:t>.</w:t>
      </w:r>
      <w:ins w:author="Kumar, Sampath" w:date="2017-07-20T18:06:00Z" w:id="54">
        <w:r w:rsidR="00BA4A56">
          <w:rPr>
            <w:rFonts w:ascii="Courier New" w:hAnsi="Courier New" w:cs="Courier New"/>
            <w:b w:val="1"/>
            <w:bCs w:val="1"/>
            <w:color w:val="FFC000"/>
            <w:sz w:val="18"/>
            <w:szCs w:val="18"/>
          </w:rPr>
          <w:t>0</w:t>
        </w:r>
      </w:ins>
      <w:del w:author="Kumar, Sampath" w:date="2017-07-20T18:06:00Z" w:id="55">
        <w:r w:rsidDel="00253F2B" w:rsidR="006E7835">
          <w:rPr>
            <w:rFonts w:ascii="Courier New" w:hAnsi="Courier New" w:cs="Courier New"/>
            <w:b/>
            <w:bCs/>
            <w:color w:val="FFC000"/>
            <w:sz w:val="18"/>
            <w:szCs w:val="18"/>
          </w:rPr>
          <w:delText>6</w:delText>
        </w:r>
      </w:del>
      <w:r w:rsidR="008E773B">
        <w:rPr>
          <w:rFonts w:ascii="Courier New" w:hAnsi="Courier New" w:cs="Courier New"/>
          <w:b w:val="1"/>
          <w:bCs w:val="1"/>
          <w:color w:val="FFC000"/>
          <w:sz w:val="18"/>
          <w:szCs w:val="18"/>
        </w:rPr>
        <w:t>.0</w:t>
      </w:r>
      <w:r w:rsidRPr="00F93033">
        <w:rPr>
          <w:rFonts w:ascii="Courier New" w:hAnsi="Courier New" w:cs="Courier New"/>
          <w:b w:val="1"/>
          <w:bCs w:val="1"/>
          <w:color w:val="FFC000"/>
          <w:sz w:val="18"/>
          <w:szCs w:val="18"/>
        </w:rPr>
        <w:t xml:space="preserve">', ext:aar) </w:t>
      </w:r>
    </w:p>
    <w:p w:rsidR="008D4020" w:rsidP="008D4020" w:rsidRDefault="008D4020" w14:paraId="3268B418" w14:textId="77777777">
      <w:pPr>
        <w:pStyle w:val="Default"/>
        <w:rPr>
          <w:sz w:val="23"/>
          <w:szCs w:val="23"/>
        </w:rPr>
      </w:pPr>
      <w:r>
        <w:rPr>
          <w:sz w:val="23"/>
          <w:szCs w:val="23"/>
        </w:rPr>
        <w:t xml:space="preserve">} </w:t>
      </w:r>
    </w:p>
    <w:p w:rsidR="008D4020" w:rsidP="008D4020" w:rsidRDefault="008D4020" w14:paraId="75D1C492" w14:textId="77777777">
      <w:pPr>
        <w:rPr>
          <w:sz w:val="23"/>
          <w:szCs w:val="23"/>
        </w:rPr>
      </w:pPr>
      <w:r>
        <w:rPr>
          <w:sz w:val="23"/>
          <w:szCs w:val="23"/>
        </w:rPr>
        <w:t>}</w:t>
      </w:r>
    </w:p>
    <w:p w:rsidRPr="008D6FA5" w:rsidR="00FE675B" w:rsidP="00FE675B" w:rsidRDefault="00FE675B" w14:paraId="13C4D882" w14:textId="77777777">
      <w:pPr>
        <w:rPr>
          <w:rFonts w:cs="Arial"/>
          <w:color w:val="333333"/>
          <w:szCs w:val="24"/>
        </w:rPr>
      </w:pPr>
    </w:p>
    <w:p w:rsidRPr="008D6FA5" w:rsidR="00F03576" w:rsidP="0764CD8C" w:rsidRDefault="00F03576" w14:paraId="64813DED" w14:textId="77777777" w14:noSpellErr="1">
      <w:pPr>
        <w:pStyle w:val="Heading2"/>
        <w:rPr>
          <w:rFonts w:cs="Arial"/>
        </w:rPr>
      </w:pPr>
      <w:bookmarkStart w:name="_Toc444883174" w:id="56"/>
      <w:bookmarkStart w:name="_Toc493440854" w:id="57"/>
      <w:bookmarkStart w:name="_Toc297311300" w:id="58"/>
      <w:r w:rsidRPr="0764CD8C" w:rsidR="0764CD8C">
        <w:rPr>
          <w:rFonts w:cs="Arial"/>
        </w:rPr>
        <w:t>Library versioning</w:t>
      </w:r>
      <w:bookmarkEnd w:id="56"/>
      <w:bookmarkEnd w:id="57"/>
    </w:p>
    <w:p w:rsidRPr="008D6FA5" w:rsidR="00F03576" w:rsidP="0764CD8C" w:rsidRDefault="00F03576" w14:paraId="4D319F5D" w14:textId="77777777" w14:noSpellErr="1">
      <w:pPr>
        <w:pStyle w:val="BodyText"/>
        <w:rPr>
          <w:rFonts w:cs="Arial"/>
          <w:lang w:val="en-GB"/>
        </w:rPr>
      </w:pPr>
      <w:r w:rsidRPr="0764CD8C" w:rsidR="0764CD8C">
        <w:rPr>
          <w:rFonts w:cs="Arial"/>
          <w:lang w:val="en-GB"/>
        </w:rPr>
        <w:t>Library version can be obtained by using below API</w:t>
      </w:r>
    </w:p>
    <w:p w:rsidR="008F55D5" w:rsidP="0764CD8C" w:rsidRDefault="008F55D5" w14:paraId="4C22B688" w14:textId="77777777">
      <w:pPr>
        <w:pStyle w:val="BodyText"/>
        <w:rPr>
          <w:rFonts w:cs="Arial"/>
          <w:lang w:val="en-GB"/>
        </w:rPr>
      </w:pPr>
      <w:proofErr w:type="spellStart"/>
      <w:r w:rsidRPr="0764CD8C" w:rsidR="0764CD8C">
        <w:rPr>
          <w:rFonts w:cs="Arial"/>
          <w:lang w:val="en-GB"/>
        </w:rPr>
        <w:t>DigitalCareManager.getInstance</w:t>
      </w:r>
      <w:proofErr w:type="spellEnd"/>
      <w:r w:rsidRPr="0764CD8C" w:rsidR="0764CD8C">
        <w:rPr>
          <w:rFonts w:cs="Arial"/>
          <w:lang w:val="en-GB"/>
        </w:rPr>
        <w:t>().</w:t>
      </w:r>
      <w:proofErr w:type="spellStart"/>
      <w:r w:rsidRPr="0764CD8C" w:rsidR="0764CD8C">
        <w:rPr>
          <w:rFonts w:cs="Arial"/>
          <w:lang w:val="en-GB"/>
        </w:rPr>
        <w:t>getDigitalCareLibVersion</w:t>
      </w:r>
      <w:proofErr w:type="spellEnd"/>
      <w:r w:rsidRPr="0764CD8C" w:rsidR="0764CD8C">
        <w:rPr>
          <w:rFonts w:cs="Arial"/>
          <w:lang w:val="en-GB"/>
        </w:rPr>
        <w:t>();</w:t>
      </w:r>
    </w:p>
    <w:p w:rsidR="008B7E07" w:rsidP="0764CD8C" w:rsidRDefault="008B7E07" w14:paraId="6CE2F369" w14:textId="0F60D239">
      <w:pPr>
        <w:pStyle w:val="Heading2"/>
        <w:rPr>
          <w:rFonts w:cs="Arial"/>
        </w:rPr>
      </w:pPr>
      <w:bookmarkStart w:name="_Toc444883175" w:id="59"/>
      <w:bookmarkStart w:name="_Toc493440855" w:id="60"/>
      <w:bookmarkEnd w:id="58"/>
      <w:r w:rsidRPr="0764CD8C" w:rsidR="0764CD8C">
        <w:rPr>
          <w:rFonts w:cs="Arial"/>
        </w:rPr>
        <w:t xml:space="preserve">Root </w:t>
      </w:r>
      <w:proofErr w:type="spellStart"/>
      <w:r w:rsidRPr="0764CD8C" w:rsidR="0764CD8C">
        <w:rPr>
          <w:rFonts w:cs="Arial"/>
        </w:rPr>
        <w:t>gradle</w:t>
      </w:r>
      <w:proofErr w:type="spellEnd"/>
      <w:r w:rsidRPr="0764CD8C" w:rsidR="0764CD8C">
        <w:rPr>
          <w:rFonts w:cs="Arial"/>
        </w:rPr>
        <w:t xml:space="preserve"> changes</w:t>
      </w:r>
      <w:bookmarkEnd w:id="59"/>
      <w:bookmarkEnd w:id="60"/>
    </w:p>
    <w:p w:rsidRPr="008B7E07" w:rsidR="008B7E07" w:rsidP="008B7E07" w:rsidRDefault="008B7E07" w14:paraId="67B2B23D" w14:textId="56B3F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B7E07">
        <w:rPr>
          <w:rFonts w:ascii="Courier New" w:hAnsi="Courier New" w:cs="Courier New"/>
          <w:color w:val="000000"/>
          <w:sz w:val="18"/>
          <w:szCs w:val="18"/>
          <w:shd w:val="clear" w:color="auto" w:fill="E4E4FF"/>
        </w:rPr>
        <w:t>buildscript</w:t>
      </w:r>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r>
      <w:r w:rsidRPr="008B7E07">
        <w:rPr>
          <w:rFonts w:ascii="Courier New" w:hAnsi="Courier New" w:cs="Courier New"/>
          <w:color w:val="000000"/>
          <w:sz w:val="18"/>
          <w:szCs w:val="18"/>
        </w:rPr>
        <w:t xml:space="preserve">    repositories {</w:t>
      </w:r>
      <w:r w:rsidRPr="008B7E07">
        <w:rPr>
          <w:rFonts w:ascii="Courier New" w:hAnsi="Courier New" w:cs="Courier New"/>
          <w:color w:val="000000"/>
          <w:sz w:val="18"/>
          <w:szCs w:val="18"/>
        </w:rPr>
        <w:br/>
      </w:r>
      <w:r w:rsidRPr="008B7E07">
        <w:rPr>
          <w:rFonts w:ascii="Courier New" w:hAnsi="Courier New" w:cs="Courier New"/>
          <w:color w:val="000000"/>
          <w:sz w:val="18"/>
          <w:szCs w:val="18"/>
        </w:rPr>
        <w:t xml:space="preserve">        </w:t>
      </w:r>
      <w:r w:rsidRPr="008B7E07">
        <w:rPr>
          <w:rFonts w:ascii="Courier New" w:hAnsi="Courier New" w:cs="Courier New"/>
          <w:b/>
          <w:color w:val="000000"/>
          <w:sz w:val="18"/>
          <w:szCs w:val="18"/>
        </w:rPr>
        <w:t xml:space="preserve">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r>
      <w:r w:rsidRPr="008B7E07">
        <w:rPr>
          <w:rFonts w:ascii="Courier New" w:hAnsi="Courier New" w:cs="Courier New"/>
          <w:b/>
          <w:color w:val="000000"/>
          <w:sz w:val="18"/>
          <w:szCs w:val="18"/>
        </w:rP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r>
      <w:r w:rsidRPr="008B7E07">
        <w:rPr>
          <w:rFonts w:ascii="Courier New" w:hAnsi="Courier New" w:cs="Courier New"/>
          <w:color w:val="000000"/>
          <w:sz w:val="18"/>
          <w:szCs w:val="18"/>
        </w:rPr>
        <w:t xml:space="preserve">        classpath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6550C">
        <w:rPr>
          <w:rFonts w:ascii="Courier New" w:hAnsi="Courier New" w:cs="Courier New"/>
          <w:b/>
          <w:bCs/>
          <w:color w:val="008000"/>
          <w:sz w:val="18"/>
          <w:szCs w:val="18"/>
        </w:rPr>
        <w:t>3.1</w:t>
      </w:r>
      <w:r w:rsidRPr="008B7E07">
        <w:rPr>
          <w:rFonts w:ascii="Courier New" w:hAnsi="Courier New" w:cs="Courier New"/>
          <w:b/>
          <w:bCs/>
          <w:color w:val="008000"/>
          <w:sz w:val="18"/>
          <w:szCs w:val="18"/>
        </w:rPr>
        <w:t>'</w:t>
      </w:r>
      <w:r w:rsidRPr="008B7E07">
        <w:rPr>
          <w:rFonts w:ascii="Courier New" w:hAnsi="Courier New" w:cs="Courier New"/>
          <w:b/>
          <w:bCs/>
          <w:color w:val="008000"/>
          <w:sz w:val="18"/>
          <w:szCs w:val="18"/>
        </w:rPr>
        <w:br/>
      </w:r>
      <w:r w:rsidRPr="008B7E07">
        <w:rPr>
          <w:rFonts w:ascii="Courier New" w:hAnsi="Courier New" w:cs="Courier New"/>
          <w:b/>
          <w:bCs/>
          <w:color w:val="008000"/>
          <w:sz w:val="18"/>
          <w:szCs w:val="18"/>
        </w:rP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r>
      <w:r w:rsidRPr="008B7E07">
        <w:rPr>
          <w:rFonts w:ascii="Courier New" w:hAnsi="Courier New" w:cs="Courier New"/>
          <w:color w:val="000000"/>
          <w:sz w:val="18"/>
          <w:szCs w:val="18"/>
        </w:rPr>
        <w:t>allprojects {</w:t>
      </w:r>
      <w:r w:rsidRPr="008B7E07">
        <w:rPr>
          <w:rFonts w:ascii="Courier New" w:hAnsi="Courier New" w:cs="Courier New"/>
          <w:color w:val="000000"/>
          <w:sz w:val="18"/>
          <w:szCs w:val="18"/>
        </w:rPr>
        <w:br/>
      </w:r>
      <w:r w:rsidRPr="008B7E07">
        <w:rPr>
          <w:rFonts w:ascii="Courier New" w:hAnsi="Courier New" w:cs="Courier New"/>
          <w:color w:val="000000"/>
          <w:sz w:val="18"/>
          <w:szCs w:val="18"/>
        </w:rP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r>
      <w:r w:rsidRPr="008B7E07">
        <w:rPr>
          <w:rFonts w:ascii="Courier New" w:hAnsi="Courier New" w:cs="Courier New"/>
          <w:b/>
          <w:color w:val="000000"/>
          <w:sz w:val="18"/>
          <w:szCs w:val="18"/>
        </w:rPr>
        <w:t xml:space="preserve">        maven { url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r>
      <w:r w:rsidRPr="008B7E07">
        <w:rPr>
          <w:rFonts w:ascii="Courier New" w:hAnsi="Courier New" w:cs="Courier New"/>
          <w:b/>
          <w:color w:val="000000"/>
          <w:sz w:val="18"/>
          <w:szCs w:val="18"/>
        </w:rPr>
        <w:t xml:space="preserve">        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r>
      <w:r w:rsidRPr="008B7E07">
        <w:rPr>
          <w:rFonts w:ascii="Courier New" w:hAnsi="Courier New" w:cs="Courier New"/>
          <w:b/>
          <w:color w:val="000000"/>
          <w:sz w:val="18"/>
          <w:szCs w:val="18"/>
        </w:rP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rsidRPr="008B7E07" w:rsidR="008B7E07" w:rsidP="008B7E07" w:rsidRDefault="008B7E07" w14:paraId="59A0F842" w14:textId="77777777">
      <w:pPr>
        <w:pStyle w:val="BodyText"/>
        <w:rPr>
          <w:lang w:val="en-GB"/>
        </w:rPr>
      </w:pPr>
    </w:p>
    <w:p w:rsidR="00ED6877" w:rsidP="0764CD8C" w:rsidRDefault="00ED6877" w14:paraId="6B536839" w14:textId="76C3592E" w14:noSpellErr="1">
      <w:pPr>
        <w:pStyle w:val="Heading2"/>
        <w:rPr>
          <w:rFonts w:cs="Arial"/>
        </w:rPr>
      </w:pPr>
      <w:bookmarkStart w:name="_Toc444883176" w:id="61"/>
      <w:bookmarkStart w:name="_Toc493440856" w:id="62"/>
      <w:r w:rsidRPr="0764CD8C" w:rsidR="0764CD8C">
        <w:rPr>
          <w:rFonts w:cs="Arial"/>
        </w:rPr>
        <w:t>Gradle dependencies</w:t>
      </w:r>
      <w:bookmarkEnd w:id="61"/>
      <w:bookmarkEnd w:id="62"/>
    </w:p>
    <w:p w:rsidRPr="003302C4" w:rsidR="003302C4" w:rsidP="0764CD8C" w:rsidRDefault="003302C4" w14:paraId="4559F0B7" w14:textId="5DBE013C">
      <w:pPr>
        <w:pStyle w:val="BodyText"/>
        <w:rPr>
          <w:lang w:val="en-GB"/>
        </w:rPr>
      </w:pPr>
      <w:r w:rsidRPr="0764CD8C" w:rsidR="0764CD8C">
        <w:rPr>
          <w:lang w:val="en-GB"/>
        </w:rPr>
        <w:t xml:space="preserve">Just by adding below </w:t>
      </w:r>
      <w:proofErr w:type="spellStart"/>
      <w:r w:rsidRPr="0764CD8C" w:rsidR="0764CD8C">
        <w:rPr>
          <w:lang w:val="en-GB"/>
        </w:rPr>
        <w:t>gradle</w:t>
      </w:r>
      <w:proofErr w:type="spellEnd"/>
      <w:r w:rsidRPr="0764CD8C" w:rsidR="0764CD8C">
        <w:rPr>
          <w:lang w:val="en-GB"/>
        </w:rPr>
        <w:t xml:space="preserve"> dependencies, </w:t>
      </w:r>
      <w:proofErr w:type="spellStart"/>
      <w:r w:rsidRPr="0764CD8C" w:rsidR="0764CD8C">
        <w:rPr>
          <w:lang w:val="en-GB"/>
        </w:rPr>
        <w:t>digitalcare</w:t>
      </w:r>
      <w:proofErr w:type="spellEnd"/>
      <w:r w:rsidRPr="0764CD8C" w:rsidR="0764CD8C">
        <w:rPr>
          <w:lang w:val="en-GB"/>
        </w:rPr>
        <w:t xml:space="preserve"> and nested possible libraries will be downloaded from </w:t>
      </w:r>
      <w:proofErr w:type="spellStart"/>
      <w:r w:rsidRPr="0764CD8C" w:rsidR="0764CD8C">
        <w:rPr>
          <w:lang w:val="en-GB"/>
        </w:rPr>
        <w:t>artifcatory</w:t>
      </w:r>
      <w:proofErr w:type="spellEnd"/>
      <w:r w:rsidRPr="0764CD8C" w:rsidR="0764CD8C">
        <w:rPr>
          <w:lang w:val="en-GB"/>
        </w:rPr>
        <w:t>. But it has to be inside Philips network.</w:t>
      </w:r>
    </w:p>
    <w:p w:rsidR="00456DA2" w:rsidP="0764CD8C" w:rsidRDefault="002063CE" w14:paraId="60750EEC" w14:textId="3151F4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themeTint="FF" w:themeShade="FF"/>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val="1"/>
          <w:bCs w:val="1"/>
          <w:color w:val="008000"/>
          <w:sz w:val="18"/>
          <w:szCs w:val="18"/>
        </w:rPr>
        <w:t xml:space="preserve">    </w:t>
      </w:r>
      <w:r w:rsidRPr="002063CE">
        <w:rPr>
          <w:rFonts w:ascii="Courier New" w:hAnsi="Courier New" w:cs="Courier New"/>
          <w:color w:val="000000"/>
          <w:sz w:val="18"/>
          <w:szCs w:val="18"/>
        </w:rPr>
        <w:t>compile(</w:t>
      </w:r>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val="1"/>
          <w:bCs w:val="1"/>
          <w:color w:val="008000"/>
          <w:sz w:val="18"/>
          <w:szCs w:val="18"/>
        </w:rPr>
        <w:t>'com.philips.cdp'</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val="1"/>
          <w:bCs w:val="1"/>
          <w:color w:val="008000"/>
          <w:sz w:val="18"/>
          <w:szCs w:val="18"/>
        </w:rPr>
        <w:t>'digitalCare'</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Pr="00F93033" w:rsidR="00A823F3">
        <w:rPr>
          <w:rFonts w:ascii="Courier New" w:hAnsi="Courier New" w:cs="Courier New"/>
          <w:b w:val="1"/>
          <w:bCs w:val="1"/>
          <w:color w:val="FFC000"/>
          <w:sz w:val="18"/>
          <w:szCs w:val="18"/>
        </w:rPr>
        <w:t>'</w:t>
      </w:r>
      <w:ins w:author="Kumar, Sampath" w:date="2017-09-14T14:55:00Z" w:id="63">
        <w:r w:rsidR="00BA4A56">
          <w:rPr>
            <w:rFonts w:ascii="Courier New" w:hAnsi="Courier New" w:cs="Courier New"/>
            <w:b w:val="1"/>
            <w:bCs w:val="1"/>
            <w:color w:val="FFC000"/>
            <w:sz w:val="18"/>
            <w:szCs w:val="18"/>
          </w:rPr>
          <w:t>8</w:t>
        </w:r>
      </w:ins>
      <w:del w:author="Kumar, Sampath" w:date="2017-09-14T14:55:00Z" w:id="64">
        <w:r w:rsidDel="00BA4A56" w:rsidR="006E7835">
          <w:rPr>
            <w:rFonts w:ascii="Courier New" w:hAnsi="Courier New" w:cs="Courier New"/>
            <w:b/>
            <w:bCs/>
            <w:color w:val="FFC000"/>
            <w:sz w:val="18"/>
            <w:szCs w:val="18"/>
          </w:rPr>
          <w:delText>7</w:delText>
        </w:r>
      </w:del>
      <w:r w:rsidR="006E7835">
        <w:rPr>
          <w:rFonts w:ascii="Courier New" w:hAnsi="Courier New" w:cs="Courier New"/>
          <w:b w:val="1"/>
          <w:bCs w:val="1"/>
          <w:color w:val="FFC000"/>
          <w:sz w:val="18"/>
          <w:szCs w:val="18"/>
        </w:rPr>
        <w:t>.</w:t>
      </w:r>
      <w:ins w:author="Kumar, Sampath" w:date="2017-07-20T18:06:00Z" w:id="65">
        <w:r w:rsidR="00BA4A56">
          <w:rPr>
            <w:rFonts w:ascii="Courier New" w:hAnsi="Courier New" w:cs="Courier New"/>
            <w:b w:val="1"/>
            <w:bCs w:val="1"/>
            <w:color w:val="FFC000"/>
            <w:sz w:val="18"/>
            <w:szCs w:val="18"/>
          </w:rPr>
          <w:t>0</w:t>
        </w:r>
      </w:ins>
      <w:del w:author="Kumar, Sampath" w:date="2017-07-20T18:06:00Z" w:id="66">
        <w:r w:rsidDel="00253F2B" w:rsidR="006E7835">
          <w:rPr>
            <w:rFonts w:ascii="Courier New" w:hAnsi="Courier New" w:cs="Courier New"/>
            <w:b/>
            <w:bCs/>
            <w:color w:val="FFC000"/>
            <w:sz w:val="18"/>
            <w:szCs w:val="18"/>
          </w:rPr>
          <w:delText>6</w:delText>
        </w:r>
      </w:del>
      <w:r w:rsidR="008E773B">
        <w:rPr>
          <w:rFonts w:ascii="Courier New" w:hAnsi="Courier New" w:cs="Courier New"/>
          <w:b w:val="1"/>
          <w:bCs w:val="1"/>
          <w:color w:val="FFC000"/>
          <w:sz w:val="18"/>
          <w:szCs w:val="18"/>
        </w:rPr>
        <w:t>.0</w:t>
      </w:r>
      <w:r w:rsidRPr="00F93033">
        <w:rPr>
          <w:rFonts w:ascii="Courier New" w:hAnsi="Courier New" w:cs="Courier New"/>
          <w:b w:val="1"/>
          <w:bCs w:val="1"/>
          <w:color w:val="FFC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ext</w:t>
      </w:r>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val="1"/>
          <w:bCs w:val="1"/>
          <w:color w:val="008000"/>
          <w:sz w:val="18"/>
          <w:szCs w:val="18"/>
        </w:rPr>
        <w:t>'aar'</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rsidR="00456DA2" w:rsidP="002063CE" w:rsidRDefault="00456DA2" w14:paraId="768BF8C7" w14:textId="30C38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rsidR="00BF06CC" w:rsidP="00AE125B" w:rsidRDefault="00456DA2" w14:paraId="024FAA7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rsidRPr="002063CE" w:rsidR="002063CE" w:rsidP="00BF06CC" w:rsidRDefault="002063CE" w14:paraId="1B5C2313" w14:textId="4EE36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rsidRPr="008B7E07" w:rsidR="003302C4" w:rsidP="003302C4" w:rsidRDefault="003302C4" w14:paraId="400018DE" w14:textId="77777777">
      <w:pPr>
        <w:pStyle w:val="BodyText"/>
        <w:rPr>
          <w:lang w:val="en-GB"/>
        </w:rPr>
      </w:pPr>
    </w:p>
    <w:p w:rsidR="003302C4" w:rsidP="0764CD8C" w:rsidRDefault="003302C4" w14:paraId="5EC6DB0E" w14:textId="7A0E00B5" w14:noSpellErr="1">
      <w:pPr>
        <w:pStyle w:val="Heading2"/>
        <w:rPr>
          <w:rFonts w:cs="Arial"/>
        </w:rPr>
      </w:pPr>
      <w:bookmarkStart w:name="_Toc493440857" w:id="67"/>
      <w:r w:rsidRPr="0764CD8C" w:rsidR="0764CD8C">
        <w:rPr>
          <w:rFonts w:cs="Arial"/>
        </w:rPr>
        <w:t xml:space="preserve">Proxy </w:t>
      </w:r>
      <w:r w:rsidRPr="0764CD8C" w:rsidR="0764CD8C">
        <w:rPr>
          <w:rFonts w:cs="Arial"/>
        </w:rPr>
        <w:t>dependencies</w:t>
      </w:r>
      <w:bookmarkEnd w:id="67"/>
    </w:p>
    <w:p w:rsidRPr="00D835E9" w:rsidR="003302C4" w:rsidP="0764CD8C" w:rsidRDefault="00C84B4D" w14:paraId="5B690742" w14:textId="7DB6108E">
      <w:pPr>
        <w:pStyle w:val="BodyText"/>
        <w:rPr>
          <w:lang w:val="en-GB"/>
        </w:rPr>
      </w:pPr>
      <w:r w:rsidRPr="0764CD8C" w:rsidR="0764CD8C">
        <w:rPr>
          <w:lang w:val="en-GB"/>
        </w:rPr>
        <w:t xml:space="preserve">Gradle dependencies can get some network/proxy related issues. In order to fix this issue, we are using below proxy settings in </w:t>
      </w:r>
      <w:proofErr w:type="spellStart"/>
      <w:r w:rsidRPr="0764CD8C" w:rsidR="0764CD8C">
        <w:rPr>
          <w:lang w:val="en-GB"/>
        </w:rPr>
        <w:t>gradle.properties</w:t>
      </w:r>
      <w:proofErr w:type="spellEnd"/>
      <w:r w:rsidRPr="0764CD8C" w:rsidR="0764CD8C">
        <w:rPr>
          <w:lang w:val="en-GB"/>
        </w:rPr>
        <w:t xml:space="preserve"> of root folder.</w:t>
      </w:r>
    </w:p>
    <w:p w:rsidR="00C84B4D" w:rsidP="003302C4" w:rsidRDefault="00C84B4D" w14:paraId="12C95F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rsidRPr="00C84B4D" w:rsidR="00C84B4D" w:rsidP="00C84B4D" w:rsidRDefault="00C84B4D" w14:paraId="23A3D88A" w14:textId="077EA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C84B4D">
        <w:rPr>
          <w:rFonts w:ascii="Courier New" w:hAnsi="Courier New" w:cs="Courier New"/>
          <w:b/>
          <w:bCs/>
          <w:color w:val="000080"/>
          <w:sz w:val="18"/>
          <w:szCs w:val="18"/>
          <w:shd w:val="clear" w:color="auto" w:fill="E4E4FF"/>
        </w:rPr>
        <w:t>systemProp.https.proxyHost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r w:rsidRPr="00C84B4D">
        <w:rPr>
          <w:rFonts w:ascii="Courier New" w:hAnsi="Courier New" w:cs="Courier New"/>
          <w:b/>
          <w:bCs/>
          <w:color w:val="000080"/>
          <w:sz w:val="18"/>
          <w:szCs w:val="18"/>
        </w:rPr>
        <w:t>systemProp.https.proxyPort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rsidRPr="002063CE" w:rsidR="00C84B4D" w:rsidP="003302C4" w:rsidRDefault="00C84B4D" w14:paraId="059700A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rsidR="002063CE" w:rsidP="0764CD8C" w:rsidRDefault="00376A35" w14:paraId="1F0D59C1" w14:textId="43A34719" w14:noSpellErr="1">
      <w:pPr>
        <w:pStyle w:val="BodyText"/>
        <w:rPr>
          <w:lang w:val="en-GB"/>
        </w:rPr>
      </w:pPr>
      <w:r w:rsidRPr="0764CD8C" w:rsidR="0764CD8C">
        <w:rPr>
          <w:lang w:val="en-GB"/>
        </w:rPr>
        <w:t xml:space="preserve">We are using this proxy settings locally. </w:t>
      </w:r>
      <w:r w:rsidRPr="0764CD8C" w:rsidR="0764CD8C">
        <w:rPr>
          <w:lang w:val="en-GB"/>
        </w:rPr>
        <w:t xml:space="preserve">But Eindhoven, does not use above proxy settings. </w:t>
      </w:r>
    </w:p>
    <w:p w:rsidR="00634E49" w:rsidP="0764CD8C" w:rsidRDefault="00634E49" w14:paraId="14B48B04" w14:textId="3B2BA574" w14:noSpellErr="1">
      <w:pPr>
        <w:pStyle w:val="Heading2"/>
        <w:rPr>
          <w:rFonts w:cs="Arial"/>
        </w:rPr>
      </w:pPr>
      <w:bookmarkStart w:name="_Toc493440858" w:id="68"/>
      <w:r w:rsidRPr="0764CD8C" w:rsidR="0764CD8C">
        <w:rPr>
          <w:rFonts w:cs="Arial"/>
        </w:rPr>
        <w:t>Configuration File</w:t>
      </w:r>
      <w:bookmarkEnd w:id="68"/>
    </w:p>
    <w:p w:rsidRPr="008D6FA5" w:rsidR="00FE675B" w:rsidP="0764CD8C" w:rsidRDefault="00FE675B" w14:paraId="07A29709" w14:textId="77777777" w14:noSpellErr="1">
      <w:pPr>
        <w:pStyle w:val="ListParagraph"/>
        <w:numPr>
          <w:ilvl w:val="0"/>
          <w:numId w:val="2"/>
        </w:numPr>
        <w:rPr>
          <w:rFonts w:cs="Arial"/>
          <w:color w:val="333333"/>
          <w:lang w:val="en-IN"/>
        </w:rPr>
      </w:pPr>
      <w:r w:rsidRPr="0764CD8C">
        <w:rPr>
          <w:rFonts w:cs="Arial"/>
          <w:color w:val="333333"/>
          <w:shd w:val="clear" w:color="auto" w:fill="F5F5F5"/>
          <w:lang w:val="en-IN"/>
        </w:rPr>
        <w:t xml:space="preserve">Go to sample app’s res/values folder and copy digitalcare_config.xml and place it in </w:t>
      </w:r>
    </w:p>
    <w:p w:rsidRPr="008D6FA5" w:rsidR="00FE675B" w:rsidP="0764CD8C" w:rsidRDefault="00FE675B" w14:paraId="0388EBB8" w14:textId="77777777" w14:noSpellErr="1">
      <w:pPr>
        <w:pStyle w:val="NormalWeb"/>
        <w:shd w:val="clear" w:color="auto" w:fill="FFFFFF" w:themeFill="background1"/>
        <w:spacing w:before="0" w:beforeAutospacing="off" w:after="0" w:afterAutospacing="off" w:line="300" w:lineRule="atLeast"/>
        <w:ind w:right="450"/>
        <w:rPr>
          <w:rFonts w:ascii="Arial" w:hAnsi="Arial" w:cs="Arial"/>
          <w:color w:val="333333"/>
          <w:sz w:val="24"/>
          <w:szCs w:val="24"/>
        </w:rPr>
      </w:pPr>
      <w:r w:rsidRPr="0764CD8C" w:rsidR="0764CD8C">
        <w:rPr>
          <w:rFonts w:ascii="Arial" w:hAnsi="Arial" w:cs="Arial"/>
          <w:color w:val="333333"/>
          <w:sz w:val="21"/>
          <w:szCs w:val="21"/>
        </w:rPr>
        <w:t xml:space="preserve">        </w:t>
      </w:r>
      <w:r w:rsidRPr="0764CD8C" w:rsidR="0764CD8C">
        <w:rPr>
          <w:rFonts w:ascii="Arial" w:hAnsi="Arial" w:cs="Arial"/>
          <w:color w:val="333333"/>
          <w:sz w:val="24"/>
          <w:szCs w:val="24"/>
        </w:rPr>
        <w:t>integrating app’s res/values folder</w:t>
      </w:r>
      <w:r w:rsidRPr="0764CD8C" w:rsidR="0764CD8C">
        <w:rPr>
          <w:rFonts w:ascii="Arial" w:hAnsi="Arial" w:cs="Arial"/>
          <w:color w:val="333333"/>
          <w:sz w:val="24"/>
          <w:szCs w:val="24"/>
        </w:rPr>
        <w:t>.</w:t>
      </w:r>
    </w:p>
    <w:p w:rsidR="00FE675B" w:rsidP="0764CD8C" w:rsidRDefault="00FE675B" w14:paraId="36C7B535" w14:textId="77777777" w14:noSpellErr="1">
      <w:pPr>
        <w:pStyle w:val="NormalWeb"/>
        <w:numPr>
          <w:ilvl w:val="0"/>
          <w:numId w:val="2"/>
        </w:numPr>
        <w:shd w:val="clear" w:color="auto" w:fill="FFFFFF" w:themeFill="background1"/>
        <w:spacing w:before="0" w:beforeAutospacing="off" w:after="0" w:afterAutospacing="off" w:line="300" w:lineRule="atLeast"/>
        <w:ind w:right="450"/>
        <w:rPr>
          <w:rFonts w:ascii="Arial" w:hAnsi="Arial" w:cs="Arial"/>
          <w:color w:val="333333"/>
          <w:sz w:val="24"/>
          <w:szCs w:val="24"/>
        </w:rPr>
      </w:pPr>
      <w:r w:rsidRPr="0764CD8C" w:rsidR="0764CD8C">
        <w:rPr>
          <w:rFonts w:ascii="Arial" w:hAnsi="Arial" w:cs="Arial"/>
          <w:color w:val="333333"/>
          <w:sz w:val="24"/>
          <w:szCs w:val="24"/>
        </w:rPr>
        <w:t>Override the values in config file and define the features as per requirement.</w:t>
      </w:r>
    </w:p>
    <w:p w:rsidR="0021209A" w:rsidP="0764CD8C" w:rsidRDefault="00C70F45" w14:paraId="5E65FFBD" w14:textId="77777777">
      <w:pPr>
        <w:pStyle w:val="NormalWeb"/>
        <w:numPr>
          <w:ilvl w:val="0"/>
          <w:numId w:val="2"/>
        </w:numPr>
        <w:shd w:val="clear" w:color="auto" w:fill="FFFFFF" w:themeFill="background1"/>
        <w:spacing w:before="0" w:beforeAutospacing="off" w:after="0" w:afterAutospacing="off" w:line="300" w:lineRule="atLeast"/>
        <w:ind w:right="450"/>
        <w:rPr>
          <w:rFonts w:ascii="Arial" w:hAnsi="Arial" w:cs="Arial"/>
          <w:color w:val="333333"/>
          <w:sz w:val="24"/>
          <w:szCs w:val="24"/>
        </w:rPr>
      </w:pPr>
      <w:r w:rsidRPr="0764CD8C" w:rsidR="0764CD8C">
        <w:rPr>
          <w:rFonts w:ascii="Arial" w:hAnsi="Arial" w:cs="Arial"/>
          <w:color w:val="333333"/>
          <w:sz w:val="24"/>
          <w:szCs w:val="24"/>
        </w:rPr>
        <w:t xml:space="preserve">Add </w:t>
      </w:r>
      <w:proofErr w:type="spellStart"/>
      <w:r w:rsidRPr="0764CD8C" w:rsidR="0764CD8C">
        <w:rPr>
          <w:rFonts w:ascii="Arial" w:hAnsi="Arial" w:cs="Arial"/>
          <w:color w:val="333333"/>
          <w:sz w:val="24"/>
          <w:szCs w:val="24"/>
        </w:rPr>
        <w:t>AppConfig</w:t>
      </w:r>
      <w:r w:rsidRPr="0764CD8C" w:rsidR="0764CD8C">
        <w:rPr>
          <w:rFonts w:ascii="Arial" w:hAnsi="Arial" w:cs="Arial"/>
          <w:color w:val="333333"/>
          <w:sz w:val="24"/>
          <w:szCs w:val="24"/>
        </w:rPr>
        <w:t>.json</w:t>
      </w:r>
      <w:proofErr w:type="spellEnd"/>
      <w:r w:rsidRPr="0764CD8C" w:rsidR="0764CD8C">
        <w:rPr>
          <w:rFonts w:ascii="Arial" w:hAnsi="Arial" w:cs="Arial"/>
          <w:color w:val="333333"/>
          <w:sz w:val="24"/>
          <w:szCs w:val="24"/>
        </w:rPr>
        <w:t xml:space="preserve"> in assets folder. It contains the information for microsite ids, service discovery environment, sectors etc.., For more details find the App Infra document in the below link :</w:t>
      </w:r>
    </w:p>
    <w:p w:rsidR="0021209A" w:rsidP="00CA7A9A" w:rsidRDefault="00016274" w14:paraId="566F0A90" w14:textId="68262B0B">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w:history="1" r:id="rId8">
        <w:r w:rsidRPr="005B2D2A" w:rsidR="0021209A">
          <w:rPr>
            <w:rStyle w:val="Hyperlink"/>
            <w:rFonts w:ascii="Arial" w:hAnsi="Arial" w:cs="Arial"/>
            <w:sz w:val="24"/>
            <w:szCs w:val="24"/>
          </w:rPr>
          <w:t>http://tfsemea1.ta.philips.com:8080/tfs/TPC_Region24/CDP2/TEAM%20Sabers/_git/ail-android-appinfra?path=%2FDocuments&amp;version=GBdevelop&amp;_a=contents</w:t>
        </w:r>
      </w:hyperlink>
    </w:p>
    <w:p w:rsidR="00C70F45" w:rsidP="00CA7A9A" w:rsidRDefault="005B62EA" w14:paraId="051E2C90" w14:textId="7CF5250E">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rsidRPr="004F19F1" w:rsidR="00634E49" w:rsidP="00C84B4D" w:rsidRDefault="00634E49" w14:paraId="19124916" w14:textId="77777777">
      <w:pPr>
        <w:pStyle w:val="BodyText"/>
        <w:ind w:left="720"/>
        <w:rPr>
          <w:lang w:val="en-GB"/>
        </w:rPr>
      </w:pPr>
    </w:p>
    <w:p w:rsidR="00C20BDF" w:rsidP="0764CD8C" w:rsidRDefault="001F11AB" w14:paraId="4DF5C6AB" w14:textId="1C3F5B41" w14:noSpellErr="1">
      <w:pPr>
        <w:pStyle w:val="Heading2"/>
        <w:rPr>
          <w:rFonts w:cs="Arial"/>
        </w:rPr>
      </w:pPr>
      <w:bookmarkStart w:name="_Toc444883177" w:id="69"/>
      <w:bookmarkStart w:name="_Toc493440859" w:id="70"/>
      <w:r w:rsidRPr="0764CD8C" w:rsidR="0764CD8C">
        <w:rPr>
          <w:rFonts w:cs="Arial"/>
        </w:rPr>
        <w:t>Prerequisites</w:t>
      </w:r>
      <w:bookmarkEnd w:id="69"/>
      <w:bookmarkEnd w:id="70"/>
    </w:p>
    <w:p w:rsidR="00457043" w:rsidP="00457043" w:rsidRDefault="00457043" w14:paraId="016F13A9" w14:textId="77777777">
      <w:pPr>
        <w:pStyle w:val="BodyText"/>
        <w:rPr>
          <w:lang w:val="en-GB"/>
        </w:rPr>
      </w:pPr>
    </w:p>
    <w:p w:rsidR="00457043" w:rsidP="0764CD8C" w:rsidRDefault="00457043" w14:paraId="1D51E9E7" w14:textId="7540C408">
      <w:pPr>
        <w:pStyle w:val="BodyText"/>
        <w:rPr>
          <w:lang w:val="en-GB"/>
        </w:rPr>
      </w:pPr>
      <w:r w:rsidRPr="0764CD8C" w:rsidR="0764CD8C">
        <w:rPr>
          <w:b w:val="1"/>
          <w:bCs w:val="1"/>
          <w:lang w:val="en-GB"/>
        </w:rPr>
        <w:t>Note</w:t>
      </w:r>
      <w:r w:rsidRPr="0764CD8C" w:rsidR="0764CD8C">
        <w:rPr>
          <w:b w:val="1"/>
          <w:bCs w:val="1"/>
          <w:lang w:val="en-GB"/>
        </w:rPr>
        <w:t>:</w:t>
      </w:r>
      <w:r w:rsidRPr="0764CD8C" w:rsidR="0764CD8C">
        <w:rPr>
          <w:lang w:val="en-GB"/>
        </w:rPr>
        <w:t xml:space="preserve">  Product should be hosted at PRX server. Please read </w:t>
      </w:r>
      <w:r w:rsidRPr="0764CD8C" w:rsidR="0764CD8C">
        <w:rPr>
          <w:lang w:val="en-GB"/>
        </w:rPr>
        <w:t xml:space="preserve">the process in doc </w:t>
      </w:r>
      <w:r w:rsidRPr="0764CD8C" w:rsidR="0764CD8C">
        <w:rPr>
          <w:b w:val="1"/>
          <w:bCs w:val="1"/>
          <w:lang w:val="en-GB"/>
        </w:rPr>
        <w:t>“</w:t>
      </w:r>
      <w:proofErr w:type="spellStart"/>
      <w:r w:rsidRPr="0764CD8C" w:rsidR="0764CD8C">
        <w:rPr>
          <w:b w:val="1"/>
          <w:bCs w:val="1"/>
          <w:lang w:val="en-GB"/>
        </w:rPr>
        <w:t>ConsumerCare_Deployment</w:t>
      </w:r>
      <w:proofErr w:type="spellEnd"/>
      <w:r w:rsidRPr="0764CD8C" w:rsidR="0764CD8C">
        <w:rPr>
          <w:b w:val="1"/>
          <w:bCs w:val="1"/>
          <w:lang w:val="en-GB"/>
        </w:rPr>
        <w:t>”</w:t>
      </w:r>
      <w:r w:rsidRPr="0764CD8C" w:rsidR="0764CD8C">
        <w:rPr>
          <w:lang w:val="en-GB"/>
        </w:rPr>
        <w:t xml:space="preserve"> </w:t>
      </w:r>
      <w:r w:rsidRPr="0764CD8C" w:rsidR="0764CD8C">
        <w:rPr>
          <w:lang w:val="en-GB"/>
        </w:rPr>
        <w:t xml:space="preserve">which is </w:t>
      </w:r>
      <w:r w:rsidRPr="0764CD8C" w:rsidR="0764CD8C">
        <w:rPr>
          <w:lang w:val="en-GB"/>
        </w:rPr>
        <w:t xml:space="preserve">shared along with </w:t>
      </w:r>
      <w:r w:rsidRPr="0764CD8C" w:rsidR="0764CD8C">
        <w:rPr>
          <w:lang w:val="en-GB"/>
        </w:rPr>
        <w:t xml:space="preserve">other </w:t>
      </w:r>
      <w:r w:rsidRPr="0764CD8C" w:rsidR="0764CD8C">
        <w:rPr>
          <w:lang w:val="en-GB"/>
        </w:rPr>
        <w:t>documents</w:t>
      </w:r>
      <w:r w:rsidRPr="0764CD8C" w:rsidR="0764CD8C">
        <w:rPr>
          <w:b w:val="1"/>
          <w:bCs w:val="1"/>
          <w:lang w:val="en-GB"/>
        </w:rPr>
        <w:t>.</w:t>
      </w:r>
      <w:r>
        <w:br/>
      </w:r>
    </w:p>
    <w:p w:rsidRPr="002E3E0F" w:rsidR="00B234E4" w:rsidP="00CA5BEA" w:rsidRDefault="00B234E4" w14:paraId="40F40D85" w14:textId="3A2067CC">
      <w:pPr>
        <w:pStyle w:val="BodyText"/>
        <w:numPr>
          <w:ilvl w:val="2"/>
          <w:numId w:val="16"/>
        </w:numPr>
        <w:ind w:left="360"/>
        <w:rPr>
          <w:rFonts w:cs="Arial"/>
        </w:rPr>
      </w:pPr>
      <w:r w:rsidRPr="008D6FA5">
        <w:rPr>
          <w:rFonts w:cs="Arial"/>
        </w:rPr>
        <w:t>Applicatio</w:t>
      </w:r>
      <w:r w:rsidR="004F19F1">
        <w:rPr>
          <w:rFonts w:cs="Arial"/>
        </w:rPr>
        <w:t xml:space="preserve">n need to know </w:t>
      </w:r>
      <w:r w:rsidRPr="00BB6641" w:rsidR="004F19F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Pr="004F19F1" w:rsidR="00D545BD">
        <w:rPr>
          <w:rFonts w:cs="Arial"/>
          <w:szCs w:val="24"/>
        </w:rPr>
        <w:t xml:space="preserve"> </w:t>
      </w:r>
    </w:p>
    <w:p w:rsidR="00DD2332" w:rsidP="00CA5BEA" w:rsidRDefault="00DD2332" w14:paraId="714C150F" w14:textId="77777777">
      <w:pPr>
        <w:pStyle w:val="ListParagraph"/>
        <w:numPr>
          <w:ilvl w:val="2"/>
          <w:numId w:val="16"/>
        </w:numPr>
        <w:ind w:left="360"/>
        <w:rPr>
          <w:rFonts w:cs="Arial" w:eastAsiaTheme="minorHAnsi"/>
          <w:szCs w:val="24"/>
        </w:rPr>
      </w:pPr>
      <w:r>
        <w:rPr>
          <w:rFonts w:cs="Arial" w:eastAsiaTheme="minorHAnsi"/>
          <w:szCs w:val="24"/>
        </w:rPr>
        <w:t>S</w:t>
      </w:r>
      <w:r w:rsidR="00BB6641">
        <w:rPr>
          <w:rFonts w:cs="Arial" w:eastAsiaTheme="minorHAnsi"/>
          <w:szCs w:val="24"/>
        </w:rPr>
        <w:t>ector</w:t>
      </w:r>
    </w:p>
    <w:p w:rsidRPr="002E3E0F" w:rsidR="002E3E0F" w:rsidP="00CA5BEA" w:rsidRDefault="00DD2332" w14:paraId="6C4A9212" w14:textId="14D10E12">
      <w:pPr>
        <w:pStyle w:val="ListParagraph"/>
        <w:numPr>
          <w:ilvl w:val="2"/>
          <w:numId w:val="16"/>
        </w:numPr>
        <w:ind w:left="360"/>
        <w:rPr>
          <w:rFonts w:cs="Arial" w:eastAsiaTheme="minorHAnsi"/>
          <w:szCs w:val="24"/>
        </w:rPr>
      </w:pPr>
      <w:r w:rsidRPr="002E3E0F">
        <w:rPr>
          <w:rFonts w:cs="Arial" w:eastAsiaTheme="minorHAnsi"/>
          <w:szCs w:val="24"/>
        </w:rPr>
        <w:t>C</w:t>
      </w:r>
      <w:r w:rsidRPr="002E3E0F" w:rsidR="00BB6641">
        <w:rPr>
          <w:rFonts w:cs="Arial" w:eastAsiaTheme="minorHAnsi"/>
          <w:szCs w:val="24"/>
        </w:rPr>
        <w:t>atalog.</w:t>
      </w:r>
    </w:p>
    <w:p w:rsidR="00F61A96" w:rsidP="00097CB7" w:rsidRDefault="00F61A96" w14:paraId="2E22B58B" w14:textId="77777777">
      <w:pPr>
        <w:pStyle w:val="ListParagraph"/>
        <w:ind w:left="0"/>
        <w:rPr>
          <w:rFonts w:cs="Arial" w:eastAsiaTheme="minorHAnsi"/>
          <w:szCs w:val="24"/>
        </w:rPr>
      </w:pPr>
    </w:p>
    <w:p w:rsidR="00BB6641" w:rsidP="00097CB7" w:rsidRDefault="00BB6641" w14:paraId="47CB5384" w14:textId="1EBA47E6">
      <w:pPr>
        <w:pStyle w:val="ListParagraph"/>
        <w:ind w:left="0"/>
        <w:rPr>
          <w:rFonts w:cs="Arial" w:eastAsiaTheme="minorHAnsi"/>
          <w:szCs w:val="24"/>
        </w:rPr>
      </w:pPr>
      <w:r>
        <w:rPr>
          <w:rFonts w:cs="Arial" w:eastAsiaTheme="minorHAnsi"/>
          <w:szCs w:val="24"/>
        </w:rPr>
        <w:t xml:space="preserve">Example: </w:t>
      </w:r>
      <w:r w:rsidRPr="00BB6641">
        <w:rPr>
          <w:rFonts w:cs="Arial" w:eastAsiaTheme="minorHAnsi"/>
          <w:b/>
          <w:szCs w:val="24"/>
        </w:rPr>
        <w:t>Sector</w:t>
      </w:r>
      <w:r>
        <w:rPr>
          <w:rFonts w:cs="Arial" w:eastAsiaTheme="minorHAnsi"/>
          <w:szCs w:val="24"/>
        </w:rPr>
        <w:t xml:space="preserve">: B2C and </w:t>
      </w:r>
      <w:r w:rsidRPr="00BB6641">
        <w:rPr>
          <w:rFonts w:cs="Arial" w:eastAsiaTheme="minorHAnsi"/>
          <w:b/>
          <w:szCs w:val="24"/>
        </w:rPr>
        <w:t>catalog</w:t>
      </w:r>
      <w:r>
        <w:rPr>
          <w:rFonts w:cs="Arial" w:eastAsiaTheme="minorHAnsi"/>
          <w:szCs w:val="24"/>
        </w:rPr>
        <w:t xml:space="preserve">: CARE </w:t>
      </w:r>
      <w:r w:rsidR="00DD2332">
        <w:rPr>
          <w:rFonts w:cs="Arial" w:eastAsiaTheme="minorHAnsi"/>
          <w:szCs w:val="24"/>
        </w:rPr>
        <w:t>(Mandatory</w:t>
      </w:r>
      <w:r>
        <w:rPr>
          <w:rFonts w:cs="Arial" w:eastAsiaTheme="minorHAnsi"/>
          <w:szCs w:val="24"/>
        </w:rPr>
        <w:t xml:space="preserve"> for Consumer </w:t>
      </w:r>
      <w:r w:rsidR="00DD2332">
        <w:rPr>
          <w:rFonts w:cs="Arial" w:eastAsiaTheme="minorHAnsi"/>
          <w:szCs w:val="24"/>
        </w:rPr>
        <w:t>care)</w:t>
      </w:r>
    </w:p>
    <w:p w:rsidRPr="00BB6641" w:rsidR="00BB6641" w:rsidP="00097CB7" w:rsidRDefault="00BB6641" w14:paraId="4ACF4791" w14:textId="4EE79F3F">
      <w:pPr>
        <w:pStyle w:val="ListParagraph"/>
        <w:ind w:left="0"/>
        <w:rPr>
          <w:rFonts w:cs="Arial" w:eastAsiaTheme="minorHAnsi"/>
          <w:szCs w:val="24"/>
        </w:rPr>
      </w:pPr>
      <w:r>
        <w:rPr>
          <w:rFonts w:cs="Arial" w:eastAsiaTheme="minorHAnsi"/>
          <w:szCs w:val="24"/>
        </w:rPr>
        <w:t>Most of the apps will have above sector and catalog.</w:t>
      </w:r>
    </w:p>
    <w:p w:rsidRPr="008D6FA5" w:rsidR="00B234E4" w:rsidP="00B234E4" w:rsidRDefault="00B234E4" w14:paraId="31DBF81E" w14:textId="77777777">
      <w:pPr>
        <w:rPr>
          <w:rFonts w:cs="Arial" w:eastAsiaTheme="minorHAnsi"/>
          <w:szCs w:val="24"/>
        </w:rPr>
      </w:pPr>
    </w:p>
    <w:p w:rsidR="001E2059" w:rsidP="00B234E4" w:rsidRDefault="0023218D" w14:paraId="21B38AC5" w14:textId="05D1C563">
      <w:pPr>
        <w:rPr>
          <w:rFonts w:cs="Arial"/>
        </w:rPr>
      </w:pPr>
      <w:r w:rsidRPr="0023218D">
        <w:rPr>
          <w:rFonts w:cs="Arial" w:eastAsiaTheme="minorHAnsi"/>
          <w:b/>
          <w:szCs w:val="24"/>
        </w:rPr>
        <w:t xml:space="preserve">Note: </w:t>
      </w:r>
      <w:r w:rsidRPr="008D6FA5" w:rsidR="00B234E4">
        <w:rPr>
          <w:rFonts w:cs="Arial" w:eastAsiaTheme="minorHAnsi"/>
          <w:szCs w:val="24"/>
        </w:rPr>
        <w:t>Above information is used for backend services and mostly uses PR</w:t>
      </w:r>
      <w:r>
        <w:rPr>
          <w:rFonts w:cs="Arial" w:eastAsiaTheme="minorHAnsi"/>
          <w:szCs w:val="24"/>
        </w:rPr>
        <w:t xml:space="preserve">X system. </w:t>
      </w:r>
      <w:r w:rsidR="004F19F1">
        <w:rPr>
          <w:rFonts w:cs="Arial" w:eastAsiaTheme="minorHAnsi"/>
          <w:szCs w:val="24"/>
        </w:rPr>
        <w:t>H</w:t>
      </w:r>
      <w:r w:rsidRPr="008D6FA5" w:rsidR="00B234E4">
        <w:rPr>
          <w:rFonts w:cs="Arial" w:eastAsiaTheme="minorHAnsi"/>
          <w:szCs w:val="24"/>
        </w:rPr>
        <w:t xml:space="preserve">ence </w:t>
      </w:r>
      <w:r w:rsidR="004F19F1">
        <w:rPr>
          <w:rFonts w:cs="Arial" w:eastAsiaTheme="minorHAnsi"/>
          <w:szCs w:val="24"/>
        </w:rPr>
        <w:t xml:space="preserve">Please </w:t>
      </w:r>
      <w:r w:rsidRPr="008D6FA5" w:rsidR="00B234E4">
        <w:rPr>
          <w:rFonts w:cs="Arial" w:eastAsiaTheme="minorHAnsi"/>
          <w:szCs w:val="24"/>
        </w:rPr>
        <w:t xml:space="preserve">provide valid </w:t>
      </w:r>
      <w:r w:rsidR="004F19F1">
        <w:rPr>
          <w:rFonts w:cs="Arial" w:eastAsiaTheme="minorHAnsi"/>
          <w:szCs w:val="24"/>
        </w:rPr>
        <w:t xml:space="preserve">and complete CTN number as input </w:t>
      </w:r>
      <w:r w:rsidRPr="008D6FA5" w:rsidR="00B234E4">
        <w:rPr>
          <w:rFonts w:cs="Arial" w:eastAsiaTheme="minorHAnsi"/>
          <w:szCs w:val="24"/>
        </w:rPr>
        <w:t>otherwise consumer care features are not fun</w:t>
      </w:r>
      <w:r w:rsidRPr="008D6FA5" w:rsidR="00B42B2D">
        <w:rPr>
          <w:rFonts w:cs="Arial" w:eastAsiaTheme="minorHAnsi"/>
          <w:szCs w:val="24"/>
        </w:rPr>
        <w:t>c</w:t>
      </w:r>
      <w:r w:rsidR="004F19F1">
        <w:rPr>
          <w:rFonts w:cs="Arial" w:eastAsiaTheme="minorHAnsi"/>
          <w:szCs w:val="24"/>
        </w:rPr>
        <w:t>tional as expected.</w:t>
      </w:r>
    </w:p>
    <w:p w:rsidR="001E2059" w:rsidP="00B234E4" w:rsidRDefault="001E2059" w14:paraId="7FDF5BCA" w14:textId="77777777">
      <w:pPr>
        <w:rPr>
          <w:rFonts w:cs="Arial"/>
        </w:rPr>
      </w:pPr>
    </w:p>
    <w:p w:rsidR="00C51D2D" w:rsidP="0764CD8C" w:rsidRDefault="00C51D2D" w14:paraId="2712DE9B" w14:textId="646AE0CD" w14:noSpellErr="1">
      <w:pPr>
        <w:pStyle w:val="Heading1"/>
        <w:rPr>
          <w:rFonts w:cs="Arial"/>
        </w:rPr>
      </w:pPr>
      <w:bookmarkStart w:name="_Toc444883178" w:id="71"/>
      <w:bookmarkStart w:name="_Toc493440860" w:id="72"/>
      <w:bookmarkStart w:name="_Toc297311301" w:id="73"/>
      <w:r w:rsidRPr="0764CD8C" w:rsidR="0764CD8C">
        <w:rPr>
          <w:rFonts w:cs="Arial"/>
        </w:rPr>
        <w:t>INITIALIZATION</w:t>
      </w:r>
      <w:bookmarkEnd w:id="71"/>
      <w:bookmarkEnd w:id="72"/>
    </w:p>
    <w:p w:rsidRPr="008D6FA5" w:rsidR="00C51D2D" w:rsidP="00C51D2D" w:rsidRDefault="00C51D2D" w14:paraId="7D297020" w14:textId="77777777">
      <w:pPr>
        <w:rPr>
          <w:rFonts w:cs="Arial"/>
        </w:rPr>
      </w:pPr>
      <w:r w:rsidRPr="008D6FA5">
        <w:rPr>
          <w:rFonts w:cs="Arial"/>
        </w:rPr>
        <w:t>The library can be invoked both as activity and fragment.</w:t>
      </w:r>
    </w:p>
    <w:p w:rsidRPr="008D6FA5" w:rsidR="00C51D2D" w:rsidP="00C51D2D" w:rsidRDefault="00C51D2D" w14:paraId="39BF8784" w14:textId="77777777">
      <w:pPr>
        <w:rPr>
          <w:rFonts w:cs="Arial"/>
        </w:rPr>
      </w:pPr>
    </w:p>
    <w:p w:rsidRPr="008D6FA5" w:rsidR="00C51D2D" w:rsidP="00C51D2D" w:rsidRDefault="00C51D2D" w14:paraId="03BEB197" w14:textId="77777777">
      <w:pPr>
        <w:rPr>
          <w:rFonts w:cs="Arial"/>
          <w:szCs w:val="24"/>
        </w:rPr>
      </w:pPr>
      <w:r w:rsidRPr="008D6FA5">
        <w:rPr>
          <w:rFonts w:cs="Arial"/>
          <w:szCs w:val="24"/>
        </w:rPr>
        <w:t>“</w:t>
      </w:r>
      <w:r w:rsidRPr="00494332">
        <w:rPr>
          <w:rFonts w:cs="Arial"/>
          <w:b/>
          <w:szCs w:val="24"/>
        </w:rPr>
        <w:t>DigitalCareConfigManager</w:t>
      </w:r>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rsidR="00E86EBE" w:rsidP="00E86EBE" w:rsidRDefault="00E86EBE" w14:paraId="07E5441F" w14:textId="77777777">
      <w:pPr>
        <w:pStyle w:val="HTMLPreformatted"/>
        <w:shd w:val="clear" w:color="auto" w:fill="FFFFFF"/>
        <w:rPr>
          <w:rFonts w:cs="Arial"/>
          <w:szCs w:val="24"/>
        </w:rPr>
      </w:pPr>
    </w:p>
    <w:p w:rsidRPr="00E86EBE" w:rsidR="00E86EBE" w:rsidP="00CA5BEA" w:rsidRDefault="000C5126" w14:paraId="5564678C" w14:textId="3E8ACE10">
      <w:pPr>
        <w:pStyle w:val="HTMLPreformatted"/>
        <w:numPr>
          <w:ilvl w:val="0"/>
          <w:numId w:val="3"/>
        </w:numPr>
        <w:shd w:val="clear" w:color="auto" w:fill="FFFFFF"/>
        <w:rPr>
          <w:rFonts w:eastAsia="Times New Roman"/>
          <w:color w:val="000000"/>
          <w:sz w:val="18"/>
          <w:szCs w:val="18"/>
        </w:rPr>
      </w:pPr>
      <w:r>
        <w:rPr>
          <w:rFonts w:cs="Arial"/>
          <w:szCs w:val="24"/>
        </w:rPr>
        <w:t xml:space="preserve">Import </w:t>
      </w:r>
      <w:r w:rsidRPr="00E86EBE" w:rsidR="00E86EBE">
        <w:rPr>
          <w:rFonts w:eastAsia="Times New Roman"/>
          <w:color w:val="000000"/>
          <w:sz w:val="18"/>
          <w:szCs w:val="18"/>
          <w:shd w:val="clear" w:color="auto" w:fill="E4E4FF"/>
        </w:rPr>
        <w:t>com</w:t>
      </w:r>
      <w:r w:rsidRPr="00E86EBE" w:rsidR="00E86EBE">
        <w:rPr>
          <w:rFonts w:eastAsia="Times New Roman"/>
          <w:color w:val="000000"/>
          <w:sz w:val="18"/>
          <w:szCs w:val="18"/>
        </w:rPr>
        <w:t>.philips.platform.uappframework.launcher.FragmentLauncher;</w:t>
      </w:r>
    </w:p>
    <w:p w:rsidRPr="008D6FA5" w:rsidR="00C51D2D" w:rsidP="00CA5BEA" w:rsidRDefault="00C51D2D" w14:paraId="002B9044" w14:textId="77777777">
      <w:pPr>
        <w:pStyle w:val="ListParagraph"/>
        <w:numPr>
          <w:ilvl w:val="0"/>
          <w:numId w:val="3"/>
        </w:numPr>
        <w:spacing w:before="100" w:beforeAutospacing="1" w:after="100" w:afterAutospacing="1"/>
        <w:rPr>
          <w:rFonts w:cs="Arial"/>
          <w:szCs w:val="24"/>
        </w:rPr>
      </w:pPr>
      <w:r w:rsidRPr="008D6FA5">
        <w:rPr>
          <w:rFonts w:cs="Arial"/>
          <w:szCs w:val="24"/>
        </w:rPr>
        <w:t>Import DigitalCareConfigManager from “com.philips.cdp.digitalcare”</w:t>
      </w:r>
    </w:p>
    <w:p w:rsidR="00C51D2D" w:rsidP="00CA5BEA" w:rsidRDefault="00811D38" w14:paraId="6121A538" w14:textId="2D8E7EE1">
      <w:pPr>
        <w:pStyle w:val="ListParagraph"/>
        <w:numPr>
          <w:ilvl w:val="0"/>
          <w:numId w:val="3"/>
        </w:numPr>
        <w:spacing w:before="100" w:beforeAutospacing="1" w:after="100" w:afterAutospacing="1"/>
        <w:rPr>
          <w:rFonts w:cs="Arial"/>
          <w:szCs w:val="24"/>
        </w:rPr>
      </w:pPr>
      <w:r>
        <w:rPr>
          <w:rFonts w:cs="Arial"/>
          <w:szCs w:val="24"/>
        </w:rPr>
        <w:t>C</w:t>
      </w:r>
      <w:r w:rsidRPr="00646198" w:rsidR="00C51D2D">
        <w:rPr>
          <w:rFonts w:cs="Arial"/>
          <w:szCs w:val="24"/>
        </w:rPr>
        <w:t xml:space="preserve">all </w:t>
      </w:r>
      <w:r w:rsidR="00E809A1">
        <w:rPr>
          <w:rFonts w:cs="Arial"/>
          <w:b/>
          <w:szCs w:val="24"/>
        </w:rPr>
        <w:t>APPInfra</w:t>
      </w:r>
      <w:r w:rsidRPr="00646198" w:rsidR="00C51D2D">
        <w:rPr>
          <w:rFonts w:cs="Arial"/>
          <w:szCs w:val="24"/>
        </w:rPr>
        <w:t xml:space="preserve"> related APIs as below,</w:t>
      </w:r>
    </w:p>
    <w:p w:rsidR="00C22AC7" w:rsidP="00C22AC7" w:rsidRDefault="00C22AC7" w14:paraId="62057B3A" w14:textId="7777777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rsidR="00C22AC7" w:rsidP="00C22AC7" w:rsidRDefault="00C22AC7" w14:paraId="3B8C6D5D" w14:textId="74DE4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r w:rsidRPr="00C22AC7">
        <w:rPr>
          <w:rFonts w:ascii="Courier New" w:hAnsi="Courier New" w:cs="Courier New"/>
          <w:color w:val="000000"/>
          <w:sz w:val="18"/>
          <w:szCs w:val="18"/>
          <w:shd w:val="clear" w:color="auto" w:fill="E4E4FF"/>
        </w:rPr>
        <w:t>AppInfraInterface</w:t>
      </w:r>
      <w:r>
        <w:rPr>
          <w:rFonts w:ascii="Courier New" w:hAnsi="Courier New" w:cs="Courier New"/>
          <w:color w:val="000000"/>
          <w:sz w:val="18"/>
          <w:szCs w:val="18"/>
          <w:shd w:val="clear" w:color="auto" w:fill="FFE4FF"/>
        </w:rPr>
        <w:t xml:space="preserve"> </w:t>
      </w:r>
      <w:r w:rsidRPr="00C22AC7">
        <w:rPr>
          <w:rFonts w:ascii="Courier New" w:hAnsi="Courier New" w:cs="Courier New"/>
          <w:color w:val="000000"/>
          <w:sz w:val="18"/>
          <w:szCs w:val="18"/>
          <w:shd w:val="clear" w:color="auto" w:fill="FFE4FF"/>
        </w:rPr>
        <w:t>mAppInfraInterface</w:t>
      </w:r>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r>
        <w:rPr>
          <w:rFonts w:ascii="Courier New" w:hAnsi="Courier New" w:cs="Courier New"/>
          <w:b/>
          <w:bCs/>
          <w:color w:val="000080"/>
          <w:sz w:val="18"/>
          <w:szCs w:val="18"/>
        </w:rPr>
        <w:t>A</w:t>
      </w:r>
      <w:r w:rsidRPr="00C22AC7">
        <w:rPr>
          <w:rFonts w:ascii="Courier New" w:hAnsi="Courier New" w:cs="Courier New"/>
          <w:color w:val="000000"/>
          <w:sz w:val="18"/>
          <w:szCs w:val="18"/>
        </w:rPr>
        <w:t>ppInfra.Builder().build(getApplicationContext());</w:t>
      </w:r>
    </w:p>
    <w:p w:rsidR="0061303D" w:rsidP="00C22AC7" w:rsidRDefault="0061303D" w14:paraId="662EB2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0061303D" w:rsidP="00C22AC7" w:rsidRDefault="0061303D" w14:paraId="288EC54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0061303D" w:rsidP="00C22AC7" w:rsidRDefault="0061303D" w14:paraId="08332E5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0061303D" w:rsidP="00C22AC7" w:rsidRDefault="0061303D" w14:paraId="2E8517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0061303D" w:rsidP="00C22AC7" w:rsidRDefault="0061303D" w14:paraId="42EF9B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Pr="00C22AC7" w:rsidR="0061303D" w:rsidP="00C22AC7" w:rsidRDefault="0061303D" w14:paraId="7D399A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rsidR="00A569BF" w:rsidP="0061303D" w:rsidRDefault="0061303D" w14:paraId="066E5606" w14:textId="29D116C8">
      <w:pPr>
        <w:pStyle w:val="ListParagraph"/>
        <w:numPr>
          <w:ilvl w:val="0"/>
          <w:numId w:val="3"/>
        </w:numPr>
        <w:spacing w:before="100" w:beforeAutospacing="1" w:after="100" w:afterAutospacing="1"/>
        <w:rPr>
          <w:rFonts w:cs="Arial"/>
          <w:szCs w:val="24"/>
        </w:rPr>
      </w:pPr>
      <w:r>
        <w:rPr>
          <w:rFonts w:cs="Arial"/>
          <w:szCs w:val="24"/>
        </w:rPr>
        <w:lastRenderedPageBreak/>
        <w:t>Initialize DLS Theme as below</w:t>
      </w:r>
    </w:p>
    <w:p w:rsidRPr="0061303D" w:rsidR="0061303D" w:rsidP="0061303D" w:rsidRDefault="0061303D" w14:paraId="51E4FE53" w14:textId="6E17EC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Menlo" w:hAnsi="Menlo" w:cs="Menlo" w:eastAsiaTheme="minorEastAsia"/>
          <w:color w:val="000000"/>
          <w:sz w:val="18"/>
          <w:szCs w:val="18"/>
        </w:rPr>
      </w:pPr>
      <w:r w:rsidRPr="0061303D">
        <w:rPr>
          <w:rFonts w:ascii="Menlo" w:hAnsi="Menlo" w:cs="Menlo" w:eastAsiaTheme="minorEastAsia"/>
          <w:color w:val="000000"/>
          <w:sz w:val="18"/>
          <w:szCs w:val="18"/>
        </w:rPr>
        <w:t>UIDHelper.</w:t>
      </w:r>
      <w:r w:rsidRPr="0061303D">
        <w:rPr>
          <w:rFonts w:ascii="Menlo" w:hAnsi="Menlo" w:cs="Menlo" w:eastAsiaTheme="minorEastAsia"/>
          <w:i/>
          <w:iCs/>
          <w:color w:val="000000"/>
          <w:sz w:val="18"/>
          <w:szCs w:val="18"/>
        </w:rPr>
        <w:t>injectCalligraphyFonts</w:t>
      </w:r>
      <w:r w:rsidRPr="0061303D">
        <w:rPr>
          <w:rFonts w:ascii="Menlo" w:hAnsi="Menlo" w:cs="Menlo" w:eastAsiaTheme="minorEastAsia"/>
          <w:color w:val="000000"/>
          <w:sz w:val="18"/>
          <w:szCs w:val="18"/>
        </w:rPr>
        <w:t>();</w:t>
      </w:r>
      <w:r w:rsidRPr="0061303D">
        <w:rPr>
          <w:rFonts w:ascii="Menlo" w:hAnsi="Menlo" w:cs="Menlo" w:eastAsiaTheme="minorEastAsia"/>
          <w:color w:val="000000"/>
          <w:sz w:val="18"/>
          <w:szCs w:val="18"/>
        </w:rPr>
        <w:br/>
      </w:r>
      <w:r w:rsidRPr="0061303D">
        <w:rPr>
          <w:rFonts w:ascii="Menlo" w:hAnsi="Menlo" w:cs="Menlo" w:eastAsiaTheme="minorEastAsia"/>
          <w:color w:val="000000"/>
          <w:sz w:val="18"/>
          <w:szCs w:val="18"/>
        </w:rPr>
        <w:t>ThemeConfiguration config = getDlsThemeConfiguration();</w:t>
      </w:r>
      <w:r w:rsidRPr="0061303D">
        <w:rPr>
          <w:rFonts w:ascii="Menlo" w:hAnsi="Menlo" w:cs="Menlo" w:eastAsiaTheme="minorEastAsia"/>
          <w:color w:val="000000"/>
          <w:sz w:val="18"/>
          <w:szCs w:val="18"/>
        </w:rPr>
        <w:br/>
      </w:r>
      <w:r w:rsidRPr="0061303D">
        <w:rPr>
          <w:rFonts w:ascii="Menlo" w:hAnsi="Menlo" w:cs="Menlo" w:eastAsiaTheme="minorEastAsia"/>
          <w:color w:val="000000"/>
          <w:sz w:val="18"/>
          <w:szCs w:val="18"/>
        </w:rPr>
        <w:t>setTheme(getThemeResourceId());</w:t>
      </w:r>
      <w:r w:rsidRPr="0061303D">
        <w:rPr>
          <w:rFonts w:ascii="Menlo" w:hAnsi="Menlo" w:cs="Menlo" w:eastAsiaTheme="minorEastAsia"/>
          <w:color w:val="000000"/>
          <w:sz w:val="18"/>
          <w:szCs w:val="18"/>
        </w:rPr>
        <w:br/>
      </w:r>
      <w:r w:rsidRPr="0061303D">
        <w:rPr>
          <w:rFonts w:ascii="Menlo" w:hAnsi="Menlo" w:cs="Menlo" w:eastAsiaTheme="minorEastAsia"/>
          <w:color w:val="000000"/>
          <w:sz w:val="18"/>
          <w:szCs w:val="18"/>
        </w:rPr>
        <w:t>UIDHelper.</w:t>
      </w:r>
      <w:r w:rsidRPr="0061303D">
        <w:rPr>
          <w:rFonts w:ascii="Menlo" w:hAnsi="Menlo" w:cs="Menlo" w:eastAsiaTheme="minorEastAsia"/>
          <w:i/>
          <w:iCs/>
          <w:color w:val="000000"/>
          <w:sz w:val="18"/>
          <w:szCs w:val="18"/>
        </w:rPr>
        <w:t>init</w:t>
      </w:r>
      <w:r w:rsidRPr="0061303D">
        <w:rPr>
          <w:rFonts w:ascii="Menlo" w:hAnsi="Menlo" w:cs="Menlo" w:eastAsiaTheme="minorEastAsia"/>
          <w:color w:val="000000"/>
          <w:sz w:val="18"/>
          <w:szCs w:val="18"/>
        </w:rPr>
        <w:t>(config);</w:t>
      </w:r>
      <w:r w:rsidRPr="0061303D">
        <w:rPr>
          <w:rFonts w:ascii="Menlo" w:hAnsi="Menlo" w:cs="Menlo" w:eastAsiaTheme="minorEastAsia"/>
          <w:color w:val="000000"/>
          <w:sz w:val="18"/>
          <w:szCs w:val="18"/>
        </w:rPr>
        <w:br/>
      </w:r>
      <w:r w:rsidRPr="0061303D">
        <w:rPr>
          <w:rFonts w:ascii="Menlo" w:hAnsi="Menlo" w:cs="Menlo" w:eastAsiaTheme="minorEastAsia"/>
          <w:color w:val="000000"/>
          <w:sz w:val="18"/>
          <w:szCs w:val="18"/>
        </w:rPr>
        <w:t>FontIconTypefaceHolder.</w:t>
      </w:r>
      <w:r w:rsidRPr="0061303D">
        <w:rPr>
          <w:rFonts w:ascii="Menlo" w:hAnsi="Menlo" w:cs="Menlo" w:eastAsiaTheme="minorEastAsia"/>
          <w:i/>
          <w:iCs/>
          <w:color w:val="000000"/>
          <w:sz w:val="18"/>
          <w:szCs w:val="18"/>
        </w:rPr>
        <w:t>init</w:t>
      </w:r>
      <w:r w:rsidRPr="0061303D">
        <w:rPr>
          <w:rFonts w:ascii="Menlo" w:hAnsi="Menlo" w:cs="Menlo" w:eastAsiaTheme="minorEastAsia"/>
          <w:color w:val="000000"/>
          <w:sz w:val="18"/>
          <w:szCs w:val="18"/>
        </w:rPr>
        <w:t>(getAssets(),</w:t>
      </w:r>
      <w:r w:rsidRPr="0061303D">
        <w:rPr>
          <w:rFonts w:ascii="Menlo" w:hAnsi="Menlo" w:cs="Menlo" w:eastAsiaTheme="minorEastAsia"/>
          <w:b/>
          <w:bCs/>
          <w:color w:val="008000"/>
          <w:sz w:val="18"/>
          <w:szCs w:val="18"/>
        </w:rPr>
        <w:t>"fonts/iconfont.ttf"</w:t>
      </w:r>
      <w:r w:rsidRPr="0061303D">
        <w:rPr>
          <w:rFonts w:ascii="Menlo" w:hAnsi="Menlo" w:cs="Menlo" w:eastAsiaTheme="minorEastAsia"/>
          <w:color w:val="000000"/>
          <w:sz w:val="18"/>
          <w:szCs w:val="18"/>
        </w:rPr>
        <w:t>);</w:t>
      </w:r>
    </w:p>
    <w:p w:rsidRPr="00646198" w:rsidR="0061303D" w:rsidP="0061303D" w:rsidRDefault="0061303D" w14:paraId="56B99D36" w14:textId="77777777">
      <w:pPr>
        <w:pStyle w:val="ListParagraph"/>
        <w:spacing w:before="100" w:beforeAutospacing="1" w:after="100" w:afterAutospacing="1"/>
        <w:ind w:left="795"/>
        <w:rPr>
          <w:rFonts w:cs="Arial"/>
          <w:szCs w:val="24"/>
        </w:rPr>
      </w:pPr>
    </w:p>
    <w:p w:rsidRPr="00C134FB" w:rsidR="005A1855" w:rsidP="00C134FB" w:rsidRDefault="004A774B" w14:paraId="67FA8738" w14:textId="45F540D9">
      <w:pPr>
        <w:pStyle w:val="ListParagraph"/>
        <w:numPr>
          <w:ilvl w:val="0"/>
          <w:numId w:val="3"/>
        </w:numPr>
        <w:spacing w:before="100" w:beforeAutospacing="1" w:after="100" w:afterAutospacing="1"/>
        <w:rPr>
          <w:rFonts w:cs="Arial"/>
          <w:szCs w:val="24"/>
        </w:rPr>
      </w:pPr>
      <w:r w:rsidRPr="00C134FB">
        <w:rPr>
          <w:rFonts w:cs="Arial"/>
          <w:b/>
          <w:szCs w:val="24"/>
        </w:rPr>
        <w:t xml:space="preserve"> </w:t>
      </w:r>
      <w:r w:rsidRPr="00C134FB" w:rsidR="005A1855">
        <w:rPr>
          <w:rFonts w:cs="Arial"/>
          <w:b/>
          <w:szCs w:val="24"/>
        </w:rPr>
        <w:t xml:space="preserve">“ADBMobileConfig.json”: </w:t>
      </w:r>
      <w:r w:rsidRPr="00C134FB" w:rsidR="005A1855">
        <w:rPr>
          <w:rFonts w:cs="Arial"/>
          <w:szCs w:val="24"/>
        </w:rPr>
        <w:t xml:space="preserve">This json file is tagging configuration file which has to be kept at root app asset level. </w:t>
      </w:r>
      <w:r w:rsidRPr="00C134FB" w:rsidR="00183B55">
        <w:rPr>
          <w:rFonts w:cs="Arial"/>
          <w:szCs w:val="24"/>
        </w:rPr>
        <w:t>Please don’t forget to add this. Otherwise by default it will consider digitalcare’s debugging tagging configuration.</w:t>
      </w:r>
    </w:p>
    <w:p w:rsidRPr="00C51D2D" w:rsidR="00C51D2D" w:rsidP="00CB2B9E" w:rsidRDefault="001E2059" w14:paraId="6B642D44" w14:textId="753FB412">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rsidRPr="00CB2B9E" w:rsidR="004518A4" w:rsidP="0764CD8C" w:rsidRDefault="004518A4" w14:paraId="53284989" w14:textId="549455A9" w14:noSpellErr="1">
      <w:pPr>
        <w:pStyle w:val="Heading1"/>
        <w:rPr>
          <w:rFonts w:cs="Arial"/>
        </w:rPr>
      </w:pPr>
      <w:bookmarkStart w:name="_Toc444883179" w:id="74"/>
      <w:bookmarkStart w:name="_Toc493440861" w:id="75"/>
      <w:r w:rsidRPr="0764CD8C" w:rsidR="0764CD8C">
        <w:rPr>
          <w:rFonts w:cs="Arial"/>
        </w:rPr>
        <w:t xml:space="preserve">How to invoke </w:t>
      </w:r>
      <w:r w:rsidRPr="0764CD8C" w:rsidR="0764CD8C">
        <w:rPr>
          <w:rFonts w:cs="Arial"/>
        </w:rPr>
        <w:t>Consumer</w:t>
      </w:r>
      <w:r w:rsidRPr="0764CD8C" w:rsidR="0764CD8C">
        <w:rPr>
          <w:rFonts w:cs="Arial"/>
        </w:rPr>
        <w:t xml:space="preserve"> </w:t>
      </w:r>
      <w:r w:rsidRPr="0764CD8C" w:rsidR="0764CD8C">
        <w:rPr>
          <w:rFonts w:cs="Arial"/>
        </w:rPr>
        <w:t>care as activity?</w:t>
      </w:r>
      <w:bookmarkEnd w:id="74"/>
      <w:bookmarkEnd w:id="75"/>
    </w:p>
    <w:p w:rsidR="004518A4" w:rsidP="004518A4" w:rsidRDefault="004518A4" w14:paraId="31C7B068" w14:textId="77777777">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rsidR="004518A4" w:rsidP="004518A4" w:rsidRDefault="004518A4" w14:paraId="7E8CB55D" w14:textId="77777777">
      <w:pPr>
        <w:pStyle w:val="ListParagraph"/>
        <w:spacing w:before="100" w:beforeAutospacing="1" w:after="100" w:afterAutospacing="1"/>
        <w:rPr>
          <w:rFonts w:cs="Arial"/>
          <w:szCs w:val="24"/>
        </w:rPr>
      </w:pPr>
    </w:p>
    <w:p w:rsidR="004518A4" w:rsidP="004518A4" w:rsidRDefault="004518A4" w14:paraId="7716A6A5" w14:textId="77CFF479">
      <w:pPr>
        <w:pStyle w:val="ListParagraph"/>
        <w:spacing w:before="100" w:beforeAutospacing="1" w:after="100" w:afterAutospacing="1"/>
        <w:rPr>
          <w:rFonts w:cs="Arial"/>
          <w:szCs w:val="24"/>
        </w:rPr>
      </w:pPr>
      <w:r>
        <w:rPr>
          <w:rFonts w:cs="Arial"/>
          <w:szCs w:val="24"/>
        </w:rPr>
        <w:t>Here UiLauncher is a base class which has 2 sub classes called ActivityLauncher and FragmentLauncher</w:t>
      </w:r>
    </w:p>
    <w:p w:rsidR="004518A4" w:rsidP="004518A4" w:rsidRDefault="004518A4" w14:paraId="3B03FD81" w14:textId="77777777">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rsidRPr="002C0783" w:rsidR="004518A4" w:rsidP="004518A4" w:rsidRDefault="004518A4" w14:paraId="2321178E" w14:textId="77777777">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rsidR="004518A4" w:rsidP="004518A4" w:rsidRDefault="004518A4" w14:paraId="47916652" w14:textId="77777777">
      <w:pPr>
        <w:pStyle w:val="ListParagraph"/>
        <w:spacing w:before="100" w:beforeAutospacing="1" w:after="100" w:afterAutospacing="1"/>
        <w:rPr>
          <w:rFonts w:cs="Arial"/>
          <w:szCs w:val="24"/>
        </w:rPr>
      </w:pPr>
    </w:p>
    <w:p w:rsidR="004518A4" w:rsidP="0764CD8C" w:rsidRDefault="004518A4" w14:paraId="531AB1B6" w14:textId="3504A337">
      <w:pPr>
        <w:pStyle w:val="ListParagraph"/>
        <w:numPr>
          <w:ilvl w:val="0"/>
          <w:numId w:val="13"/>
        </w:numPr>
        <w:spacing w:before="100" w:beforeAutospacing="on" w:after="100" w:afterAutospacing="on"/>
        <w:rPr>
          <w:rFonts w:cs="Arial"/>
        </w:rPr>
      </w:pPr>
      <w:r w:rsidRPr="0764CD8C">
        <w:rPr>
          <w:rFonts w:cs="Arial"/>
        </w:rPr>
        <w:t xml:space="preserve">Create an instance of activity launcher and insert activity orientation type and </w:t>
      </w:r>
      <w:ins w:author="Kumar, Sampath" w:date="2017-09-14T15:57:00Z" w:id="76">
        <w:r w:rsidRPr="0764CD8C" w:rsidR="0085319A">
          <w:rPr>
            <w:rFonts w:cs="Arial"/>
          </w:rPr>
          <w:t>DLS</w:t>
        </w:r>
      </w:ins>
      <w:del w:author="Kumar, Sampath" w:date="2017-09-14T15:57:00Z" w:id="77">
        <w:r w:rsidDel="0085319A">
          <w:rPr>
            <w:rFonts w:cs="Arial"/>
            <w:szCs w:val="24"/>
          </w:rPr>
          <w:delText>UiKit</w:delText>
        </w:r>
      </w:del>
      <w:r w:rsidRPr="0764CD8C">
        <w:rPr>
          <w:rFonts w:cs="Arial"/>
        </w:rPr>
        <w:t>Theme as parameters. Also create productselection type as below,</w:t>
      </w:r>
    </w:p>
    <w:p w:rsidRPr="003E2C0A" w:rsidR="004518A4" w:rsidP="003E2C0A" w:rsidRDefault="004518A4" w14:paraId="422065EA" w14:textId="77777777">
      <w:pPr>
        <w:pStyle w:val="ListParagraph"/>
        <w:spacing w:before="100" w:beforeAutospacing="1" w:after="100" w:afterAutospacing="1"/>
        <w:ind w:left="2160"/>
        <w:rPr>
          <w:rFonts w:cs="Arial"/>
          <w:sz w:val="20"/>
        </w:rPr>
      </w:pPr>
    </w:p>
    <w:p w:rsidR="00607475" w:rsidP="00A81AC8" w:rsidRDefault="003E2C0A" w14:paraId="54EC28E3" w14:textId="0146E25D">
      <w:pPr>
        <w:pStyle w:val="HTMLPreformatted"/>
        <w:shd w:val="clear" w:color="auto" w:fill="FFFFFF"/>
        <w:ind w:left="916"/>
        <w:rPr>
          <w:rFonts w:eastAsia="Times New Roman"/>
          <w:color w:val="000000"/>
          <w:sz w:val="24"/>
          <w:szCs w:val="24"/>
        </w:rPr>
      </w:pPr>
      <w:r w:rsidRPr="00250466">
        <w:rPr>
          <w:rFonts w:cs="Arial"/>
          <w:color w:val="000000"/>
          <w:sz w:val="24"/>
          <w:szCs w:val="24"/>
          <w:highlight w:val="yellow"/>
        </w:rPr>
        <w:t xml:space="preserve">HardcodedProductList </w:t>
      </w:r>
      <w:r w:rsidRPr="00EB15E6" w:rsidR="001B7549">
        <w:rPr>
          <w:color w:val="000000"/>
          <w:szCs w:val="24"/>
        </w:rPr>
        <w:t xml:space="preserve">productsSelection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r w:rsidRPr="00250466">
        <w:rPr>
          <w:rFonts w:cs="Arial"/>
          <w:color w:val="000000"/>
          <w:sz w:val="24"/>
          <w:szCs w:val="24"/>
          <w:highlight w:val="yellow"/>
        </w:rPr>
        <w:t>HardcodedProductLis</w:t>
      </w:r>
      <w:r w:rsidRPr="00250466" w:rsidR="00116FD5">
        <w:rPr>
          <w:rFonts w:cs="Arial"/>
          <w:color w:val="000000"/>
          <w:sz w:val="24"/>
          <w:szCs w:val="24"/>
          <w:highlight w:val="yellow"/>
        </w:rPr>
        <w:tab/>
      </w:r>
      <w:r w:rsidRPr="00250466">
        <w:rPr>
          <w:rFonts w:cs="Arial"/>
          <w:color w:val="000000"/>
          <w:sz w:val="24"/>
          <w:szCs w:val="24"/>
          <w:highlight w:val="yellow"/>
        </w:rPr>
        <w:t>t(ctnList);</w:t>
      </w:r>
      <w:r w:rsidRPr="00250466">
        <w:rPr>
          <w:rFonts w:cs="Arial"/>
          <w:color w:val="000000"/>
          <w:sz w:val="24"/>
          <w:szCs w:val="24"/>
          <w:highlight w:val="yellow"/>
        </w:rPr>
        <w:br/>
      </w:r>
      <w:r w:rsidRPr="00EB15E6" w:rsidR="001B7549">
        <w:rPr>
          <w:color w:val="000000"/>
          <w:szCs w:val="24"/>
        </w:rPr>
        <w:t>productsSelection</w:t>
      </w:r>
      <w:r w:rsidRPr="00250466">
        <w:rPr>
          <w:rFonts w:cs="Arial"/>
          <w:color w:val="000000"/>
          <w:sz w:val="24"/>
          <w:szCs w:val="24"/>
          <w:highlight w:val="yellow"/>
        </w:rPr>
        <w:t>.setCatalog(Catalog.</w:t>
      </w:r>
      <w:r w:rsidRPr="00250466">
        <w:rPr>
          <w:rFonts w:cs="Arial"/>
          <w:b/>
          <w:bCs/>
          <w:i/>
          <w:iCs/>
          <w:color w:val="660E7A"/>
          <w:sz w:val="24"/>
          <w:szCs w:val="24"/>
          <w:highlight w:val="yellow"/>
        </w:rPr>
        <w:t>CARE</w:t>
      </w:r>
      <w:r w:rsidRPr="00250466">
        <w:rPr>
          <w:rFonts w:cs="Arial"/>
          <w:color w:val="000000"/>
          <w:sz w:val="24"/>
          <w:szCs w:val="24"/>
          <w:highlight w:val="yellow"/>
        </w:rPr>
        <w:t>);</w:t>
      </w:r>
      <w:r w:rsidRPr="00250466">
        <w:rPr>
          <w:rFonts w:cs="Arial"/>
          <w:color w:val="000000"/>
          <w:sz w:val="24"/>
          <w:szCs w:val="24"/>
          <w:highlight w:val="yellow"/>
        </w:rPr>
        <w:br/>
      </w:r>
      <w:r w:rsidRPr="00EB15E6" w:rsidR="001B7549">
        <w:rPr>
          <w:color w:val="000000"/>
          <w:szCs w:val="24"/>
        </w:rPr>
        <w:t>productsSelection</w:t>
      </w:r>
      <w:r w:rsidRPr="00250466">
        <w:rPr>
          <w:rFonts w:cs="Arial"/>
          <w:color w:val="000000"/>
          <w:sz w:val="24"/>
          <w:szCs w:val="24"/>
          <w:highlight w:val="yellow"/>
        </w:rPr>
        <w:t>.setSector(Sector.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rsidRPr="00983AEE" w:rsidR="00983AEE" w:rsidP="0764CD8C" w:rsidRDefault="000C5126" w14:paraId="34F2FCA3" w14:textId="77777777">
      <w:pPr>
        <w:pStyle w:val="HTMLPreformatted"/>
        <w:shd w:val="clear" w:color="auto" w:fill="FFFFFF" w:themeFill="background1"/>
        <w:ind w:left="916"/>
        <w:rPr>
          <w:rFonts w:ascii="Menlo" w:hAnsi="Menlo" w:eastAsia="ＭＳ 明朝" w:cs="Menlo" w:eastAsiaTheme="minorEastAsia"/>
          <w:color w:val="000000" w:themeColor="text1" w:themeTint="FF" w:themeShade="FF"/>
          <w:sz w:val="18"/>
          <w:szCs w:val="18"/>
        </w:rPr>
      </w:pPr>
      <w:r w:rsidRPr="00250466">
        <w:rPr>
          <w:rFonts w:eastAsia="Times New Roman"/>
          <w:color w:val="000000"/>
          <w:sz w:val="24"/>
          <w:szCs w:val="24"/>
        </w:rPr>
        <w:t>ActivityLauncher activityLauncher =</w:t>
      </w:r>
      <w:r w:rsidRPr="00250466">
        <w:rPr>
          <w:rFonts w:eastAsia="Times New Roman"/>
          <w:color w:val="000000"/>
          <w:sz w:val="24"/>
          <w:szCs w:val="24"/>
        </w:rPr>
        <w:br/>
      </w:r>
      <w:r w:rsidRPr="00250466">
        <w:rPr>
          <w:rFonts w:eastAsia="Times New Roman"/>
          <w:color w:val="000000"/>
          <w:sz w:val="24"/>
          <w:szCs w:val="24"/>
        </w:rPr>
        <w:t xml:space="preserve">        </w:t>
      </w:r>
      <w:r w:rsidRPr="00250466">
        <w:rPr>
          <w:rFonts w:eastAsia="Times New Roman"/>
          <w:b w:val="1"/>
          <w:bCs w:val="1"/>
          <w:color w:val="000080"/>
          <w:sz w:val="24"/>
          <w:szCs w:val="24"/>
        </w:rPr>
        <w:t xml:space="preserve">new </w:t>
      </w:r>
      <w:r w:rsidRPr="00250466">
        <w:rPr>
          <w:rFonts w:eastAsia="Times New Roman"/>
          <w:color w:val="000000"/>
          <w:sz w:val="24"/>
          <w:szCs w:val="24"/>
        </w:rPr>
        <w:t>ActivityLauncher</w:t>
      </w:r>
      <w:r w:rsidRPr="00250466">
        <w:rPr>
          <w:rFonts w:eastAsia="Times New Roman"/>
          <w:color w:val="000000"/>
          <w:sz w:val="24"/>
          <w:szCs w:val="24"/>
        </w:rPr>
        <w:br/>
      </w:r>
      <w:r w:rsidRPr="00250466">
        <w:rPr>
          <w:rFonts w:eastAsia="Times New Roman"/>
          <w:color w:val="000000"/>
          <w:sz w:val="24"/>
          <w:szCs w:val="24"/>
        </w:rPr>
        <w:t xml:space="preserve">                (com.philips.platform.uappframework.</w:t>
      </w:r>
      <w:r w:rsidRPr="00250466">
        <w:rPr>
          <w:rFonts w:eastAsia="Times New Roman"/>
          <w:color w:val="000000"/>
          <w:sz w:val="24"/>
          <w:szCs w:val="24"/>
        </w:rPr>
        <w:br/>
      </w:r>
      <w:r w:rsidRPr="00250466">
        <w:rPr>
          <w:rFonts w:eastAsia="Times New Roman"/>
          <w:color w:val="000000"/>
          <w:sz w:val="24"/>
          <w:szCs w:val="24"/>
        </w:rPr>
        <w:t xml:space="preserve">                        launcher.ActivityLauncher.</w:t>
      </w:r>
      <w:r w:rsidRPr="00250466">
        <w:rPr>
          <w:rFonts w:eastAsia="Times New Roman"/>
          <w:color w:val="000000"/>
          <w:sz w:val="24"/>
          <w:szCs w:val="24"/>
        </w:rPr>
        <w:br/>
      </w:r>
      <w:r w:rsidRPr="00250466">
        <w:rPr>
          <w:rFonts w:eastAsia="Times New Roman"/>
          <w:color w:val="000000"/>
          <w:sz w:val="24"/>
          <w:szCs w:val="24"/>
        </w:rPr>
        <w:t xml:space="preserve">                        ActivityOrientation.SCREEN_</w:t>
      </w:r>
      <w:commentRangeStart w:id="79"/>
      <w:r w:rsidRPr="00250466">
        <w:rPr>
          <w:rFonts w:eastAsia="Times New Roman"/>
          <w:color w:val="000000"/>
          <w:sz w:val="24"/>
          <w:szCs w:val="24"/>
        </w:rPr>
        <w:t>ORIENTATION</w:t>
      </w:r>
      <w:commentRangeEnd w:id="79"/>
      <w:r w:rsidR="00C92CE3">
        <w:rPr>
          <w:rStyle w:val="CommentReference"/>
          <w:rFonts w:ascii="Arial" w:hAnsi="Arial" w:eastAsia="Times New Roman" w:cs="Times New Roman"/>
        </w:rPr>
        <w:commentReference w:id="79"/>
      </w:r>
      <w:r w:rsidRPr="00250466">
        <w:rPr>
          <w:rFonts w:eastAsia="Times New Roman"/>
          <w:color w:val="000000"/>
          <w:sz w:val="24"/>
          <w:szCs w:val="24"/>
        </w:rPr>
        <w:t xml:space="preserve">_UNSPECIFIED,                        </w:t>
      </w:r>
      <w:ins w:author="Kumar, Sampath" w:date="2017-09-14T14:57:00Z" w:id="80">
        <w:r w:rsidRPr="0764CD8C" w:rsidR="00983AEE">
          <w:rPr>
            <w:rFonts w:ascii="Menlo" w:hAnsi="Menlo" w:eastAsia="ＭＳ 明朝" w:cs="Menlo" w:eastAsiaTheme="minorEastAsia"/>
            <w:color w:val="000000"/>
            <w:sz w:val="22"/>
            <w:szCs w:val="22"/>
            <w:rPrChange w:author="Kumar, Sampath" w:date="2017-09-14T14:57:00Z" w:id="81">
              <w:rPr>
                <w:rFonts w:ascii="Menlo" w:hAnsi="Menlo" w:cs="Menlo" w:eastAsiaTheme="minorEastAsia"/>
                <w:color w:val="000000"/>
                <w:sz w:val="18"/>
                <w:szCs w:val="18"/>
              </w:rPr>
            </w:rPrChange>
          </w:rPr>
          <w:t>, getDlsThemeConfiguration(),</w:t>
        </w:r>
        <w:r w:rsidRPr="00983AEE" w:rsidR="00983AEE">
          <w:rPr>
            <w:rFonts w:ascii="Menlo" w:hAnsi="Menlo" w:cs="Menlo" w:eastAsiaTheme="minorEastAsia"/>
            <w:color w:val="000000"/>
            <w:sz w:val="22"/>
            <w:szCs w:val="22"/>
            <w:rPrChange w:author="Kumar, Sampath" w:date="2017-09-14T14:57:00Z" w:id="82">
              <w:rPr>
                <w:rFonts w:ascii="Menlo" w:hAnsi="Menlo" w:cs="Menlo" w:eastAsiaTheme="minorEastAsia"/>
                <w:color w:val="000000"/>
                <w:sz w:val="18"/>
                <w:szCs w:val="18"/>
              </w:rPr>
            </w:rPrChange>
          </w:rPr>
          <w:br/>
        </w:r>
        <w:r w:rsidRPr="0764CD8C" w:rsidR="00983AEE">
          <w:rPr>
            <w:rFonts w:ascii="Menlo" w:hAnsi="Menlo" w:eastAsia="ＭＳ 明朝" w:cs="Menlo" w:eastAsiaTheme="minorEastAsia"/>
            <w:color w:val="000000"/>
            <w:sz w:val="22"/>
            <w:szCs w:val="22"/>
            <w:rPrChange w:author="Kumar, Sampath" w:date="2017-09-14T14:57:00Z" w:id="82">
              <w:rPr>
                <w:rFonts w:ascii="Menlo" w:hAnsi="Menlo" w:cs="Menlo" w:eastAsiaTheme="minorEastAsia"/>
                <w:color w:val="000000"/>
                <w:sz w:val="18"/>
                <w:szCs w:val="18"/>
              </w:rPr>
            </w:rPrChange>
          </w:rPr>
          <w:t xml:space="preserve">                </w:t>
        </w:r>
        <w:r w:rsidRPr="0764CD8C" w:rsidR="00983AEE">
          <w:rPr>
            <w:rFonts w:ascii="Menlo" w:hAnsi="Menlo" w:eastAsia="ＭＳ 明朝" w:cs="Menlo" w:eastAsiaTheme="minorEastAsia"/>
            <w:b w:val="1"/>
            <w:bCs w:val="1"/>
            <w:color w:val="660E7A"/>
            <w:sz w:val="22"/>
            <w:szCs w:val="22"/>
            <w:rPrChange w:author="Kumar, Sampath" w:date="2017-09-14T14:57:00Z" w:id="83">
              <w:rPr>
                <w:rFonts w:ascii="Menlo" w:hAnsi="Menlo" w:cs="Menlo" w:eastAsiaTheme="minorEastAsia"/>
                <w:b/>
                <w:bCs/>
                <w:color w:val="660E7A"/>
                <w:sz w:val="18"/>
                <w:szCs w:val="18"/>
              </w:rPr>
            </w:rPrChange>
          </w:rPr>
          <w:t>themeHelper</w:t>
        </w:r>
        <w:r w:rsidRPr="0764CD8C" w:rsidR="00983AEE">
          <w:rPr>
            <w:rFonts w:ascii="Menlo" w:hAnsi="Menlo" w:eastAsia="ＭＳ 明朝" w:cs="Menlo" w:eastAsiaTheme="minorEastAsia"/>
            <w:color w:val="000000"/>
            <w:sz w:val="22"/>
            <w:szCs w:val="22"/>
            <w:rPrChange w:author="Kumar, Sampath" w:date="2017-09-14T14:57:00Z" w:id="84">
              <w:rPr>
                <w:rFonts w:ascii="Menlo" w:hAnsi="Menlo" w:cs="Menlo" w:eastAsiaTheme="minorEastAsia"/>
                <w:color w:val="000000"/>
                <w:sz w:val="18"/>
                <w:szCs w:val="18"/>
              </w:rPr>
            </w:rPrChange>
          </w:rPr>
          <w:t xml:space="preserve">.getThemeResourceId(), </w:t>
        </w:r>
        <w:r w:rsidRPr="0764CD8C" w:rsidR="00983AEE">
          <w:rPr>
            <w:rFonts w:ascii="Menlo" w:hAnsi="Menlo" w:eastAsia="ＭＳ 明朝" w:cs="Menlo" w:eastAsiaTheme="minorEastAsia"/>
            <w:b w:val="1"/>
            <w:bCs w:val="1"/>
            <w:color w:val="000080"/>
            <w:sz w:val="22"/>
            <w:szCs w:val="22"/>
            <w:rPrChange w:author="Kumar, Sampath" w:date="2017-09-14T14:57:00Z" w:id="85">
              <w:rPr>
                <w:rFonts w:ascii="Menlo" w:hAnsi="Menlo" w:cs="Menlo" w:eastAsiaTheme="minorEastAsia"/>
                <w:b/>
                <w:bCs/>
                <w:color w:val="000080"/>
                <w:sz w:val="18"/>
                <w:szCs w:val="18"/>
              </w:rPr>
            </w:rPrChange>
          </w:rPr>
          <w:t>null</w:t>
        </w:r>
        <w:r w:rsidRPr="0764CD8C" w:rsidR="00983AEE">
          <w:rPr>
            <w:rFonts w:ascii="Menlo" w:hAnsi="Menlo" w:eastAsia="ＭＳ 明朝" w:cs="Menlo" w:eastAsiaTheme="minorEastAsia"/>
            <w:color w:val="000000"/>
            <w:sz w:val="22"/>
            <w:szCs w:val="22"/>
            <w:rPrChange w:author="Kumar, Sampath" w:date="2017-09-14T14:57:00Z" w:id="86">
              <w:rPr>
                <w:rFonts w:ascii="Menlo" w:hAnsi="Menlo" w:cs="Menlo" w:eastAsiaTheme="minorEastAsia"/>
                <w:color w:val="000000"/>
                <w:sz w:val="18"/>
                <w:szCs w:val="18"/>
              </w:rPr>
            </w:rPrChange>
          </w:rPr>
          <w:t>);</w:t>
        </w:r>
      </w:ins>
    </w:p>
    <w:p w:rsidRPr="00250466" w:rsidR="000C5126" w:rsidP="00A81AC8" w:rsidRDefault="000C5126" w14:paraId="7F86DC2E" w14:textId="05D0C3C4">
      <w:pPr>
        <w:pStyle w:val="HTMLPreformatted"/>
        <w:shd w:val="clear" w:color="auto" w:fill="FFFFFF"/>
        <w:ind w:left="916"/>
        <w:rPr>
          <w:rFonts w:eastAsia="Times New Roman"/>
          <w:color w:val="000000"/>
          <w:sz w:val="24"/>
          <w:szCs w:val="24"/>
        </w:rPr>
      </w:pPr>
      <w:del w:author="Kumar, Sampath" w:date="2017-09-14T14:57:00Z" w:id="87">
        <w:r w:rsidRPr="00250466" w:rsidDel="00983AEE">
          <w:rPr>
            <w:rFonts w:eastAsia="Times New Roman"/>
            <w:color w:val="000000"/>
            <w:sz w:val="24"/>
            <w:szCs w:val="24"/>
          </w:rPr>
          <w:delText>R.style.Theme_Philips_BrightBlue_Gradient_WhiteBackground);</w:delText>
        </w:r>
        <w:r w:rsidRPr="00250466" w:rsidDel="00983AEE">
          <w:rPr>
            <w:rFonts w:eastAsia="Times New Roman"/>
            <w:color w:val="000000"/>
            <w:sz w:val="24"/>
            <w:szCs w:val="24"/>
          </w:rPr>
          <w:br/>
        </w:r>
        <w:r w:rsidRPr="00250466" w:rsidDel="00983AEE">
          <w:rPr>
            <w:rFonts w:eastAsia="Times New Roman"/>
            <w:color w:val="000000"/>
            <w:sz w:val="24"/>
            <w:szCs w:val="24"/>
          </w:rPr>
          <w:delText>activityLauncher.setCustomAnimation(R.anim.slide_in_bottom, R.anim.slide_out_bottom);</w:delText>
        </w:r>
      </w:del>
    </w:p>
    <w:p w:rsidRPr="00250466" w:rsidR="00E85228" w:rsidP="00A81AC8" w:rsidRDefault="00E85228" w14:paraId="1766B638" w14:textId="77777777">
      <w:pPr>
        <w:pStyle w:val="HTMLPreformatted"/>
        <w:shd w:val="clear" w:color="auto" w:fill="FFFFFF"/>
        <w:ind w:left="916"/>
        <w:rPr>
          <w:rFonts w:eastAsia="Times New Roman"/>
          <w:color w:val="000000"/>
          <w:sz w:val="24"/>
          <w:szCs w:val="24"/>
        </w:rPr>
      </w:pPr>
    </w:p>
    <w:p w:rsidR="00E85228" w:rsidP="00A81AC8" w:rsidRDefault="00607475" w14:paraId="216BD5D9" w14:textId="77777777">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br/>
      </w:r>
      <w:r w:rsidRPr="00250466">
        <w:rPr>
          <w:rFonts w:eastAsia="Times New Roman"/>
          <w:color w:val="000000"/>
          <w:sz w:val="24"/>
          <w:szCs w:val="24"/>
        </w:rPr>
        <w:t xml:space="preserve">CcInterface ccInterface = </w:t>
      </w:r>
      <w:r w:rsidRPr="00250466">
        <w:rPr>
          <w:rFonts w:eastAsia="Times New Roman"/>
          <w:b/>
          <w:bCs/>
          <w:color w:val="000080"/>
          <w:sz w:val="24"/>
          <w:szCs w:val="24"/>
        </w:rPr>
        <w:t xml:space="preserve">new </w:t>
      </w:r>
      <w:r w:rsidRPr="00250466">
        <w:rPr>
          <w:rFonts w:eastAsia="Times New Roman"/>
          <w:color w:val="000000"/>
          <w:sz w:val="24"/>
          <w:szCs w:val="24"/>
        </w:rPr>
        <w:t>CcInterface();</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CcSettings(</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CcLaunchInput();</w:t>
      </w:r>
      <w:r w:rsidRPr="00250466">
        <w:rPr>
          <w:rFonts w:eastAsia="Times New Roman"/>
          <w:color w:val="000000"/>
          <w:sz w:val="24"/>
          <w:szCs w:val="24"/>
        </w:rPr>
        <w:br/>
      </w:r>
      <w:r w:rsidRPr="00250466">
        <w:rPr>
          <w:rFonts w:eastAsia="Times New Roman"/>
          <w:b/>
          <w:bCs/>
          <w:color w:val="660E7A"/>
          <w:sz w:val="24"/>
          <w:szCs w:val="24"/>
        </w:rPr>
        <w:t>ccLaunchInput</w:t>
      </w:r>
      <w:r w:rsidRPr="00250466">
        <w:rPr>
          <w:rFonts w:eastAsia="Times New Roman"/>
          <w:color w:val="000000"/>
          <w:sz w:val="24"/>
          <w:szCs w:val="24"/>
        </w:rPr>
        <w:t>.setProductModelSelectionType(</w:t>
      </w:r>
      <w:commentRangeStart w:id="88"/>
      <w:r w:rsidRPr="001B7549" w:rsidR="001B7549">
        <w:rPr>
          <w:color w:val="000000"/>
          <w:sz w:val="24"/>
          <w:szCs w:val="24"/>
        </w:rPr>
        <w:t>productsSelection</w:t>
      </w:r>
      <w:commentRangeEnd w:id="88"/>
      <w:r w:rsidR="00C92CE3">
        <w:rPr>
          <w:rStyle w:val="CommentReference"/>
          <w:rFonts w:ascii="Arial" w:hAnsi="Arial" w:eastAsia="Times New Roman" w:cs="Times New Roman"/>
        </w:rPr>
        <w:commentReference w:id="88"/>
      </w:r>
      <w:r w:rsidRPr="00250466">
        <w:rPr>
          <w:rFonts w:eastAsia="Times New Roman"/>
          <w:color w:val="000000"/>
          <w:sz w:val="24"/>
          <w:szCs w:val="24"/>
        </w:rPr>
        <w:t>);</w:t>
      </w:r>
    </w:p>
    <w:p w:rsidR="00E86EBE" w:rsidP="00A81AC8" w:rsidRDefault="00E86EBE" w14:paraId="4AAE555C" w14:textId="77777777">
      <w:pPr>
        <w:pStyle w:val="HTMLPreformatted"/>
        <w:shd w:val="clear" w:color="auto" w:fill="FFFFFF"/>
        <w:ind w:left="916"/>
        <w:rPr>
          <w:rFonts w:eastAsia="Times New Roman"/>
          <w:color w:val="000000"/>
          <w:sz w:val="24"/>
          <w:szCs w:val="24"/>
        </w:rPr>
      </w:pPr>
    </w:p>
    <w:p w:rsidRPr="00E86EBE" w:rsidR="00E86EBE" w:rsidP="00A81AC8" w:rsidRDefault="00E86EBE" w14:paraId="712BE80A" w14:textId="75964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lastRenderedPageBreak/>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r w:rsidR="00674E72">
        <w:rPr>
          <w:rFonts w:ascii="Courier New" w:hAnsi="Courier New" w:cs="Courier New"/>
          <w:color w:val="000000"/>
          <w:sz w:val="18"/>
          <w:szCs w:val="18"/>
        </w:rPr>
        <w:t xml:space="preserve"> – recommended to use only for china</w:t>
      </w:r>
    </w:p>
    <w:p w:rsidR="00545B04" w:rsidP="00A81AC8" w:rsidRDefault="00607475" w14:paraId="3ED2F073" w14:textId="40F79BEE">
      <w:pPr>
        <w:pStyle w:val="HTMLPreformatted"/>
        <w:shd w:val="clear" w:color="auto" w:fill="FFFFFF"/>
        <w:ind w:left="916"/>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r>
      <w:r w:rsidRPr="00250466">
        <w:rPr>
          <w:rFonts w:eastAsia="Times New Roman"/>
          <w:color w:val="000000"/>
          <w:sz w:val="24"/>
          <w:szCs w:val="24"/>
        </w:rPr>
        <w:t xml:space="preserve">CcDependencies ccDependencies = </w:t>
      </w:r>
      <w:r w:rsidRPr="00250466">
        <w:rPr>
          <w:rFonts w:eastAsia="Times New Roman"/>
          <w:b/>
          <w:bCs/>
          <w:color w:val="000080"/>
          <w:sz w:val="24"/>
          <w:szCs w:val="24"/>
        </w:rPr>
        <w:t xml:space="preserve">new </w:t>
      </w:r>
    </w:p>
    <w:p w:rsidRPr="00250466" w:rsidR="00607475" w:rsidP="00A81AC8" w:rsidRDefault="00607475" w14:paraId="7EE93D93" w14:textId="0CADBCAD">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t>CcDependencies(</w:t>
      </w:r>
      <w:r w:rsidRPr="001B7549" w:rsidR="00545B04">
        <w:rPr>
          <w:rFonts w:eastAsia="Times New Roman"/>
          <w:color w:val="000000"/>
          <w:sz w:val="24"/>
          <w:szCs w:val="24"/>
          <w:shd w:val="clear" w:color="auto" w:fill="E4E4FF"/>
        </w:rPr>
        <w:t>mAppInfraInterface</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r>
      <w:r w:rsidRPr="00250466">
        <w:rPr>
          <w:rFonts w:eastAsia="Times New Roman"/>
          <w:color w:val="000000"/>
          <w:sz w:val="24"/>
          <w:szCs w:val="24"/>
        </w:rPr>
        <w:t xml:space="preserve">ccInterface.init(ccDependencies, </w:t>
      </w:r>
      <w:r w:rsidRPr="00250466">
        <w:rPr>
          <w:rFonts w:eastAsia="Times New Roman"/>
          <w:b/>
          <w:bCs/>
          <w:color w:val="660E7A"/>
          <w:sz w:val="24"/>
          <w:szCs w:val="24"/>
        </w:rPr>
        <w:t>ccSettings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t xml:space="preserve">ccInterface.launch(activityLauncher, </w:t>
      </w:r>
      <w:r w:rsidRPr="00250466">
        <w:rPr>
          <w:rFonts w:eastAsia="Times New Roman"/>
          <w:b/>
          <w:bCs/>
          <w:color w:val="660E7A"/>
          <w:sz w:val="24"/>
          <w:szCs w:val="24"/>
        </w:rPr>
        <w:t>ccLaunchInput</w:t>
      </w:r>
      <w:r w:rsidRPr="00250466">
        <w:rPr>
          <w:rFonts w:eastAsia="Times New Roman"/>
          <w:color w:val="000000"/>
          <w:sz w:val="24"/>
          <w:szCs w:val="24"/>
        </w:rPr>
        <w:t>);</w:t>
      </w:r>
    </w:p>
    <w:p w:rsidRPr="003E2C0A" w:rsidR="003E2C0A" w:rsidP="003E2C0A" w:rsidRDefault="003E2C0A" w14:paraId="275899A3" w14:textId="72CCC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rsidRPr="009904ED" w:rsidR="00E85228" w:rsidP="00524FE1" w:rsidRDefault="003E2C0A" w14:paraId="49E907C3" w14:textId="77777777">
      <w:pPr>
        <w:spacing w:before="100" w:beforeAutospacing="1" w:after="100" w:afterAutospacing="1"/>
        <w:rPr>
          <w:rFonts w:cs="Arial"/>
          <w:color w:val="000000"/>
          <w:sz w:val="22"/>
          <w:szCs w:val="22"/>
        </w:rPr>
      </w:pPr>
      <w:r>
        <w:rPr>
          <w:rFonts w:cs="Arial"/>
          <w:color w:val="000000"/>
          <w:sz w:val="22"/>
          <w:szCs w:val="22"/>
        </w:rPr>
        <w:tab/>
      </w:r>
      <w:r>
        <w:rPr>
          <w:rFonts w:cs="Arial"/>
          <w:color w:val="000000"/>
          <w:sz w:val="22"/>
          <w:szCs w:val="22"/>
        </w:rPr>
        <w:t xml:space="preserve">    </w:t>
      </w:r>
      <w:r w:rsidR="00524FE1">
        <w:rPr>
          <w:rFonts w:cs="Arial"/>
          <w:color w:val="000000"/>
          <w:sz w:val="22"/>
          <w:szCs w:val="22"/>
        </w:rPr>
        <w:t xml:space="preserve">  Note: </w:t>
      </w:r>
      <w:r w:rsidR="00E85228">
        <w:rPr>
          <w:rFonts w:cs="Arial"/>
          <w:color w:val="000000"/>
          <w:sz w:val="22"/>
          <w:szCs w:val="22"/>
        </w:rPr>
        <w:t xml:space="preserve">1. </w:t>
      </w:r>
      <w:r w:rsidR="00524FE1">
        <w:rPr>
          <w:rFonts w:cs="Arial"/>
          <w:color w:val="000000"/>
          <w:sz w:val="22"/>
          <w:szCs w:val="22"/>
        </w:rPr>
        <w:t>ctnlist is string array of CTN numbers</w:t>
      </w:r>
      <w:r w:rsidR="00E85228">
        <w:rPr>
          <w:rFonts w:cs="Arial"/>
          <w:color w:val="000000"/>
          <w:sz w:val="22"/>
          <w:szCs w:val="22"/>
        </w:rPr>
        <w:t xml:space="preserve"> </w:t>
      </w:r>
    </w:p>
    <w:p w:rsidR="00BA043C" w:rsidP="0764CD8C" w:rsidRDefault="00BA043C" w14:paraId="6EA4FC48" w14:textId="682D71F9">
      <w:pPr>
        <w:pStyle w:val="Heading1"/>
        <w:numPr>
          <w:ilvl w:val="0"/>
          <w:numId w:val="13"/>
        </w:numPr>
        <w:spacing w:before="100" w:beforeAutospacing="on" w:after="100" w:afterAutospacing="on"/>
        <w:rPr>
          <w:rFonts w:cs="Arial"/>
          <w:b w:val="0"/>
          <w:bCs w:val="0"/>
          <w:color w:val="000000" w:themeColor="text1" w:themeTint="FF" w:themeShade="FF"/>
          <w:sz w:val="22"/>
          <w:szCs w:val="22"/>
        </w:rPr>
      </w:pPr>
      <w:bookmarkStart w:name="_Toc493440862" w:id="89"/>
      <w:bookmarkStart w:name="_Toc444883180" w:id="90"/>
      <w:proofErr w:type="spellStart"/>
      <w:r w:rsidRPr="0764CD8C" w:rsidR="0764CD8C">
        <w:rPr>
          <w:rFonts w:cs="Arial"/>
          <w:b w:val="0"/>
          <w:bCs w:val="0"/>
          <w:color w:val="000000" w:themeColor="text1" w:themeTint="FF" w:themeShade="FF"/>
          <w:sz w:val="22"/>
          <w:szCs w:val="22"/>
        </w:rPr>
        <w:t>setLiveChatUrl</w:t>
      </w:r>
      <w:proofErr w:type="spellEnd"/>
      <w:r w:rsidRPr="0764CD8C" w:rsidR="0764CD8C">
        <w:rPr>
          <w:rFonts w:cs="Arial"/>
          <w:b w:val="0"/>
          <w:bCs w:val="0"/>
          <w:color w:val="000000" w:themeColor="text1" w:themeTint="FF" w:themeShade="FF"/>
          <w:sz w:val="22"/>
          <w:szCs w:val="22"/>
        </w:rPr>
        <w:t xml:space="preserve">() is an optional API provided for those who wants to set their app own </w:t>
      </w:r>
      <w:proofErr w:type="spellStart"/>
      <w:r w:rsidRPr="0764CD8C" w:rsidR="0764CD8C">
        <w:rPr>
          <w:rFonts w:cs="Arial"/>
          <w:b w:val="0"/>
          <w:bCs w:val="0"/>
          <w:color w:val="000000" w:themeColor="text1" w:themeTint="FF" w:themeShade="FF"/>
          <w:sz w:val="22"/>
          <w:szCs w:val="22"/>
        </w:rPr>
        <w:t>url</w:t>
      </w:r>
      <w:proofErr w:type="spellEnd"/>
      <w:r w:rsidRPr="0764CD8C" w:rsidR="0764CD8C">
        <w:rPr>
          <w:rFonts w:cs="Arial"/>
          <w:b w:val="0"/>
          <w:bCs w:val="0"/>
          <w:color w:val="000000" w:themeColor="text1" w:themeTint="FF" w:themeShade="FF"/>
          <w:sz w:val="22"/>
          <w:szCs w:val="22"/>
        </w:rPr>
        <w:t xml:space="preserve">. If it is a static </w:t>
      </w:r>
      <w:proofErr w:type="spellStart"/>
      <w:r w:rsidRPr="0764CD8C" w:rsidR="0764CD8C">
        <w:rPr>
          <w:rFonts w:cs="Arial"/>
          <w:b w:val="0"/>
          <w:bCs w:val="0"/>
          <w:color w:val="000000" w:themeColor="text1" w:themeTint="FF" w:themeShade="FF"/>
          <w:sz w:val="22"/>
          <w:szCs w:val="22"/>
        </w:rPr>
        <w:t>url</w:t>
      </w:r>
      <w:proofErr w:type="spellEnd"/>
      <w:r w:rsidRPr="0764CD8C" w:rsidR="0764CD8C">
        <w:rPr>
          <w:rFonts w:cs="Arial"/>
          <w:b w:val="0"/>
          <w:bCs w:val="0"/>
          <w:color w:val="000000" w:themeColor="text1" w:themeTint="FF" w:themeShade="FF"/>
          <w:sz w:val="22"/>
          <w:szCs w:val="22"/>
        </w:rPr>
        <w:t xml:space="preserve"> u can mention in digitalcare_config.xml. If you want to change dynamically depends upon the country selection, you can use this API.</w:t>
      </w:r>
      <w:bookmarkEnd w:id="89"/>
    </w:p>
    <w:p w:rsidRPr="00173C5C" w:rsidR="00173C5C" w:rsidP="0764CD8C" w:rsidRDefault="00173C5C" w14:paraId="57FEE1E8" w14:textId="327A3E7E" w14:noSpellErr="1">
      <w:pPr>
        <w:pStyle w:val="BodyText"/>
        <w:ind w:left="1080"/>
        <w:rPr>
          <w:lang w:val="en-GB"/>
        </w:rPr>
      </w:pPr>
      <w:r w:rsidRPr="0764CD8C" w:rsidR="0764CD8C">
        <w:rPr>
          <w:highlight w:val="yellow"/>
          <w:lang w:val="en-GB"/>
        </w:rPr>
        <w:t>This is used for china otherwise live chat URLs can be uploaded to service discovery for different countries.</w:t>
      </w:r>
    </w:p>
    <w:p w:rsidRPr="001C6180" w:rsidR="00BA043C" w:rsidP="009904ED" w:rsidRDefault="006129E8" w14:paraId="4A6F420D" w14:textId="71E4E227">
      <w:pPr>
        <w:spacing w:before="100" w:beforeAutospacing="1" w:after="100" w:afterAutospacing="1"/>
        <w:ind w:left="1080"/>
        <w:rPr>
          <w:rFonts w:cs="Arial"/>
          <w:color w:val="000000"/>
          <w:sz w:val="22"/>
          <w:szCs w:val="22"/>
          <w:highlight w:val="yellow"/>
          <w:rPrChange w:author="Kumar, Sampath" w:date="2017-07-19T12:14:00Z" w:id="91">
            <w:rPr>
              <w:rFonts w:cs="Arial"/>
              <w:color w:val="000000"/>
              <w:sz w:val="22"/>
              <w:szCs w:val="22"/>
            </w:rPr>
          </w:rPrChange>
        </w:rPr>
      </w:pPr>
      <w:r w:rsidRPr="00173C5C">
        <w:rPr>
          <w:rFonts w:cs="Arial"/>
          <w:color w:val="000000"/>
          <w:sz w:val="22"/>
          <w:szCs w:val="22"/>
        </w:rPr>
        <w:t>Ex</w:t>
      </w:r>
      <w:r w:rsidRPr="00173C5C" w:rsidR="00BA043C">
        <w:rPr>
          <w:rFonts w:cs="Arial"/>
          <w:color w:val="000000"/>
          <w:sz w:val="22"/>
          <w:szCs w:val="22"/>
        </w:rPr>
        <w:t xml:space="preserve">. Live chat URL : </w:t>
      </w:r>
      <w:r w:rsidRPr="00173C5C" w:rsidR="00BA043C">
        <w:rPr>
          <w:rFonts w:eastAsiaTheme="minorEastAsia"/>
        </w:rPr>
        <w:t xml:space="preserve">"http://phchina.livecom.cn/webapp/index.html?app_openid=ph_6idvd4fj&amp;token=PhilipsTest"; </w:t>
      </w:r>
    </w:p>
    <w:p w:rsidRPr="00173C5C" w:rsidR="00BA043C" w:rsidP="00173C5C" w:rsidRDefault="00BA043C" w14:paraId="2945DC25" w14:textId="5AA4CCA8">
      <w:pPr>
        <w:spacing w:before="100" w:beforeAutospacing="1" w:after="100" w:afterAutospacing="1"/>
        <w:ind w:left="1080"/>
        <w:rPr>
          <w:rFonts w:cs="Arial"/>
          <w:color w:val="000000"/>
          <w:sz w:val="22"/>
          <w:szCs w:val="22"/>
        </w:rPr>
      </w:pPr>
      <w:r w:rsidRPr="00173C5C">
        <w:rPr>
          <w:rFonts w:eastAsiaTheme="minorEastAsia"/>
          <w:highlight w:val="yellow"/>
          <w:rPrChange w:author="Kumar, Sampath" w:date="2017-07-19T12:14:00Z" w:id="92">
            <w:rPr>
              <w:rFonts w:eastAsiaTheme="minorEastAsia"/>
            </w:rPr>
          </w:rPrChange>
        </w:rPr>
        <w:t>Note : Integrating App should append a unique value (token) to the URL as query parameter</w:t>
      </w:r>
      <w:r w:rsidRPr="00173C5C" w:rsidR="0068403E">
        <w:rPr>
          <w:rFonts w:eastAsiaTheme="minorEastAsia"/>
          <w:highlight w:val="yellow"/>
          <w:rPrChange w:author="Kumar, Sampath" w:date="2017-07-19T12:14:00Z" w:id="93">
            <w:rPr>
              <w:rFonts w:eastAsiaTheme="minorEastAsia"/>
            </w:rPr>
          </w:rPrChange>
        </w:rPr>
        <w:t>.</w:t>
      </w:r>
      <w:r w:rsidRPr="00173C5C">
        <w:rPr>
          <w:rFonts w:eastAsiaTheme="minorEastAsia"/>
          <w:highlight w:val="yellow"/>
          <w:rPrChange w:author="Kumar, Sampath" w:date="2017-07-19T12:14:00Z" w:id="94">
            <w:rPr>
              <w:rFonts w:eastAsiaTheme="minorEastAsia"/>
            </w:rPr>
          </w:rPrChange>
        </w:rPr>
        <w:t xml:space="preserve"> Livecom backend receives this </w:t>
      </w:r>
      <w:r w:rsidRPr="00173C5C" w:rsidR="00E84507">
        <w:rPr>
          <w:rFonts w:eastAsiaTheme="minorEastAsia"/>
          <w:highlight w:val="yellow"/>
          <w:rPrChange w:author="Kumar, Sampath" w:date="2017-07-19T12:14:00Z" w:id="95">
            <w:rPr>
              <w:rFonts w:eastAsiaTheme="minorEastAsia"/>
            </w:rPr>
          </w:rPrChange>
        </w:rPr>
        <w:t>token</w:t>
      </w:r>
      <w:r w:rsidRPr="00173C5C">
        <w:rPr>
          <w:rFonts w:eastAsiaTheme="minorEastAsia"/>
          <w:highlight w:val="yellow"/>
          <w:rPrChange w:author="Kumar, Sampath" w:date="2017-07-19T12:14:00Z" w:id="96">
            <w:rPr>
              <w:rFonts w:eastAsiaTheme="minorEastAsia"/>
            </w:rPr>
          </w:rPrChange>
        </w:rPr>
        <w:t xml:space="preserve"> inorder to maintain the </w:t>
      </w:r>
      <w:r w:rsidRPr="00173C5C" w:rsidR="006D123F">
        <w:rPr>
          <w:rFonts w:eastAsiaTheme="minorEastAsia"/>
          <w:highlight w:val="yellow"/>
          <w:rPrChange w:author="Kumar, Sampath" w:date="2017-07-19T12:14:00Z" w:id="97">
            <w:rPr>
              <w:rFonts w:eastAsiaTheme="minorEastAsia"/>
            </w:rPr>
          </w:rPrChange>
        </w:rPr>
        <w:t xml:space="preserve">unique </w:t>
      </w:r>
      <w:r w:rsidRPr="00173C5C" w:rsidR="00512778">
        <w:rPr>
          <w:rFonts w:eastAsiaTheme="minorEastAsia"/>
          <w:highlight w:val="yellow"/>
          <w:rPrChange w:author="Kumar, Sampath" w:date="2017-07-19T12:14:00Z" w:id="98">
            <w:rPr>
              <w:rFonts w:eastAsiaTheme="minorEastAsia"/>
            </w:rPr>
          </w:rPrChange>
        </w:rPr>
        <w:t>user chat history</w:t>
      </w:r>
      <w:r w:rsidRPr="00173C5C">
        <w:rPr>
          <w:rFonts w:eastAsiaTheme="minorEastAsia"/>
          <w:highlight w:val="yellow"/>
          <w:rPrChange w:author="Kumar, Sampath" w:date="2017-07-19T12:14:00Z" w:id="99">
            <w:rPr>
              <w:rFonts w:eastAsiaTheme="minorEastAsia"/>
            </w:rPr>
          </w:rPrChange>
        </w:rPr>
        <w:t xml:space="preserve"> between the platforms and the devices.</w:t>
      </w:r>
      <w:r w:rsidRPr="00173C5C" w:rsidR="00062842">
        <w:rPr>
          <w:rFonts w:eastAsiaTheme="minorEastAsia"/>
          <w:highlight w:val="yellow"/>
        </w:rPr>
        <w:t xml:space="preserve"> Eg. Token can be HSDP</w:t>
      </w:r>
      <w:r w:rsidRPr="00173C5C" w:rsidR="00512778">
        <w:rPr>
          <w:rFonts w:eastAsiaTheme="minorEastAsia"/>
          <w:highlight w:val="yellow"/>
          <w:rPrChange w:author="Kumar, Sampath" w:date="2017-07-19T12:14:00Z" w:id="100">
            <w:rPr>
              <w:rFonts w:eastAsiaTheme="minorEastAsia"/>
            </w:rPr>
          </w:rPrChange>
        </w:rPr>
        <w:t xml:space="preserve"> UUID. If this token not set, user will see the chats of others.</w:t>
      </w:r>
    </w:p>
    <w:p w:rsidRPr="0054032E" w:rsidR="004557A4" w:rsidP="0764CD8C" w:rsidRDefault="004557A4" w14:paraId="78D7436D" w14:textId="59A720D1" w14:noSpellErr="1">
      <w:pPr>
        <w:pStyle w:val="Heading1"/>
        <w:rPr>
          <w:rFonts w:cs="Arial"/>
        </w:rPr>
      </w:pPr>
      <w:bookmarkStart w:name="_Toc493440863" w:id="101"/>
      <w:r w:rsidRPr="0764CD8C" w:rsidR="0764CD8C">
        <w:rPr>
          <w:rFonts w:cs="Arial"/>
        </w:rPr>
        <w:t xml:space="preserve">How to invoke </w:t>
      </w:r>
      <w:r w:rsidRPr="0764CD8C" w:rsidR="0764CD8C">
        <w:rPr>
          <w:rFonts w:cs="Arial"/>
        </w:rPr>
        <w:t>Consumer</w:t>
      </w:r>
      <w:r w:rsidRPr="0764CD8C" w:rsidR="0764CD8C">
        <w:rPr>
          <w:rFonts w:cs="Arial"/>
        </w:rPr>
        <w:t xml:space="preserve"> </w:t>
      </w:r>
      <w:r w:rsidRPr="0764CD8C" w:rsidR="0764CD8C">
        <w:rPr>
          <w:rFonts w:cs="Arial"/>
        </w:rPr>
        <w:t>care as Fragment?</w:t>
      </w:r>
      <w:bookmarkEnd w:id="90"/>
      <w:bookmarkEnd w:id="101"/>
    </w:p>
    <w:p w:rsidR="004557A4" w:rsidP="004557A4" w:rsidRDefault="004557A4" w14:paraId="7542A767" w14:textId="77777777">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rsidR="004557A4" w:rsidP="004557A4" w:rsidRDefault="004557A4" w14:paraId="0AE9AAA7" w14:textId="77777777">
      <w:pPr>
        <w:pStyle w:val="ListParagraph"/>
        <w:spacing w:before="100" w:beforeAutospacing="1" w:after="100" w:afterAutospacing="1"/>
        <w:rPr>
          <w:rFonts w:cs="Arial"/>
          <w:szCs w:val="24"/>
        </w:rPr>
      </w:pPr>
    </w:p>
    <w:p w:rsidR="004557A4" w:rsidP="004557A4" w:rsidRDefault="004557A4" w14:paraId="41447EC4" w14:textId="77777777">
      <w:pPr>
        <w:pStyle w:val="ListParagraph"/>
        <w:spacing w:before="100" w:beforeAutospacing="1" w:after="100" w:afterAutospacing="1"/>
        <w:rPr>
          <w:rFonts w:cs="Arial"/>
          <w:szCs w:val="24"/>
        </w:rPr>
      </w:pPr>
      <w:r>
        <w:rPr>
          <w:rFonts w:cs="Arial"/>
          <w:szCs w:val="24"/>
        </w:rPr>
        <w:t xml:space="preserve"> Here UiLauncher is a base class which has 2 sub classes called ActivityLauncher and FragmentLauncher</w:t>
      </w:r>
    </w:p>
    <w:p w:rsidR="004557A4" w:rsidP="004557A4" w:rsidRDefault="004557A4" w14:paraId="7BC00495" w14:textId="77777777">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rsidRPr="002C0783" w:rsidR="004557A4" w:rsidP="004557A4" w:rsidRDefault="004557A4" w14:paraId="107CD11A" w14:textId="77777777">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rsidR="004557A4" w:rsidP="004557A4" w:rsidRDefault="004557A4" w14:paraId="1F6E876C" w14:textId="7777777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rsidR="004557A4" w:rsidP="0764CD8C" w:rsidRDefault="004557A4" w14:paraId="6E4DFDD1" w14:textId="7A03AC68">
      <w:pPr>
        <w:pStyle w:val="ListParagraph"/>
        <w:numPr>
          <w:ilvl w:val="0"/>
          <w:numId w:val="14"/>
        </w:numPr>
        <w:spacing w:before="100" w:beforeAutospacing="on" w:after="100" w:afterAutospacing="on"/>
        <w:rPr>
          <w:rFonts w:cs="Arial"/>
        </w:rPr>
      </w:pPr>
      <w:r w:rsidRPr="0764CD8C">
        <w:rPr>
          <w:rFonts w:cs="Arial"/>
        </w:rPr>
        <w:t xml:space="preserve">Create an instance of activity launcher and insert activity orientation type and </w:t>
      </w:r>
      <w:ins w:author="Kumar, Sampath" w:date="2017-09-14T15:57:00Z" w:id="102">
        <w:r w:rsidRPr="0764CD8C" w:rsidR="0085319A">
          <w:rPr>
            <w:rFonts w:cs="Arial"/>
          </w:rPr>
          <w:t>DLS</w:t>
        </w:r>
      </w:ins>
      <w:del w:author="Kumar, Sampath" w:date="2017-09-14T15:57:00Z" w:id="103">
        <w:r w:rsidDel="0085319A">
          <w:rPr>
            <w:rFonts w:cs="Arial"/>
            <w:szCs w:val="24"/>
          </w:rPr>
          <w:delText>UiKit</w:delText>
        </w:r>
      </w:del>
      <w:r w:rsidRPr="0764CD8C">
        <w:rPr>
          <w:rFonts w:cs="Arial"/>
        </w:rPr>
        <w:t>Theme as parameters. Also create productselection type as below,</w:t>
      </w:r>
    </w:p>
    <w:p w:rsidR="004557A4" w:rsidP="004557A4" w:rsidRDefault="004557A4" w14:paraId="410F34FC" w14:textId="77777777">
      <w:pPr>
        <w:pStyle w:val="ListParagraph"/>
        <w:spacing w:before="100" w:beforeAutospacing="1" w:after="100" w:afterAutospacing="1"/>
        <w:ind w:left="1080"/>
        <w:rPr>
          <w:rFonts w:cs="Arial"/>
          <w:szCs w:val="24"/>
        </w:rPr>
      </w:pPr>
    </w:p>
    <w:p w:rsidRPr="00EB15E6" w:rsidR="00EB15E6" w:rsidP="007F1AD5" w:rsidRDefault="001B7549" w14:paraId="33221DFA" w14:textId="63F89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Cs w:val="24"/>
        </w:rPr>
      </w:pPr>
      <w:r w:rsidRPr="00EB15E6">
        <w:rPr>
          <w:rFonts w:ascii="Courier New" w:hAnsi="Courier New" w:cs="Courier New"/>
          <w:color w:val="000000"/>
          <w:szCs w:val="24"/>
        </w:rPr>
        <w:t xml:space="preserve">HardcodedProductList </w:t>
      </w:r>
      <w:r w:rsidRPr="00EB15E6" w:rsidR="00EB15E6">
        <w:rPr>
          <w:rFonts w:ascii="Courier New" w:hAnsi="Courier New" w:cs="Courier New"/>
          <w:color w:val="000000"/>
          <w:szCs w:val="24"/>
        </w:rPr>
        <w:t xml:space="preserve">productsSelection = </w:t>
      </w:r>
      <w:r w:rsidRPr="00EB15E6" w:rsidR="00EB15E6">
        <w:rPr>
          <w:rFonts w:ascii="Courier New" w:hAnsi="Courier New" w:cs="Courier New"/>
          <w:b/>
          <w:bCs/>
          <w:color w:val="000080"/>
          <w:szCs w:val="24"/>
        </w:rPr>
        <w:t xml:space="preserve">new </w:t>
      </w:r>
      <w:r w:rsidRPr="00EB15E6" w:rsidR="00EB15E6">
        <w:rPr>
          <w:rFonts w:ascii="Courier New" w:hAnsi="Courier New" w:cs="Courier New"/>
          <w:color w:val="000000"/>
          <w:szCs w:val="24"/>
        </w:rPr>
        <w:t>HardcodedProductList(ctnList);</w:t>
      </w:r>
      <w:r w:rsidRPr="00EB15E6" w:rsidR="00EB15E6">
        <w:rPr>
          <w:rFonts w:ascii="Courier New" w:hAnsi="Courier New" w:cs="Courier New"/>
          <w:color w:val="000000"/>
          <w:szCs w:val="24"/>
        </w:rPr>
        <w:br/>
      </w:r>
      <w:r w:rsidRPr="00EB15E6" w:rsidR="00EB15E6">
        <w:rPr>
          <w:rFonts w:ascii="Courier New" w:hAnsi="Courier New" w:cs="Courier New"/>
          <w:color w:val="000000"/>
          <w:szCs w:val="24"/>
        </w:rPr>
        <w:t>productsSelection.setCatalog(Catalog.CARE);</w:t>
      </w:r>
      <w:r w:rsidRPr="00EB15E6" w:rsidR="00EB15E6">
        <w:rPr>
          <w:rFonts w:ascii="Courier New" w:hAnsi="Courier New" w:cs="Courier New"/>
          <w:color w:val="000000"/>
          <w:szCs w:val="24"/>
        </w:rPr>
        <w:br/>
      </w:r>
      <w:r w:rsidRPr="00EB15E6" w:rsidR="00EB15E6">
        <w:rPr>
          <w:rFonts w:ascii="Courier New" w:hAnsi="Courier New" w:cs="Courier New"/>
          <w:color w:val="000000"/>
          <w:szCs w:val="24"/>
        </w:rPr>
        <w:t>productsSelection.setSector(Sector.B2C);</w:t>
      </w:r>
    </w:p>
    <w:p w:rsidR="001B7549" w:rsidP="007F1AD5" w:rsidRDefault="00EB15E6" w14:paraId="6CA26FBB" w14:textId="06113A4B">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lastRenderedPageBreak/>
        <w:br/>
      </w:r>
      <w:r w:rsidRPr="00250466">
        <w:rPr>
          <w:rFonts w:eastAsia="Times New Roman"/>
          <w:color w:val="000000"/>
          <w:sz w:val="24"/>
          <w:szCs w:val="24"/>
        </w:rPr>
        <w:t>Frag</w:t>
      </w:r>
      <w:r w:rsidR="001B7549">
        <w:rPr>
          <w:rFonts w:eastAsia="Times New Roman"/>
          <w:color w:val="000000"/>
          <w:sz w:val="24"/>
          <w:szCs w:val="24"/>
        </w:rPr>
        <w:t xml:space="preserve">mentLauncher launcher = </w:t>
      </w:r>
      <w:r w:rsidRPr="00250466">
        <w:rPr>
          <w:rFonts w:eastAsia="Times New Roman"/>
          <w:b/>
          <w:bCs/>
          <w:color w:val="000080"/>
          <w:sz w:val="24"/>
          <w:szCs w:val="24"/>
        </w:rPr>
        <w:t xml:space="preserve">new </w:t>
      </w:r>
      <w:r w:rsidRPr="00250466">
        <w:rPr>
          <w:rFonts w:eastAsia="Times New Roman"/>
          <w:color w:val="000000"/>
          <w:sz w:val="24"/>
          <w:szCs w:val="24"/>
        </w:rPr>
        <w:t>FragmentLauncher</w:t>
      </w:r>
      <w:r w:rsidR="001B7549">
        <w:rPr>
          <w:rFonts w:eastAsia="Times New Roman"/>
          <w:color w:val="000000"/>
          <w:sz w:val="24"/>
          <w:szCs w:val="24"/>
        </w:rPr>
        <w:t>(</w:t>
      </w:r>
      <w:r w:rsidRPr="00250466">
        <w:rPr>
          <w:rFonts w:eastAsia="Times New Roman"/>
          <w:b/>
          <w:bCs/>
          <w:color w:val="000080"/>
          <w:sz w:val="24"/>
          <w:szCs w:val="24"/>
        </w:rPr>
        <w:t>this</w:t>
      </w:r>
      <w:r w:rsidRPr="00250466">
        <w:rPr>
          <w:rFonts w:eastAsia="Times New Roman"/>
          <w:color w:val="000000"/>
          <w:sz w:val="24"/>
          <w:szCs w:val="24"/>
        </w:rPr>
        <w:t xml:space="preserve">, R.id.sampleMainContainer, </w:t>
      </w:r>
      <w:r w:rsidRPr="00250466">
        <w:rPr>
          <w:rFonts w:eastAsia="Times New Roman"/>
          <w:b/>
          <w:bCs/>
          <w:color w:val="660E7A"/>
          <w:sz w:val="24"/>
          <w:szCs w:val="24"/>
        </w:rPr>
        <w:t>actionBarListener</w:t>
      </w:r>
      <w:r w:rsidRPr="00250466">
        <w:rPr>
          <w:rFonts w:eastAsia="Times New Roman"/>
          <w:color w:val="000000"/>
          <w:sz w:val="24"/>
          <w:szCs w:val="24"/>
        </w:rPr>
        <w:t>);</w:t>
      </w:r>
    </w:p>
    <w:p w:rsidRPr="00871496" w:rsidR="004557A4" w:rsidP="007F1AD5" w:rsidRDefault="00EB15E6" w14:paraId="7F707D56" w14:textId="5DF61348">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br/>
      </w:r>
      <w:r w:rsidRPr="00250466">
        <w:rPr>
          <w:rFonts w:eastAsia="Times New Roman"/>
          <w:color w:val="000000"/>
          <w:sz w:val="24"/>
          <w:szCs w:val="24"/>
        </w:rPr>
        <w:t>launcher.setCustomAnimation(R.anim.slide_in_bottom, R.anim.slide_out_bottom);</w:t>
      </w:r>
    </w:p>
    <w:p w:rsidR="007C0371" w:rsidP="007F1AD5" w:rsidRDefault="00EB15E6" w14:paraId="31B33C1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r w:rsidRPr="00EB15E6">
        <w:rPr>
          <w:rFonts w:ascii="Courier New" w:hAnsi="Courier New" w:cs="Courier New"/>
          <w:color w:val="000000"/>
          <w:szCs w:val="24"/>
        </w:rPr>
        <w:t xml:space="preserve">CcInterface ccInterface =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CcInterface();</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CcSettings(</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CcLaunchInput();</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.setProductModelSelectionType(productsSelection);</w:t>
      </w:r>
    </w:p>
    <w:p w:rsidR="00E86EBE" w:rsidP="007F1AD5" w:rsidRDefault="00EB15E6" w14:paraId="6E3035EC" w14:textId="4414B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rsidRPr="00E86EBE" w:rsidR="00E86EBE" w:rsidP="007F1AD5" w:rsidRDefault="00E86EBE" w14:paraId="4AC585F9" w14:textId="6C7FA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rsidRPr="00EB15E6" w:rsidR="00EB15E6" w:rsidP="007F1AD5" w:rsidRDefault="00EB15E6" w14:paraId="05B7CF9D" w14:textId="4A917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r w:rsidRPr="00EB15E6">
        <w:rPr>
          <w:rFonts w:ascii="Courier New" w:hAnsi="Courier New" w:cs="Courier New"/>
          <w:color w:val="000000"/>
          <w:szCs w:val="24"/>
        </w:rPr>
        <w:t xml:space="preserve">CcDependencies ccDependencies = </w:t>
      </w:r>
      <w:r w:rsidRPr="00EB15E6">
        <w:rPr>
          <w:rFonts w:ascii="Courier New" w:hAnsi="Courier New" w:cs="Courier New"/>
          <w:b/>
          <w:bCs/>
          <w:color w:val="000080"/>
          <w:szCs w:val="24"/>
        </w:rPr>
        <w:t xml:space="preserve">new </w:t>
      </w:r>
      <w:r w:rsidRPr="001B7549" w:rsidR="001B7549">
        <w:rPr>
          <w:rFonts w:ascii="Courier New" w:hAnsi="Courier New" w:cs="Courier New"/>
          <w:color w:val="000000"/>
          <w:szCs w:val="24"/>
        </w:rPr>
        <w:t>CcDependencies</w:t>
      </w:r>
      <w:r w:rsidRPr="00250466" w:rsidR="001B7549">
        <w:rPr>
          <w:color w:val="000000"/>
          <w:szCs w:val="24"/>
        </w:rPr>
        <w:t>(</w:t>
      </w:r>
      <w:r w:rsidRPr="001B7549" w:rsidR="001B7549">
        <w:rPr>
          <w:rFonts w:ascii="Courier New" w:hAnsi="Courier New" w:cs="Courier New"/>
          <w:color w:val="000000"/>
          <w:szCs w:val="24"/>
          <w:shd w:val="clear" w:color="auto" w:fill="E4E4FF"/>
        </w:rPr>
        <w:t>mAppInfraInterface</w:t>
      </w:r>
      <w:r w:rsidRPr="00250466" w:rsidR="001B7549">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br/>
      </w:r>
      <w:r w:rsidRPr="00EB15E6">
        <w:rPr>
          <w:rFonts w:ascii="Courier New" w:hAnsi="Courier New" w:cs="Courier New"/>
          <w:color w:val="000000"/>
          <w:szCs w:val="24"/>
        </w:rPr>
        <w:t xml:space="preserve">ccInterface.init(ccDependencies, </w:t>
      </w:r>
      <w:r w:rsidRPr="00EB15E6">
        <w:rPr>
          <w:rFonts w:ascii="Courier New" w:hAnsi="Courier New" w:cs="Courier New"/>
          <w:b/>
          <w:bCs/>
          <w:color w:val="660E7A"/>
          <w:szCs w:val="24"/>
        </w:rPr>
        <w:t>ccSettings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t xml:space="preserve">ccInterface.launch(launcher, </w:t>
      </w:r>
      <w:r w:rsidRPr="00EB15E6">
        <w:rPr>
          <w:rFonts w:ascii="Courier New" w:hAnsi="Courier New" w:cs="Courier New"/>
          <w:b/>
          <w:bCs/>
          <w:color w:val="660E7A"/>
          <w:szCs w:val="24"/>
        </w:rPr>
        <w:t>ccLaunchInput</w:t>
      </w:r>
      <w:r w:rsidRPr="00EB15E6">
        <w:rPr>
          <w:rFonts w:ascii="Courier New" w:hAnsi="Courier New" w:cs="Courier New"/>
          <w:color w:val="000000"/>
          <w:szCs w:val="24"/>
        </w:rPr>
        <w:t>);</w:t>
      </w:r>
    </w:p>
    <w:p w:rsidRPr="008F1DB4" w:rsidR="00EB15E6" w:rsidP="004557A4" w:rsidRDefault="00EB15E6" w14:paraId="5B6577D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rsidR="004557A4" w:rsidP="004557A4" w:rsidRDefault="004557A4" w14:paraId="19854B9F" w14:textId="7BA2C565">
      <w:pPr>
        <w:spacing w:before="100" w:beforeAutospacing="1" w:after="100" w:afterAutospacing="1"/>
        <w:rPr>
          <w:rFonts w:cs="Arial"/>
          <w:color w:val="000000"/>
          <w:sz w:val="22"/>
          <w:szCs w:val="22"/>
        </w:rPr>
      </w:pPr>
      <w:r>
        <w:rPr>
          <w:rFonts w:cs="Arial"/>
          <w:color w:val="000000"/>
          <w:sz w:val="22"/>
          <w:szCs w:val="22"/>
        </w:rPr>
        <w:tab/>
      </w:r>
      <w:r>
        <w:rPr>
          <w:rFonts w:cs="Arial"/>
          <w:color w:val="000000"/>
          <w:sz w:val="22"/>
          <w:szCs w:val="22"/>
        </w:rPr>
        <w:t xml:space="preserve">  Note: </w:t>
      </w:r>
      <w:r w:rsidR="007F64C4">
        <w:rPr>
          <w:rFonts w:cs="Arial"/>
          <w:color w:val="000000"/>
          <w:sz w:val="22"/>
          <w:szCs w:val="22"/>
        </w:rPr>
        <w:t>a</w:t>
      </w:r>
      <w:r w:rsidR="00E86EBE">
        <w:rPr>
          <w:rFonts w:cs="Arial"/>
          <w:color w:val="000000"/>
          <w:sz w:val="22"/>
          <w:szCs w:val="22"/>
        </w:rPr>
        <w:t xml:space="preserve">. </w:t>
      </w:r>
      <w:r>
        <w:rPr>
          <w:rFonts w:cs="Arial"/>
          <w:color w:val="000000"/>
          <w:sz w:val="22"/>
          <w:szCs w:val="22"/>
        </w:rPr>
        <w:t>ctnlist is string array of CTN numbers</w:t>
      </w:r>
    </w:p>
    <w:p w:rsidR="007F64C4" w:rsidP="00CA5BEA" w:rsidRDefault="007F64C4" w14:paraId="17927456" w14:textId="690B4E41">
      <w:pPr>
        <w:pStyle w:val="ListParagraph"/>
        <w:numPr>
          <w:ilvl w:val="0"/>
          <w:numId w:val="14"/>
        </w:numPr>
        <w:spacing w:before="100" w:beforeAutospacing="1" w:after="100" w:afterAutospacing="1"/>
        <w:rPr>
          <w:rFonts w:cs="Arial"/>
          <w:color w:val="000000"/>
          <w:sz w:val="22"/>
          <w:szCs w:val="22"/>
        </w:rPr>
      </w:pPr>
      <w:r>
        <w:rPr>
          <w:rFonts w:cs="Arial"/>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rsidRPr="001C6180" w:rsidR="00E7044B" w:rsidP="00CA5BEA" w:rsidRDefault="00E7044B" w14:paraId="4F5FBF05" w14:textId="77777777">
      <w:pPr>
        <w:pStyle w:val="ListParagraph"/>
        <w:numPr>
          <w:ilvl w:val="0"/>
          <w:numId w:val="14"/>
        </w:numPr>
        <w:spacing w:before="100" w:beforeAutospacing="1" w:after="100" w:afterAutospacing="1"/>
        <w:rPr>
          <w:rFonts w:cs="Arial"/>
          <w:color w:val="000000"/>
          <w:sz w:val="22"/>
          <w:szCs w:val="22"/>
          <w:highlight w:val="yellow"/>
        </w:rPr>
      </w:pPr>
      <w:r w:rsidRPr="001C6180">
        <w:rPr>
          <w:rFonts w:cs="Arial"/>
          <w:color w:val="000000"/>
          <w:sz w:val="22"/>
          <w:szCs w:val="22"/>
          <w:highlight w:val="yellow"/>
        </w:rPr>
        <w:t xml:space="preserve">Eg. Live chat URL : </w:t>
      </w:r>
      <w:r w:rsidRPr="001C6180">
        <w:rPr>
          <w:rFonts w:eastAsiaTheme="minorEastAsia"/>
          <w:highlight w:val="yellow"/>
        </w:rPr>
        <w:t xml:space="preserve">"http://phchina.livecom.cn/webapp/index.html?app_openid=ph_6idvd4fj&amp;token=PhilipsTest"; </w:t>
      </w:r>
    </w:p>
    <w:p w:rsidRPr="00CA7A9A" w:rsidR="00E7044B" w:rsidP="00E7044B" w:rsidRDefault="00E7044B" w14:paraId="0B7DA9DE" w14:textId="3B2AFCAF">
      <w:pPr>
        <w:pStyle w:val="ListParagraph"/>
        <w:spacing w:before="100" w:beforeAutospacing="1" w:after="100" w:afterAutospacing="1"/>
        <w:ind w:left="1440"/>
        <w:rPr>
          <w:rFonts w:cs="Arial"/>
          <w:color w:val="000000"/>
          <w:sz w:val="22"/>
          <w:szCs w:val="22"/>
        </w:rPr>
      </w:pPr>
      <w:r w:rsidRPr="001C6180">
        <w:rPr>
          <w:rFonts w:eastAsiaTheme="minorEastAsia"/>
          <w:highlight w:val="yellow"/>
        </w:rPr>
        <w:t>Note :</w:t>
      </w:r>
      <w:r w:rsidRPr="001C6180" w:rsidR="00AE2A74">
        <w:rPr>
          <w:rFonts w:eastAsiaTheme="minorEastAsia"/>
          <w:highlight w:val="yellow"/>
        </w:rPr>
        <w:t xml:space="preserve"> Integrating App should append a unique value (token) to the URL as query parameter. Livecom backend receives this token inorder to maintain the unique user chat history between the platforms and the devices. Eg. Token can be HTTP UUID. If this token not set, user will see the chats of others.</w:t>
      </w:r>
    </w:p>
    <w:p w:rsidRPr="00E86EBE" w:rsidR="00E86EBE" w:rsidP="00E86EBE" w:rsidRDefault="00E86EBE" w14:paraId="73BCB537" w14:textId="15567D06">
      <w:pPr>
        <w:pStyle w:val="ListParagraph"/>
        <w:spacing w:before="100" w:beforeAutospacing="1" w:after="100" w:afterAutospacing="1"/>
        <w:ind w:left="360"/>
        <w:rPr>
          <w:rFonts w:cs="Arial"/>
          <w:szCs w:val="24"/>
        </w:rPr>
      </w:pPr>
    </w:p>
    <w:p w:rsidR="004557A4" w:rsidP="004557A4" w:rsidRDefault="004557A4" w14:paraId="29B2E483" w14:textId="77777777">
      <w:pPr>
        <w:pStyle w:val="ListParagraph"/>
        <w:spacing w:before="100" w:beforeAutospacing="1" w:after="100" w:afterAutospacing="1"/>
        <w:rPr>
          <w:rFonts w:cs="Arial"/>
          <w:szCs w:val="24"/>
        </w:rPr>
      </w:pPr>
    </w:p>
    <w:p w:rsidRPr="008D6FA5" w:rsidR="004557A4" w:rsidP="007F1AD5" w:rsidRDefault="004557A4" w14:paraId="4EF52F95" w14:textId="77777777">
      <w:pPr>
        <w:pStyle w:val="ListParagraph"/>
        <w:spacing w:before="100" w:beforeAutospacing="1" w:after="100" w:afterAutospacing="1"/>
        <w:ind w:left="1440"/>
        <w:rPr>
          <w:rFonts w:cs="Arial"/>
          <w:szCs w:val="24"/>
        </w:rPr>
      </w:pPr>
      <w:r w:rsidRPr="008D6FA5">
        <w:rPr>
          <w:rFonts w:cs="Arial"/>
          <w:szCs w:val="24"/>
        </w:rPr>
        <w:t>ActivityOrientation is an enum to specify orientation, if do not want to fix orientation, please set as “unspecified”</w:t>
      </w:r>
    </w:p>
    <w:p w:rsidRPr="008D6FA5" w:rsidR="004557A4" w:rsidP="007F1AD5" w:rsidRDefault="004557A4" w14:paraId="2F2F5799" w14:textId="77777777">
      <w:pPr>
        <w:pStyle w:val="ListParagraph"/>
        <w:spacing w:before="100" w:beforeAutospacing="1" w:after="100" w:afterAutospacing="1"/>
        <w:ind w:left="1440"/>
        <w:rPr>
          <w:rFonts w:cs="Arial"/>
          <w:szCs w:val="24"/>
        </w:rPr>
      </w:pPr>
      <w:r w:rsidRPr="008D6FA5">
        <w:rPr>
          <w:rFonts w:cs="Arial"/>
          <w:szCs w:val="24"/>
        </w:rPr>
        <w:t>Supports all kind of orientation in ActivityInfo class.</w:t>
      </w:r>
    </w:p>
    <w:p w:rsidRPr="008D6FA5" w:rsidR="004557A4" w:rsidP="007F1AD5" w:rsidRDefault="004557A4" w14:paraId="464054B6" w14:textId="77777777">
      <w:pPr>
        <w:pStyle w:val="ListParagraph"/>
        <w:spacing w:before="100" w:beforeAutospacing="1" w:after="100" w:afterAutospacing="1"/>
        <w:ind w:left="1440"/>
        <w:rPr>
          <w:rFonts w:cs="Arial"/>
          <w:szCs w:val="24"/>
        </w:rPr>
      </w:pPr>
      <w:r w:rsidRPr="008D6FA5">
        <w:rPr>
          <w:rFonts w:cs="Arial"/>
          <w:szCs w:val="24"/>
        </w:rPr>
        <w:t>ActivityOrientation is present inside DigitalCareConfigManager class.</w:t>
      </w:r>
    </w:p>
    <w:p w:rsidRPr="008D6FA5" w:rsidR="004557A4" w:rsidP="007F1AD5" w:rsidRDefault="004557A4" w14:paraId="2CFE9293" w14:textId="77777777">
      <w:pPr>
        <w:pStyle w:val="ListParagraph"/>
        <w:spacing w:before="100" w:beforeAutospacing="1" w:after="100" w:afterAutospacing="1"/>
        <w:ind w:left="1440"/>
        <w:rPr>
          <w:rFonts w:cs="Arial"/>
          <w:szCs w:val="24"/>
        </w:rPr>
      </w:pPr>
      <w:r w:rsidRPr="008D6FA5">
        <w:rPr>
          <w:rFonts w:cs="Arial"/>
          <w:szCs w:val="24"/>
        </w:rPr>
        <w:t>Animation resource id can be passed in as zero if not relevant.</w:t>
      </w:r>
    </w:p>
    <w:p w:rsidRPr="008D6FA5" w:rsidR="004557A4" w:rsidP="007F1AD5" w:rsidRDefault="004557A4" w14:paraId="3D49DDAE" w14:textId="77777777">
      <w:pPr>
        <w:pStyle w:val="ListParagraph"/>
        <w:tabs>
          <w:tab w:val="left" w:pos="8550"/>
        </w:tabs>
        <w:spacing w:before="100" w:beforeAutospacing="1" w:after="100" w:afterAutospacing="1"/>
        <w:ind w:left="1440"/>
        <w:rPr>
          <w:rFonts w:cs="Arial"/>
          <w:szCs w:val="24"/>
        </w:rPr>
      </w:pPr>
      <w:r>
        <w:rPr>
          <w:rFonts w:cs="Arial"/>
          <w:szCs w:val="24"/>
        </w:rPr>
        <w:tab/>
      </w:r>
    </w:p>
    <w:p w:rsidR="004557A4" w:rsidP="007F1AD5" w:rsidRDefault="004557A4" w14:paraId="55CA329A" w14:textId="77777777">
      <w:pPr>
        <w:pStyle w:val="ListParagraph"/>
        <w:spacing w:before="100" w:beforeAutospacing="1" w:after="100" w:afterAutospacing="1"/>
        <w:ind w:left="1440"/>
        <w:rPr>
          <w:rFonts w:cs="Arial"/>
          <w:szCs w:val="24"/>
        </w:rPr>
      </w:pPr>
      <w:r w:rsidRPr="008D6FA5">
        <w:rPr>
          <w:rFonts w:cs="Arial"/>
          <w:szCs w:val="24"/>
        </w:rPr>
        <w:t>Animation resource id can be passed in as zero if not relevant.</w:t>
      </w:r>
    </w:p>
    <w:p w:rsidR="003865E5" w:rsidP="004557A4" w:rsidRDefault="003865E5" w14:paraId="0972B4C1" w14:textId="77777777">
      <w:pPr>
        <w:pStyle w:val="ListParagraph"/>
        <w:spacing w:before="100" w:beforeAutospacing="1" w:after="100" w:afterAutospacing="1"/>
        <w:rPr>
          <w:rFonts w:cs="Arial"/>
          <w:szCs w:val="24"/>
        </w:rPr>
      </w:pPr>
    </w:p>
    <w:p w:rsidR="004557A4" w:rsidP="004557A4" w:rsidRDefault="004557A4" w14:paraId="3B2B529B" w14:textId="77777777">
      <w:pPr>
        <w:pStyle w:val="ListParagraph"/>
        <w:spacing w:before="100" w:beforeAutospacing="1" w:after="100" w:afterAutospacing="1"/>
        <w:rPr>
          <w:rFonts w:cs="Arial"/>
          <w:b/>
          <w:szCs w:val="24"/>
        </w:rPr>
      </w:pPr>
    </w:p>
    <w:p w:rsidRPr="0054032E" w:rsidR="004557A4" w:rsidP="0764CD8C" w:rsidRDefault="004557A4" w14:paraId="0E9EC0B3" w14:textId="77777777" w14:noSpellErr="1">
      <w:pPr>
        <w:pStyle w:val="Heading1"/>
        <w:spacing w:before="100" w:beforeAutospacing="on" w:after="100" w:afterAutospacing="on"/>
        <w:rPr>
          <w:rFonts w:cs="Arial"/>
        </w:rPr>
      </w:pPr>
      <w:bookmarkStart w:name="_Toc444883181" w:id="104"/>
      <w:bookmarkStart w:name="_Toc493440864" w:id="105"/>
      <w:r w:rsidRPr="0764CD8C" w:rsidR="0764CD8C">
        <w:rPr>
          <w:rFonts w:cs="Arial"/>
        </w:rPr>
        <w:t>Android Manifest Changes</w:t>
      </w:r>
      <w:bookmarkEnd w:id="104"/>
      <w:bookmarkEnd w:id="105"/>
    </w:p>
    <w:p w:rsidR="004557A4" w:rsidP="00CA5BEA" w:rsidRDefault="004557A4" w14:paraId="1DE637CD" w14:textId="77777777">
      <w:pPr>
        <w:pStyle w:val="ListParagraph"/>
        <w:numPr>
          <w:ilvl w:val="0"/>
          <w:numId w:val="11"/>
        </w:numPr>
        <w:spacing w:before="100" w:beforeAutospacing="1" w:after="100" w:afterAutospacing="1"/>
        <w:rPr>
          <w:rFonts w:cs="Arial"/>
          <w:szCs w:val="24"/>
        </w:rPr>
      </w:pPr>
      <w:r>
        <w:rPr>
          <w:rFonts w:cs="Arial"/>
          <w:szCs w:val="24"/>
        </w:rPr>
        <w:t>If apps face problems wrt label , theme etc during compilation, Please do the below,</w:t>
      </w:r>
    </w:p>
    <w:p w:rsidR="004557A4" w:rsidP="004557A4" w:rsidRDefault="004557A4" w14:paraId="23F76FF1" w14:textId="77777777">
      <w:pPr>
        <w:pStyle w:val="ListParagraph"/>
        <w:spacing w:before="100" w:beforeAutospacing="1" w:after="100" w:afterAutospacing="1"/>
        <w:ind w:left="1080"/>
        <w:rPr>
          <w:rFonts w:cs="Arial"/>
          <w:szCs w:val="24"/>
        </w:rPr>
      </w:pPr>
      <w:r>
        <w:rPr>
          <w:rFonts w:cs="Arial"/>
          <w:szCs w:val="24"/>
        </w:rPr>
        <w:t>Example from Registration sample app:</w:t>
      </w:r>
    </w:p>
    <w:p w:rsidR="004557A4" w:rsidP="004557A4" w:rsidRDefault="004557A4" w14:paraId="668E3A6E" w14:textId="77777777">
      <w:pPr>
        <w:pStyle w:val="ListParagraph"/>
        <w:spacing w:before="100" w:beforeAutospacing="1" w:after="100" w:afterAutospacing="1"/>
        <w:ind w:left="1080"/>
        <w:rPr>
          <w:rFonts w:cs="Arial"/>
          <w:szCs w:val="24"/>
        </w:rPr>
      </w:pPr>
    </w:p>
    <w:p w:rsidR="004557A4" w:rsidP="004557A4" w:rsidRDefault="004557A4" w14:paraId="79646B8B" w14:textId="37ABBE7E">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w:t>
      </w:r>
      <w:commentRangeStart w:id="106"/>
      <w:r w:rsidRPr="00DD34D7">
        <w:rPr>
          <w:rFonts w:ascii="Courier New" w:hAnsi="Courier New" w:cs="Courier New"/>
          <w:b/>
          <w:bCs/>
          <w:i/>
          <w:sz w:val="18"/>
          <w:szCs w:val="18"/>
          <w:highlight w:val="yellow"/>
        </w:rPr>
        <w:t>android</w:t>
      </w:r>
      <w:commentRangeEnd w:id="106"/>
      <w:r w:rsidR="00C92CE3">
        <w:rPr>
          <w:rStyle w:val="CommentReference"/>
        </w:rPr>
        <w:commentReference w:id="106"/>
      </w:r>
      <w:r w:rsidRPr="00DD34D7">
        <w:rPr>
          <w:rFonts w:ascii="Courier New" w:hAnsi="Courier New" w:cs="Courier New"/>
          <w:b/>
          <w:bCs/>
          <w:i/>
          <w:sz w:val="18"/>
          <w:szCs w:val="18"/>
          <w:highlight w:val="yellow"/>
        </w:rPr>
        <w:t>.com/tools"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&lt;application</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android:name="com.philips.cdp.registration.sample.RegistrationApplication"</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android:allowBackup="true"</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android:icon="@mipmap/ic_launcher"</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android:label="@string/app_name"</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android:theme="@style/</w:t>
      </w:r>
      <w:r w:rsidRPr="00D91F91" w:rsidR="00D91F91">
        <w:rPr>
          <w:rFonts w:ascii="Menlo" w:hAnsi="Menlo" w:cs="Menlo" w:eastAsiaTheme="minorEastAsia"/>
          <w:b/>
          <w:bCs/>
          <w:color w:val="008000"/>
          <w:sz w:val="18"/>
          <w:szCs w:val="18"/>
        </w:rPr>
        <w:t>Theme.DLS</w:t>
      </w:r>
      <w:r w:rsidRPr="00DD34D7" w:rsidR="00D91F91">
        <w:rPr>
          <w:rFonts w:ascii="Courier New" w:hAnsi="Courier New" w:cs="Courier New"/>
          <w:b/>
          <w:bCs/>
          <w:i/>
          <w:sz w:val="18"/>
          <w:szCs w:val="18"/>
          <w:highlight w:val="lightGray"/>
        </w:rPr>
        <w:t xml:space="preserve"> </w:t>
      </w:r>
      <w:r w:rsidRPr="00DD34D7">
        <w:rPr>
          <w:rFonts w:ascii="Courier New" w:hAnsi="Courier New" w:cs="Courier New"/>
          <w:b/>
          <w:bCs/>
          <w:i/>
          <w:sz w:val="18"/>
          <w:szCs w:val="18"/>
          <w:highlight w:val="lightGray"/>
        </w:rPr>
        <w: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t xml:space="preserve">        </w:t>
      </w:r>
      <w:r w:rsidRPr="00DD34D7">
        <w:rPr>
          <w:rFonts w:ascii="Courier New" w:hAnsi="Courier New" w:cs="Courier New"/>
          <w:b/>
          <w:bCs/>
          <w:i/>
          <w:sz w:val="18"/>
          <w:szCs w:val="18"/>
          <w:highlight w:val="yellow"/>
        </w:rPr>
        <w:t>tools:replace="android:icon,,android:label,android:theme"&gt;</w:t>
      </w:r>
    </w:p>
    <w:p w:rsidR="00D91F91" w:rsidP="004557A4" w:rsidRDefault="00D91F91" w14:paraId="1D83FAB5" w14:textId="77777777">
      <w:pPr>
        <w:pStyle w:val="ListParagraph"/>
        <w:spacing w:before="100" w:beforeAutospacing="1" w:after="100" w:afterAutospacing="1"/>
        <w:ind w:left="1080"/>
        <w:rPr>
          <w:rFonts w:cs="Arial"/>
          <w:szCs w:val="24"/>
        </w:rPr>
      </w:pPr>
    </w:p>
    <w:p w:rsidRPr="00CF42CA" w:rsidR="00CF42CA" w:rsidP="00CA5BEA" w:rsidRDefault="00CF42CA" w14:paraId="1DC02276" w14:textId="6EF6D91D">
      <w:pPr>
        <w:pStyle w:val="HTMLPreformatted"/>
        <w:numPr>
          <w:ilvl w:val="0"/>
          <w:numId w:val="11"/>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hAnsi="Arial" w:eastAsia="Times New Roman" w:cs="Arial"/>
          <w:bCs/>
          <w:color w:val="000000" w:themeColor="text1"/>
          <w:sz w:val="24"/>
          <w:szCs w:val="24"/>
        </w:rPr>
        <w:t>in all the activities</w:t>
      </w:r>
    </w:p>
    <w:p w:rsidRPr="004E333B" w:rsidR="00CF42CA" w:rsidP="00CF42CA" w:rsidRDefault="00CF42CA" w14:paraId="492B0E30" w14:textId="7CBDF07F">
      <w:pPr>
        <w:pStyle w:val="HTMLPreformatted"/>
        <w:shd w:val="clear" w:color="auto" w:fill="FFFFFF"/>
        <w:ind w:left="1080"/>
        <w:rPr>
          <w:rFonts w:cs="Arial"/>
          <w:szCs w:val="24"/>
        </w:rPr>
      </w:pPr>
    </w:p>
    <w:p w:rsidR="004557A4" w:rsidP="00CA5BEA" w:rsidRDefault="004557A4" w14:paraId="4300145D" w14:textId="77777777">
      <w:pPr>
        <w:pStyle w:val="ListParagraph"/>
        <w:numPr>
          <w:ilvl w:val="0"/>
          <w:numId w:val="11"/>
        </w:numPr>
        <w:spacing w:before="100" w:beforeAutospacing="1" w:after="100" w:afterAutospacing="1"/>
        <w:rPr>
          <w:rFonts w:cs="Arial"/>
          <w:szCs w:val="24"/>
        </w:rPr>
      </w:pPr>
      <w:r>
        <w:rPr>
          <w:rFonts w:cs="Arial"/>
          <w:szCs w:val="24"/>
        </w:rPr>
        <w:t>This change is required for Locale Philips Near you feature to display google maps. Please find more details below regarding debug and release keys which need to be used.</w:t>
      </w:r>
    </w:p>
    <w:p w:rsidR="004557A4" w:rsidP="004557A4" w:rsidRDefault="004557A4" w14:paraId="751A14BD" w14:textId="47E1B489">
      <w:pPr>
        <w:pStyle w:val="ListParagraph"/>
        <w:spacing w:before="100" w:beforeAutospacing="1" w:after="100" w:afterAutospacing="1"/>
        <w:ind w:left="1080"/>
        <w:rPr>
          <w:rFonts w:cs="Arial"/>
          <w:szCs w:val="24"/>
        </w:rPr>
      </w:pPr>
      <w:r w:rsidRPr="008D6FA5">
        <w:rPr>
          <w:rFonts w:cs="Arial"/>
          <w:szCs w:val="24"/>
        </w:rPr>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Pr="00BA6A8F" w:rsidR="009A4734">
        <w:rPr>
          <w:rFonts w:cs="Arial"/>
          <w:szCs w:val="24"/>
          <w:highlight w:val="yellow"/>
        </w:rPr>
        <w:t>must</w:t>
      </w:r>
      <w:r w:rsidRPr="00BA6A8F">
        <w:rPr>
          <w:rFonts w:cs="Arial"/>
          <w:szCs w:val="24"/>
          <w:highlight w:val="yellow"/>
        </w:rPr>
        <w:t xml:space="preserve"> provide new </w:t>
      </w:r>
      <w:r w:rsidRPr="00BA6A8F" w:rsidR="000E4768">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rsidRPr="008D6FA5" w:rsidR="004557A4" w:rsidP="004557A4" w:rsidRDefault="004557A4" w14:paraId="049A9884" w14:textId="77777777">
      <w:pPr>
        <w:pStyle w:val="ListParagraph"/>
        <w:spacing w:before="100" w:beforeAutospacing="1" w:after="100" w:afterAutospacing="1"/>
        <w:rPr>
          <w:rFonts w:cs="Arial"/>
          <w:szCs w:val="24"/>
        </w:rPr>
      </w:pPr>
    </w:p>
    <w:p w:rsidRPr="00A9302E" w:rsidR="004557A4" w:rsidP="004557A4" w:rsidRDefault="004557A4" w14:paraId="39D9AB30" w14:textId="77777777">
      <w:pPr>
        <w:pStyle w:val="ListParagraph"/>
        <w:spacing w:before="100" w:beforeAutospacing="1" w:after="100" w:afterAutospacing="1"/>
        <w:ind w:firstLine="360"/>
        <w:rPr>
          <w:rFonts w:cs="Arial"/>
          <w:szCs w:val="24"/>
        </w:rPr>
      </w:pPr>
      <w:r w:rsidRPr="00A9302E">
        <w:rPr>
          <w:rFonts w:cs="Arial"/>
          <w:szCs w:val="24"/>
        </w:rPr>
        <w:t>&lt;meta-data</w:t>
      </w:r>
    </w:p>
    <w:p w:rsidRPr="00A9302E" w:rsidR="004557A4" w:rsidP="004557A4" w:rsidRDefault="004557A4" w14:paraId="6E8922DB" w14:textId="77777777">
      <w:pPr>
        <w:pStyle w:val="ListParagraph"/>
        <w:spacing w:before="100" w:beforeAutospacing="1" w:after="100" w:afterAutospacing="1"/>
        <w:ind w:firstLine="360"/>
        <w:rPr>
          <w:rFonts w:cs="Arial"/>
          <w:szCs w:val="24"/>
        </w:rPr>
      </w:pPr>
      <w:r w:rsidRPr="00A9302E">
        <w:rPr>
          <w:rFonts w:cs="Arial"/>
          <w:szCs w:val="24"/>
        </w:rPr>
        <w:t>android:name="com.google.android.gms.version"</w:t>
      </w:r>
    </w:p>
    <w:p w:rsidRPr="00A9302E" w:rsidR="004557A4" w:rsidP="004557A4" w:rsidRDefault="004557A4" w14:paraId="1E0B2445" w14:textId="77777777">
      <w:pPr>
        <w:pStyle w:val="ListParagraph"/>
        <w:spacing w:before="100" w:beforeAutospacing="1" w:after="100" w:afterAutospacing="1"/>
        <w:ind w:firstLine="360"/>
        <w:rPr>
          <w:rFonts w:cs="Arial"/>
          <w:szCs w:val="24"/>
        </w:rPr>
      </w:pPr>
      <w:r w:rsidRPr="00A9302E">
        <w:rPr>
          <w:rFonts w:cs="Arial"/>
          <w:szCs w:val="24"/>
        </w:rPr>
        <w:t>android:value="@integer/google_play_services_version" /&gt;</w:t>
      </w:r>
    </w:p>
    <w:p w:rsidR="004557A4" w:rsidP="004557A4" w:rsidRDefault="004557A4" w14:paraId="2C7B3685" w14:textId="77777777">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r>
      <w:r w:rsidRPr="00A9302E">
        <w:rPr>
          <w:rFonts w:cs="Arial"/>
          <w:bCs/>
          <w:szCs w:val="24"/>
        </w:rPr>
        <w:t>android:name="com.google.android.maps.v2.API_KEY"</w:t>
      </w:r>
      <w:r w:rsidRPr="00A9302E">
        <w:rPr>
          <w:rFonts w:cs="Arial"/>
          <w:bCs/>
          <w:szCs w:val="24"/>
        </w:rPr>
        <w:br/>
      </w:r>
      <w:r w:rsidRPr="00A9302E">
        <w:rPr>
          <w:rFonts w:cs="Arial"/>
          <w:bCs/>
          <w:szCs w:val="24"/>
        </w:rPr>
        <w:t>android:value="</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rsidRPr="00A9302E" w:rsidR="004557A4" w:rsidP="004557A4" w:rsidRDefault="004557A4" w14:paraId="00C58407" w14:textId="77777777">
      <w:pPr>
        <w:ind w:left="720" w:firstLine="360"/>
        <w:rPr>
          <w:rFonts w:cs="Arial"/>
          <w:szCs w:val="24"/>
        </w:rPr>
      </w:pPr>
      <w:r w:rsidRPr="00A9302E">
        <w:rPr>
          <w:rFonts w:cs="Arial"/>
          <w:szCs w:val="24"/>
        </w:rPr>
        <w:t>&lt;uses-feature</w:t>
      </w:r>
    </w:p>
    <w:p w:rsidRPr="00A9302E" w:rsidR="004557A4" w:rsidP="004557A4" w:rsidRDefault="004557A4" w14:paraId="3466AD34" w14:textId="77777777">
      <w:pPr>
        <w:ind w:left="360" w:firstLine="360"/>
        <w:rPr>
          <w:rFonts w:cs="Arial"/>
          <w:szCs w:val="24"/>
        </w:rPr>
      </w:pPr>
      <w:r w:rsidRPr="00A9302E">
        <w:rPr>
          <w:rFonts w:cs="Arial"/>
          <w:szCs w:val="24"/>
        </w:rPr>
        <w:t xml:space="preserve">      android:glEsVersion="0x00020000"</w:t>
      </w:r>
    </w:p>
    <w:p w:rsidRPr="00A9302E" w:rsidR="004557A4" w:rsidP="004557A4" w:rsidRDefault="004557A4" w14:paraId="620F6142" w14:textId="77777777">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r w:rsidRPr="00A9302E">
        <w:rPr>
          <w:rFonts w:cs="Arial"/>
          <w:szCs w:val="24"/>
        </w:rPr>
        <w:t>android:required="true" /&gt;</w:t>
      </w:r>
    </w:p>
    <w:p w:rsidRPr="00A9302E" w:rsidR="004557A4" w:rsidP="004557A4" w:rsidRDefault="004557A4" w14:paraId="0312FD41" w14:textId="77777777">
      <w:pPr>
        <w:ind w:left="360"/>
        <w:rPr>
          <w:rFonts w:cs="Arial"/>
          <w:szCs w:val="24"/>
        </w:rPr>
      </w:pPr>
    </w:p>
    <w:p w:rsidRPr="00A9302E" w:rsidR="004557A4" w:rsidP="004557A4" w:rsidRDefault="004557A4" w14:paraId="0A8A6170" w14:textId="77777777">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rsidRPr="008D6FA5" w:rsidR="004557A4" w:rsidP="004557A4" w:rsidRDefault="004557A4" w14:paraId="79C8A95A" w14:textId="77777777">
      <w:pPr>
        <w:ind w:left="360"/>
        <w:rPr>
          <w:rFonts w:cs="Arial"/>
          <w:sz w:val="20"/>
        </w:rPr>
      </w:pPr>
    </w:p>
    <w:p w:rsidRPr="00DF0894" w:rsidR="004557A4" w:rsidP="004557A4" w:rsidRDefault="004557A4" w14:paraId="2215E437" w14:textId="77777777">
      <w:pPr>
        <w:ind w:left="1080"/>
        <w:rPr>
          <w:rFonts w:cs="Arial"/>
          <w:sz w:val="22"/>
          <w:szCs w:val="22"/>
        </w:rPr>
      </w:pPr>
      <w:r w:rsidRPr="00DF0894">
        <w:rPr>
          <w:rFonts w:cs="Arial"/>
          <w:sz w:val="22"/>
          <w:szCs w:val="22"/>
        </w:rPr>
        <w:t>Reference for SHA key generation</w:t>
      </w:r>
    </w:p>
    <w:p w:rsidRPr="008D6FA5" w:rsidR="004557A4" w:rsidP="004557A4" w:rsidRDefault="004557A4" w14:paraId="3CE0C635" w14:textId="77777777">
      <w:pPr>
        <w:ind w:firstLine="360"/>
        <w:rPr>
          <w:rFonts w:cs="Arial"/>
        </w:rPr>
      </w:pPr>
      <w:r w:rsidRPr="008D6FA5">
        <w:rPr>
          <w:rFonts w:cs="Arial"/>
        </w:rPr>
        <w:t xml:space="preserve">      </w:t>
      </w:r>
      <w:r>
        <w:rPr>
          <w:rFonts w:cs="Arial"/>
        </w:rPr>
        <w:t xml:space="preserve">    </w:t>
      </w:r>
      <w:r w:rsidRPr="008D6FA5">
        <w:rPr>
          <w:rFonts w:cs="Arial"/>
        </w:rPr>
        <w:t xml:space="preserve"> </w:t>
      </w:r>
      <w:hyperlink w:history="1" r:id="rId11">
        <w:r w:rsidRPr="006250F4">
          <w:rPr>
            <w:rStyle w:val="Hyperlink"/>
            <w:rFonts w:cs="Arial"/>
          </w:rPr>
          <w:t>https://developers.google.com/maps/documentation/android/signup</w:t>
        </w:r>
      </w:hyperlink>
    </w:p>
    <w:p w:rsidRPr="008D6FA5" w:rsidR="004557A4" w:rsidP="004557A4" w:rsidRDefault="004557A4" w14:paraId="1620A9E3" w14:textId="77777777">
      <w:pPr>
        <w:ind w:firstLine="360"/>
        <w:rPr>
          <w:rFonts w:cs="Arial"/>
        </w:rPr>
      </w:pPr>
    </w:p>
    <w:p w:rsidRPr="008D6FA5" w:rsidR="004557A4" w:rsidP="004557A4" w:rsidRDefault="004557A4" w14:paraId="7E2219A4" w14:textId="77777777">
      <w:pPr>
        <w:ind w:firstLine="360"/>
        <w:rPr>
          <w:rFonts w:cs="Arial"/>
        </w:rPr>
      </w:pPr>
      <w:r>
        <w:rPr>
          <w:rFonts w:cs="Arial"/>
        </w:rPr>
        <w:tab/>
      </w:r>
      <w:r>
        <w:rPr>
          <w:rFonts w:cs="Arial"/>
        </w:rPr>
        <w:t xml:space="preserve">     </w:t>
      </w:r>
      <w:r w:rsidRPr="008D6FA5">
        <w:rPr>
          <w:rFonts w:cs="Arial"/>
        </w:rPr>
        <w:t>SHA key should be generated from the system where apk is released.</w:t>
      </w:r>
    </w:p>
    <w:p w:rsidRPr="008D6FA5" w:rsidR="004557A4" w:rsidP="004557A4" w:rsidRDefault="004557A4" w14:paraId="7D3EA0E9" w14:textId="77777777">
      <w:pPr>
        <w:ind w:firstLine="360"/>
        <w:rPr>
          <w:rFonts w:cs="Arial"/>
        </w:rPr>
      </w:pPr>
      <w:r>
        <w:rPr>
          <w:rFonts w:cs="Arial"/>
        </w:rPr>
        <w:tab/>
      </w:r>
      <w:r>
        <w:rPr>
          <w:rFonts w:cs="Arial"/>
        </w:rPr>
        <w:t xml:space="preserve">     </w:t>
      </w:r>
      <w:r w:rsidRPr="008D6FA5">
        <w:rPr>
          <w:rFonts w:cs="Arial"/>
        </w:rPr>
        <w:t>SHA key along with package name should be registered.</w:t>
      </w:r>
    </w:p>
    <w:p w:rsidRPr="008D6FA5" w:rsidR="004557A4" w:rsidP="004557A4" w:rsidRDefault="004557A4" w14:paraId="66AFFFE8" w14:textId="77777777">
      <w:pPr>
        <w:ind w:firstLine="360"/>
        <w:rPr>
          <w:rFonts w:cs="Arial"/>
          <w:szCs w:val="24"/>
        </w:rPr>
      </w:pPr>
    </w:p>
    <w:p w:rsidRPr="00C34F60" w:rsidR="004557A4" w:rsidP="004557A4" w:rsidRDefault="004557A4" w14:paraId="08F94B77" w14:textId="77777777">
      <w:pPr>
        <w:ind w:left="720"/>
        <w:rPr>
          <w:rFonts w:cs="Arial"/>
          <w:szCs w:val="24"/>
          <w:highlight w:val="yellow"/>
        </w:rPr>
      </w:pPr>
      <w:r>
        <w:rPr>
          <w:rFonts w:cs="Arial"/>
          <w:szCs w:val="24"/>
        </w:rPr>
        <w:t xml:space="preserve">     //</w:t>
      </w:r>
      <w:r w:rsidRPr="004753D2">
        <w:rPr>
          <w:rFonts w:cs="Arial"/>
          <w:szCs w:val="24"/>
        </w:rPr>
        <w:t>Credentials For LocatePhilips Near you feature</w:t>
      </w:r>
      <w:r>
        <w:rPr>
          <w:rFonts w:cs="Arial"/>
          <w:szCs w:val="24"/>
        </w:rPr>
        <w:t xml:space="preserve"> (Google Map)</w:t>
      </w:r>
    </w:p>
    <w:p w:rsidRPr="00FD4212" w:rsidR="004557A4" w:rsidP="007F3E41" w:rsidRDefault="007F3E41" w14:paraId="5ED0C216" w14:textId="7D92B1F9">
      <w:pPr>
        <w:ind w:left="720"/>
        <w:rPr>
          <w:rFonts w:cs="Arial"/>
          <w:szCs w:val="24"/>
        </w:rPr>
      </w:pPr>
      <w:r>
        <w:rPr>
          <w:rFonts w:cs="Arial"/>
          <w:szCs w:val="24"/>
        </w:rPr>
        <w:t xml:space="preserve">    &lt;usespermission        </w:t>
      </w:r>
      <w:r w:rsidRPr="00FD4212" w:rsidR="004557A4">
        <w:rPr>
          <w:rFonts w:cs="Arial"/>
          <w:szCs w:val="24"/>
        </w:rPr>
        <w:t>android:name="com.philips.cdp.sampledigitalcareapp.permission.MAPS_RECEIV</w:t>
      </w:r>
      <w:r>
        <w:rPr>
          <w:rFonts w:cs="Arial"/>
          <w:szCs w:val="24"/>
        </w:rPr>
        <w:t xml:space="preserve">  </w:t>
      </w:r>
      <w:r w:rsidRPr="00FD4212" w:rsidR="004557A4">
        <w:rPr>
          <w:rFonts w:cs="Arial"/>
          <w:szCs w:val="24"/>
        </w:rPr>
        <w:t>E" /&gt;</w:t>
      </w:r>
    </w:p>
    <w:p w:rsidRPr="00FD4212" w:rsidR="004557A4" w:rsidP="007F3E41" w:rsidRDefault="007F3E41" w14:paraId="09B2A621" w14:textId="628BE7B9">
      <w:pPr>
        <w:ind w:firstLine="720"/>
        <w:rPr>
          <w:rFonts w:cs="Arial"/>
          <w:szCs w:val="24"/>
        </w:rPr>
      </w:pPr>
      <w:r>
        <w:rPr>
          <w:rFonts w:cs="Arial"/>
          <w:szCs w:val="24"/>
        </w:rPr>
        <w:t xml:space="preserve">    </w:t>
      </w:r>
      <w:r w:rsidRPr="00FD4212" w:rsidR="004557A4">
        <w:rPr>
          <w:rFonts w:cs="Arial"/>
          <w:szCs w:val="24"/>
        </w:rPr>
        <w:t>&lt;permission</w:t>
      </w:r>
    </w:p>
    <w:p w:rsidRPr="00FD4212" w:rsidR="004557A4" w:rsidP="004557A4" w:rsidRDefault="004557A4" w14:paraId="259BF530" w14:textId="7163D154">
      <w:pPr>
        <w:ind w:left="1440"/>
        <w:rPr>
          <w:rFonts w:cs="Arial"/>
          <w:szCs w:val="24"/>
        </w:rPr>
      </w:pPr>
      <w:r w:rsidRPr="00FD4212">
        <w:rPr>
          <w:rFonts w:cs="Arial"/>
          <w:szCs w:val="24"/>
        </w:rPr>
        <w:t>android:name="com.philips.cdp.sampledigitalcareapp.permission.MAPS_RECEIVE"</w:t>
      </w:r>
    </w:p>
    <w:p w:rsidRPr="00FD4212" w:rsidR="004557A4" w:rsidP="004557A4" w:rsidRDefault="004557A4" w14:paraId="6B1A0AED" w14:textId="77777777">
      <w:pPr>
        <w:ind w:left="720" w:firstLine="720"/>
        <w:rPr>
          <w:rFonts w:cs="Arial"/>
          <w:szCs w:val="24"/>
        </w:rPr>
      </w:pPr>
      <w:r w:rsidRPr="00FD4212">
        <w:rPr>
          <w:rFonts w:cs="Arial"/>
          <w:szCs w:val="24"/>
        </w:rPr>
        <w:t xml:space="preserve"> android:protectionLevel="signature" /&gt;</w:t>
      </w:r>
    </w:p>
    <w:p w:rsidRPr="00C34F60" w:rsidR="004557A4" w:rsidP="004557A4" w:rsidRDefault="004557A4" w14:paraId="612213CA" w14:textId="77777777">
      <w:pPr>
        <w:ind w:firstLine="360"/>
        <w:rPr>
          <w:rFonts w:cs="Arial"/>
          <w:szCs w:val="24"/>
          <w:highlight w:val="yellow"/>
        </w:rPr>
      </w:pPr>
    </w:p>
    <w:p w:rsidR="004557A4" w:rsidP="00A60F1D" w:rsidRDefault="004557A4" w14:paraId="735E2996" w14:textId="77777777">
      <w:pPr>
        <w:ind w:left="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rsidRPr="008D6FA5" w:rsidR="00092BD6" w:rsidP="00A60F1D" w:rsidRDefault="00A60F1D" w14:paraId="5B6B2344" w14:textId="61278EB9">
      <w:pPr>
        <w:ind w:left="720"/>
        <w:rPr>
          <w:rFonts w:cs="Arial"/>
          <w:b/>
          <w:szCs w:val="24"/>
        </w:rPr>
      </w:pPr>
      <w:r w:rsidRPr="00A60F1D">
        <w:rPr>
          <w:rFonts w:cs="Arial"/>
          <w:b/>
          <w:szCs w:val="24"/>
          <w:highlight w:val="yellow"/>
        </w:rPr>
        <w:t>Same SHA key is not r</w:t>
      </w:r>
      <w:r>
        <w:rPr>
          <w:rFonts w:cs="Arial"/>
          <w:b/>
          <w:szCs w:val="24"/>
          <w:highlight w:val="yellow"/>
        </w:rPr>
        <w:t>ecommended for all applications since it is different for different packages.</w:t>
      </w:r>
    </w:p>
    <w:p w:rsidR="00092BD6" w:rsidP="004557A4" w:rsidRDefault="00092BD6" w14:paraId="5A38B1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rsidR="00092BD6" w:rsidP="004557A4" w:rsidRDefault="00092BD6" w14:paraId="4C0610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rsidRPr="004557A4" w:rsidR="004557A4" w:rsidP="004557A4" w:rsidRDefault="004557A4" w14:paraId="1239F2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rsidR="00CF7A35" w:rsidP="0764CD8C" w:rsidRDefault="00747C49" w14:paraId="3ADDDF4C" w14:textId="1D46A2B1" w14:noSpellErr="1">
      <w:pPr>
        <w:pStyle w:val="Heading1"/>
        <w:spacing w:before="100" w:beforeAutospacing="on" w:after="100" w:afterAutospacing="on"/>
        <w:rPr>
          <w:rFonts w:cs="Arial"/>
        </w:rPr>
      </w:pPr>
      <w:bookmarkStart w:name="_Toc444883183" w:id="107"/>
      <w:bookmarkStart w:name="_Toc493440865" w:id="108"/>
      <w:r w:rsidRPr="0764CD8C" w:rsidR="0764CD8C">
        <w:rPr>
          <w:rFonts w:cs="Arial"/>
        </w:rPr>
        <w:t xml:space="preserve">Consumer </w:t>
      </w:r>
      <w:r w:rsidRPr="0764CD8C" w:rsidR="0764CD8C">
        <w:rPr>
          <w:rFonts w:cs="Arial"/>
        </w:rPr>
        <w:t>care configuration</w:t>
      </w:r>
      <w:bookmarkEnd w:id="107"/>
      <w:bookmarkEnd w:id="108"/>
    </w:p>
    <w:p w:rsidRPr="008D6FA5" w:rsidR="00CF7A35" w:rsidP="00CF7A35" w:rsidRDefault="00CF7A35" w14:paraId="014A5B0B" w14:textId="77777777">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rsidRPr="008D6FA5" w:rsidR="00CF7A35" w:rsidP="00CF7A35" w:rsidRDefault="00CF7A35" w14:paraId="1C935B23" w14:textId="77777777">
      <w:pPr>
        <w:pStyle w:val="BodyText"/>
        <w:rPr>
          <w:rFonts w:cs="Arial"/>
          <w:szCs w:val="24"/>
        </w:rPr>
      </w:pPr>
    </w:p>
    <w:p w:rsidR="00CF7A35" w:rsidP="00CA5BEA" w:rsidRDefault="00CF7A35" w14:paraId="3C0453D7" w14:textId="09A18EF4">
      <w:pPr>
        <w:pStyle w:val="ListParagraph"/>
        <w:numPr>
          <w:ilvl w:val="0"/>
          <w:numId w:val="7"/>
        </w:numPr>
        <w:contextualSpacing w:val="0"/>
        <w:rPr>
          <w:rFonts w:cs="Arial"/>
          <w:szCs w:val="24"/>
        </w:rPr>
      </w:pPr>
      <w:r w:rsidRPr="008D6FA5">
        <w:rPr>
          <w:rFonts w:cs="Arial"/>
          <w:szCs w:val="24"/>
        </w:rPr>
        <w:t xml:space="preserve">Facebook &amp;Twitter Philips product page </w:t>
      </w:r>
      <w:r w:rsidR="00A8282D">
        <w:rPr>
          <w:rFonts w:cs="Arial"/>
          <w:szCs w:val="24"/>
        </w:rPr>
        <w:t>ID</w:t>
      </w:r>
      <w:r w:rsidRPr="008D6FA5">
        <w:rPr>
          <w:rFonts w:cs="Arial"/>
          <w:szCs w:val="24"/>
        </w:rPr>
        <w:t xml:space="preserve"> which is app/product specific.</w:t>
      </w:r>
    </w:p>
    <w:p w:rsidRPr="008D6FA5" w:rsidR="00A8282D" w:rsidP="00CA5BEA" w:rsidRDefault="00A8282D" w14:paraId="15F5E7D5" w14:textId="15CB8AE8">
      <w:pPr>
        <w:pStyle w:val="ListParagraph"/>
        <w:numPr>
          <w:ilvl w:val="0"/>
          <w:numId w:val="7"/>
        </w:numPr>
        <w:contextualSpacing w:val="0"/>
        <w:rPr>
          <w:rFonts w:cs="Arial"/>
          <w:szCs w:val="24"/>
        </w:rPr>
      </w:pPr>
      <w:r>
        <w:rPr>
          <w:rFonts w:cs="Arial"/>
          <w:szCs w:val="24"/>
        </w:rPr>
        <w:t>Live chat url can be configured.</w:t>
      </w:r>
    </w:p>
    <w:p w:rsidRPr="008D6FA5" w:rsidR="00CF7A35" w:rsidP="00CA5BEA" w:rsidRDefault="00CF7A35" w14:paraId="0D11460F" w14:textId="39DC187F">
      <w:pPr>
        <w:pStyle w:val="ListParagraph"/>
        <w:numPr>
          <w:ilvl w:val="0"/>
          <w:numId w:val="7"/>
        </w:numPr>
        <w:contextualSpacing w:val="0"/>
        <w:rPr>
          <w:rFonts w:cs="Arial"/>
          <w:szCs w:val="24"/>
        </w:rPr>
      </w:pPr>
      <w:r w:rsidRPr="008D6FA5">
        <w:rPr>
          <w:rFonts w:cs="Arial"/>
          <w:szCs w:val="24"/>
        </w:rPr>
        <w:t xml:space="preserve">An array is </w:t>
      </w:r>
      <w:commentRangeStart w:id="109"/>
      <w:r w:rsidRPr="008D6FA5">
        <w:rPr>
          <w:rFonts w:cs="Arial"/>
          <w:szCs w:val="24"/>
        </w:rPr>
        <w:t>defined</w:t>
      </w:r>
      <w:commentRangeEnd w:id="109"/>
      <w:r w:rsidR="00C92CE3">
        <w:rPr>
          <w:rStyle w:val="CommentReference"/>
        </w:rPr>
        <w:commentReference w:id="109"/>
      </w:r>
      <w:r w:rsidRPr="008D6FA5">
        <w:rPr>
          <w:rFonts w:cs="Arial"/>
          <w:szCs w:val="24"/>
        </w:rPr>
        <w:t xml:space="preserve"> for customizing main menu title, main menu icons, product menu title and social provider list. Each menu contains default features supported by </w:t>
      </w:r>
      <w:r w:rsidR="00747C49">
        <w:rPr>
          <w:rFonts w:cs="Arial"/>
          <w:szCs w:val="24"/>
        </w:rPr>
        <w:t>Consumer</w:t>
      </w:r>
      <w:r w:rsidRPr="008D6FA5" w:rsidR="00747C49">
        <w:rPr>
          <w:rFonts w:cs="Arial"/>
          <w:szCs w:val="24"/>
        </w:rPr>
        <w:t xml:space="preserve"> </w:t>
      </w:r>
      <w:r w:rsidRPr="008D6FA5">
        <w:rPr>
          <w:rFonts w:cs="Arial"/>
          <w:szCs w:val="24"/>
        </w:rPr>
        <w:t>Care library. App can include only the required features by adding/deleting/modifying the array items.</w:t>
      </w:r>
    </w:p>
    <w:p w:rsidR="007F64C4" w:rsidP="00CA5BEA" w:rsidRDefault="00CF7A35" w14:paraId="703A23FF" w14:textId="77777777">
      <w:pPr>
        <w:pStyle w:val="ListParagraph"/>
        <w:numPr>
          <w:ilvl w:val="0"/>
          <w:numId w:val="7"/>
        </w:numPr>
        <w:contextualSpacing w:val="0"/>
        <w:rPr>
          <w:rFonts w:cs="Arial"/>
          <w:szCs w:val="24"/>
        </w:rPr>
      </w:pPr>
      <w:r w:rsidRPr="008D6FA5">
        <w:rPr>
          <w:rFonts w:cs="Arial"/>
          <w:szCs w:val="24"/>
        </w:rPr>
        <w:t>Each title string in above arrays is expected to be a resource key and not the value.</w:t>
      </w:r>
    </w:p>
    <w:p w:rsidRPr="008D6FA5" w:rsidR="00CF7A35" w:rsidP="007F64C4" w:rsidRDefault="007F64C4" w14:paraId="088063D9" w14:textId="7A2EA9D6">
      <w:pPr>
        <w:pStyle w:val="ListParagraph"/>
        <w:contextualSpacing w:val="0"/>
        <w:rPr>
          <w:rFonts w:cs="Arial"/>
          <w:szCs w:val="24"/>
        </w:rPr>
      </w:pPr>
      <w:r w:rsidRPr="008D6FA5" w:rsidDel="007F64C4">
        <w:rPr>
          <w:rFonts w:cs="Arial"/>
          <w:szCs w:val="24"/>
        </w:rPr>
        <w:t xml:space="preserve"> </w:t>
      </w:r>
    </w:p>
    <w:p w:rsidR="00B666F3" w:rsidP="009D6719" w:rsidRDefault="00CF7A35" w14:paraId="6E492A63" w14:textId="322A61EE">
      <w:pPr>
        <w:rPr>
          <w:rFonts w:cs="Arial" w:eastAsiaTheme="minorEastAsia"/>
        </w:rPr>
      </w:pPr>
      <w:r w:rsidRPr="008D6FA5">
        <w:rPr>
          <w:rFonts w:cs="Arial"/>
          <w:szCs w:val="24"/>
        </w:rPr>
        <w:t>The digitalcare_config.xml on the library side will have default values. In case the app does not override, all the resources would be picked from library.</w:t>
      </w:r>
      <w:r w:rsidR="009D6719">
        <w:rPr>
          <w:rFonts w:cs="Arial"/>
          <w:szCs w:val="24"/>
        </w:rPr>
        <w:t xml:space="preserve"> </w:t>
      </w:r>
      <w:bookmarkStart w:name="_Toc444883184" w:id="110"/>
      <w:r w:rsidRPr="008D6FA5" w:rsidR="00DE67C3">
        <w:rPr>
          <w:rFonts w:cs="Arial" w:eastAsiaTheme="minorEastAsia"/>
        </w:rPr>
        <w:t xml:space="preserve">Main menu </w:t>
      </w:r>
      <w:r w:rsidRPr="008D6FA5" w:rsidR="00AF5B03">
        <w:rPr>
          <w:rFonts w:cs="Arial" w:eastAsiaTheme="minorEastAsia"/>
        </w:rPr>
        <w:t>configuration</w:t>
      </w:r>
      <w:bookmarkEnd w:id="110"/>
      <w:r w:rsidR="00B666F3">
        <w:rPr>
          <w:rFonts w:cs="Arial" w:eastAsiaTheme="minorEastAsia"/>
        </w:rPr>
        <w:t>.</w:t>
      </w:r>
    </w:p>
    <w:p w:rsidR="00B666F3" w:rsidRDefault="00B666F3" w14:paraId="1EFBA6C7" w14:textId="77777777">
      <w:pPr>
        <w:rPr>
          <w:rFonts w:cs="Arial" w:eastAsiaTheme="minorEastAsia"/>
        </w:rPr>
      </w:pPr>
      <w:r>
        <w:rPr>
          <w:rFonts w:cs="Arial" w:eastAsiaTheme="minorEastAsia"/>
        </w:rPr>
        <w:br w:type="page"/>
      </w:r>
    </w:p>
    <w:p w:rsidR="00044690" w:rsidP="0764CD8C" w:rsidRDefault="00044690" w14:paraId="303B73C1" w14:textId="35ADB269" w14:noSpellErr="1">
      <w:pPr>
        <w:pStyle w:val="Heading2"/>
        <w:rPr>
          <w:rFonts w:eastAsia="ＭＳ 明朝" w:eastAsiaTheme="minorEastAsia"/>
        </w:rPr>
      </w:pPr>
      <w:r w:rsidRPr="0764CD8C" w:rsidR="0764CD8C">
        <w:rPr>
          <w:rFonts w:eastAsia="ＭＳ 明朝" w:eastAsiaTheme="minorEastAsia"/>
        </w:rPr>
        <w:t>Main m</w:t>
      </w:r>
      <w:r w:rsidRPr="0764CD8C" w:rsidR="0764CD8C">
        <w:rPr>
          <w:rFonts w:eastAsia="ＭＳ 明朝" w:eastAsiaTheme="minorEastAsia"/>
        </w:rPr>
        <w:t xml:space="preserve">enu </w:t>
      </w:r>
      <w:commentRangeStart w:id="111"/>
      <w:r w:rsidRPr="0764CD8C" w:rsidR="0764CD8C">
        <w:rPr>
          <w:rFonts w:eastAsia="ＭＳ 明朝" w:eastAsiaTheme="minorEastAsia"/>
        </w:rPr>
        <w:t>configuration</w:t>
      </w:r>
      <w:commentRangeEnd w:id="111"/>
      <w:r>
        <w:rPr>
          <w:rStyle w:val="CommentReference"/>
        </w:rPr>
        <w:commentReference w:id="111"/>
      </w:r>
    </w:p>
    <w:p w:rsidRPr="00243B1E" w:rsidR="00243B1E" w:rsidP="00243B1E" w:rsidRDefault="00243B1E" w14:paraId="135211F3" w14:textId="6301843D">
      <w:pPr>
        <w:rPr>
          <w:rFonts w:eastAsiaTheme="minorEastAsia"/>
        </w:rPr>
      </w:pPr>
    </w:p>
    <w:p w:rsidR="00044690" w:rsidP="009D6719" w:rsidRDefault="00EF761E" w14:paraId="2C2F5E25" w14:textId="4C3AF30C">
      <w:pPr>
        <w:rPr>
          <w:rFonts w:cs="Arial" w:eastAsiaTheme="minorEastAsia"/>
          <w:i/>
        </w:rPr>
      </w:pPr>
      <w:ins w:author="Kumar, Sampath" w:date="2017-09-14T15:29:00Z" w:id="112">
        <w:r w:rsidRPr="00EF761E">
          <w:rPr>
            <w:rFonts w:cs="Arial"/>
            <w:noProof/>
          </w:rPr>
          <mc:AlternateContent>
            <mc:Choice Requires="wps">
              <w:drawing>
                <wp:anchor distT="0" distB="0" distL="114300" distR="114300" simplePos="0" relativeHeight="251719168" behindDoc="0" locked="0" layoutInCell="1" allowOverlap="1" wp14:anchorId="43769296" wp14:editId="15E7D729">
                  <wp:simplePos x="0" y="0"/>
                  <wp:positionH relativeFrom="column">
                    <wp:posOffset>3366135</wp:posOffset>
                  </wp:positionH>
                  <wp:positionV relativeFrom="paragraph">
                    <wp:posOffset>4256405</wp:posOffset>
                  </wp:positionV>
                  <wp:extent cx="704850" cy="0"/>
                  <wp:effectExtent l="0" t="76200" r="19050" b="152400"/>
                  <wp:wrapNone/>
                  <wp:docPr id="18" name="Straight Arrow Connector 18"/>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79DDF0">
                <v:shapetype id="_x0000_t32" coordsize="21600,21600" o:oned="t" filled="f" o:spt="32" path="m,l21600,21600e" w14:anchorId="01A09A95">
                  <v:path fillok="f" arrowok="t" o:connecttype="none"/>
                  <o:lock v:ext="edit" shapetype="t"/>
                </v:shapetype>
                <v:shape id="Straight Arrow Connector 18" style="position:absolute;margin-left:265.05pt;margin-top:335.15pt;width:55.5pt;height:0;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">
                  <v:stroke endarrow="open"/>
                  <v:shadow on="t" color="black" opacity="24903f" offset="0,.55556mm" origin=",.5"/>
                </v:shape>
              </w:pict>
            </mc:Fallback>
          </mc:AlternateContent>
        </w:r>
        <w:r w:rsidRPr="00804EEF">
          <w:rPr>
            <w:rFonts w:cs="Arial"/>
            <w:noProof/>
          </w:rPr>
          <mc:AlternateContent>
            <mc:Choice Requires="wps">
              <w:drawing>
                <wp:anchor distT="0" distB="0" distL="114300" distR="114300" simplePos="0" relativeHeight="251704832" behindDoc="0" locked="0" layoutInCell="1" allowOverlap="1" wp14:anchorId="17BF5F43" wp14:editId="01504219">
                  <wp:simplePos x="0" y="0"/>
                  <wp:positionH relativeFrom="column">
                    <wp:posOffset>4281805</wp:posOffset>
                  </wp:positionH>
                  <wp:positionV relativeFrom="paragraph">
                    <wp:posOffset>4147185</wp:posOffset>
                  </wp:positionV>
                  <wp:extent cx="2374265" cy="533400"/>
                  <wp:effectExtent l="0" t="0" r="381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195429" w:rsidRDefault="00804EEF" w14:paraId="741CEA47" w14:textId="77777777">
                              <w:pPr>
                                <w:rPr>
                                  <w:b/>
                                  <w:color w:val="7030A0"/>
                                </w:rPr>
                              </w:pPr>
                              <w:r>
                                <w:rPr>
                                  <w:b/>
                                  <w:color w:val="7030A0"/>
                                </w:rPr>
                                <w:t>Product Selection Feature</w:t>
                              </w:r>
                            </w:p>
                            <w:p w:rsidR="00804EEF" w:rsidP="00195429" w:rsidRDefault="00804EEF" w14:paraId="14549DD5"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53E310EB">
                <v:shapetype id="_x0000_t202" coordsize="21600,21600" o:spt="202" path="m,l,21600r21600,l21600,xe" w14:anchorId="17BF5F43">
                  <v:stroke joinstyle="miter"/>
                  <v:path gradientshapeok="t" o:connecttype="rect"/>
                </v:shapetype>
                <v:shape id="Text Box 2" style="position:absolute;margin-left:337.15pt;margin-top:326.55pt;width:186.95pt;height:42pt;z-index:2517048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">
                  <v:textbox>
                    <w:txbxContent>
                      <w:p w:rsidRPr="00A202CB" w:rsidR="00804EEF" w:rsidP="00195429" w:rsidRDefault="00804EEF" w14:paraId="79E2B1BB" w14:textId="77777777">
                        <w:pPr>
                          <w:rPr>
                            <w:b/>
                            <w:color w:val="7030A0"/>
                          </w:rPr>
                        </w:pPr>
                        <w:r>
                          <w:rPr>
                            <w:b/>
                            <w:color w:val="7030A0"/>
                          </w:rPr>
                          <w:t>Product Selection Feature</w:t>
                        </w:r>
                      </w:p>
                      <w:p w:rsidR="00804EEF" w:rsidP="00195429" w:rsidRDefault="00804EEF" w14:paraId="121EA2B5" w14:textId="77777777"/>
                    </w:txbxContent>
                  </v:textbox>
                </v:shape>
              </w:pict>
            </mc:Fallback>
          </mc:AlternateContent>
        </w:r>
      </w:ins>
      <w:ins w:author="Kumar, Sampath" w:date="2017-09-14T15:24:00Z" w:id="113">
        <w:r w:rsidRPr="00643B92" w:rsidR="00643B92">
          <w:rPr>
            <w:rFonts w:cs="Arial"/>
            <w:noProof/>
          </w:rPr>
          <mc:AlternateContent>
            <mc:Choice Requires="wps">
              <w:drawing>
                <wp:anchor distT="0" distB="0" distL="114300" distR="114300" simplePos="0" relativeHeight="251700736" behindDoc="0" locked="0" layoutInCell="1" allowOverlap="1" wp14:anchorId="6CE91596" wp14:editId="768BCF8F">
                  <wp:simplePos x="0" y="0"/>
                  <wp:positionH relativeFrom="column">
                    <wp:posOffset>4053205</wp:posOffset>
                  </wp:positionH>
                  <wp:positionV relativeFrom="paragraph">
                    <wp:posOffset>5633085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EF761E" w:rsidR="00804EEF" w:rsidP="00CA0DE2" w:rsidRDefault="00804EEF" w14:paraId="17A3E90F" w14:textId="7D92730E">
                              <w:pPr>
                                <w:rPr>
                                  <w:b/>
                                  <w:color w:val="7030A0"/>
                                </w:rPr>
                              </w:pPr>
                              <w:r>
                                <w:rPr>
                                  <w:b/>
                                  <w:color w:val="7030A0"/>
                                </w:rPr>
                                <w:t xml:space="preserve"> </w:t>
                              </w:r>
                              <w:del w:author="Kumar, Sampath" w:date="2017-09-14T15:23:00Z" w:id="114">
                                <w:r w:rsidRPr="00EF761E" w:rsidDel="00CA0DE2">
                                  <w:rPr>
                                    <w:b/>
                                    <w:color w:val="7030A0"/>
                                  </w:rPr>
                                  <w:delText>ScreenBackgroundColor or BackgroundImage</w:delText>
                                </w:r>
                              </w:del>
                              <w:ins w:author="Kumar, Sampath" w:date="2017-09-14T15:23:00Z" w:id="115">
                                <w:r w:rsidRPr="00EF761E">
                                  <w:rPr>
                                    <w:b/>
                                    <w:color w:val="7030A0"/>
                                  </w:rPr>
                                  <w:t>main_menu_</w:t>
                                </w:r>
                                <w:r w:rsidRPr="00EF761E">
                                  <w:rPr>
                                    <w:b/>
                                    <w:color w:val="7030A0"/>
                                    <w:rPrChange w:author="Kumar, Sampath" w:date="2017-09-14T15:30:00Z" w:id="116">
                                      <w:rPr>
                                        <w:b/>
                                        <w:color w:val="00B0F0"/>
                                      </w:rPr>
                                    </w:rPrChange>
                                  </w:rPr>
                                  <w:t>resources</w:t>
                                </w:r>
                              </w:ins>
                            </w:p>
                            <w:p w:rsidR="00804EEF" w:rsidP="00CA0DE2" w:rsidRDefault="00804EEF" w14:paraId="0630A1AB"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22C314B7">
                <v:shape id="_x0000_s1027" style="position:absolute;margin-left:319.15pt;margin-top:443.55pt;width:186.95pt;height:42pt;z-index:2517007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2IwIAACM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" w14:anchorId="6CE91596">
                  <v:textbox>
                    <w:txbxContent>
                      <w:p w:rsidRPr="00EF761E" w:rsidR="00804EEF" w:rsidP="00CA0DE2" w:rsidRDefault="00804EEF" w14:paraId="4E2DC7E6" w14:textId="7D92730E">
                        <w:pPr>
                          <w:rPr>
                            <w:b/>
                            <w:color w:val="7030A0"/>
                          </w:rPr>
                        </w:pPr>
                        <w:r>
                          <w:rPr>
                            <w:b/>
                            <w:color w:val="7030A0"/>
                          </w:rPr>
                          <w:t xml:space="preserve"> </w:t>
                        </w:r>
                        <w:del w:author="Kumar, Sampath" w:date="2017-09-14T15:23:00Z" w:id="119">
                          <w:r w:rsidRPr="00EF761E" w:rsidDel="00CA0DE2">
                            <w:rPr>
                              <w:b/>
                              <w:color w:val="7030A0"/>
                            </w:rPr>
                            <w:delText>ScreenBackgroundColor or BackgroundImage</w:delText>
                          </w:r>
                        </w:del>
                        <w:ins w:author="Kumar, Sampath" w:date="2017-09-14T15:23:00Z" w:id="120">
                          <w:r w:rsidRPr="00EF761E">
                            <w:rPr>
                              <w:b/>
                              <w:color w:val="7030A0"/>
                            </w:rPr>
                            <w:t>main_menu_</w:t>
                          </w:r>
                          <w:r w:rsidRPr="00EF761E">
                            <w:rPr>
                              <w:b/>
                              <w:color w:val="7030A0"/>
                              <w:rPrChange w:author="Kumar, Sampath" w:date="2017-09-14T15:30:00Z" w:id="121">
                                <w:rPr>
                                  <w:b/>
                                  <w:color w:val="00B0F0"/>
                                </w:rPr>
                              </w:rPrChange>
                            </w:rPr>
                            <w:t>resources</w:t>
                          </w:r>
                        </w:ins>
                      </w:p>
                      <w:p w:rsidR="00804EEF" w:rsidP="00CA0DE2" w:rsidRDefault="00804EEF" w14:paraId="1BD4BAF5" w14:textId="77777777"/>
                    </w:txbxContent>
                  </v:textbox>
                </v:shape>
              </w:pict>
            </mc:Fallback>
          </mc:AlternateContent>
        </w:r>
        <w:r w:rsidRPr="00643B92" w:rsidR="00643B92">
          <w:rPr>
            <w:rFonts w:cs="Arial"/>
            <w:noProof/>
          </w:rPr>
          <mc:AlternateContent>
            <mc:Choice Requires="wps">
              <w:drawing>
                <wp:anchor distT="0" distB="0" distL="114300" distR="114300" simplePos="0" relativeHeight="251698688" behindDoc="0" locked="0" layoutInCell="1" allowOverlap="1" wp14:anchorId="5915930D" wp14:editId="63CAFDB4">
                  <wp:simplePos x="0" y="0"/>
                  <wp:positionH relativeFrom="column">
                    <wp:posOffset>394970</wp:posOffset>
                  </wp:positionH>
                  <wp:positionV relativeFrom="paragraph">
                    <wp:posOffset>3804920</wp:posOffset>
                  </wp:positionV>
                  <wp:extent cx="3706495" cy="1906693"/>
                  <wp:effectExtent l="50800" t="25400" r="103505" b="176530"/>
                  <wp:wrapNone/>
                  <wp:docPr id="16" name="Elbow Connector 16"/>
                  <wp:cNvGraphicFramePr/>
                  <a:graphic xmlns:a="http://schemas.openxmlformats.org/drawingml/2006/main">
                    <a:graphicData uri="http://schemas.microsoft.com/office/word/2010/wordprocessingShape">
                      <wps:wsp>
                        <wps:cNvCnPr/>
                        <wps:spPr>
                          <a:xfrm>
                            <a:off x="0" y="0"/>
                            <a:ext cx="3706495" cy="1906693"/>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95895AE">
                <v:shapetype id="_x0000_t34" coordsize="21600,21600" o:oned="t" filled="f" o:spt="34" adj="10800" path="m,l@0,0@0,21600,21600,21600e" w14:anchorId="52935332">
                  <v:stroke joinstyle="miter"/>
                  <v:formulas>
                    <v:f eqn="val #0"/>
                  </v:formulas>
                  <v:path fillok="f" arrowok="t" o:connecttype="none"/>
                  <v:handles>
                    <v:h position="#0,center"/>
                  </v:handles>
                  <o:lock v:ext="edit" shapetype="t"/>
                </v:shapetype>
                <v:shape id="Elbow Connector 16" style="position:absolute;margin-left:31.1pt;margin-top:299.6pt;width:291.85pt;height:150.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">
                  <v:stroke endarrow="open"/>
                  <v:shadow on="t" color="black" opacity="24903f" offset="0,.55556mm" origin=",.5"/>
                </v:shape>
              </w:pict>
            </mc:Fallback>
          </mc:AlternateContent>
        </w:r>
      </w:ins>
      <w:ins w:author="Kumar, Sampath" w:date="2017-09-14T15:22:00Z" w:id="117">
        <w:r w:rsidRPr="00B76B4F" w:rsidR="00B76B4F">
          <w:rPr>
            <w:rFonts w:cs="Arial"/>
            <w:noProof/>
          </w:rPr>
          <mc:AlternateContent>
            <mc:Choice Requires="wps">
              <w:drawing>
                <wp:anchor distT="0" distB="0" distL="114300" distR="114300" simplePos="0" relativeHeight="251696640" behindDoc="0" locked="0" layoutInCell="1" allowOverlap="1" wp14:anchorId="663FF522" wp14:editId="79034958">
                  <wp:simplePos x="0" y="0"/>
                  <wp:positionH relativeFrom="column">
                    <wp:posOffset>4626610</wp:posOffset>
                  </wp:positionH>
                  <wp:positionV relativeFrom="paragraph">
                    <wp:posOffset>1743710</wp:posOffset>
                  </wp:positionV>
                  <wp:extent cx="2374265" cy="5334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0040F7" w:rsidR="00804EEF" w:rsidP="00CA0DE2" w:rsidRDefault="00804EEF" w14:paraId="3355FF6F" w14:textId="420D8AC8">
                              <w:pPr>
                                <w:rPr>
                                  <w:b/>
                                  <w:color w:val="7030A0"/>
                                </w:rPr>
                              </w:pPr>
                              <w:r>
                                <w:rPr>
                                  <w:b/>
                                  <w:color w:val="7030A0"/>
                                </w:rPr>
                                <w:t xml:space="preserve"> </w:t>
                              </w:r>
                              <w:del w:author="Kumar, Sampath" w:date="2017-09-14T15:23:00Z" w:id="118">
                                <w:r w:rsidRPr="00195429" w:rsidDel="00CA0DE2">
                                  <w:rPr>
                                    <w:b/>
                                    <w:color w:val="7030A0"/>
                                  </w:rPr>
                                  <w:delText>ScreenBackgroundColor or BackgroundImage</w:delText>
                                </w:r>
                              </w:del>
                              <w:ins w:author="Kumar, Sampath" w:date="2017-09-14T15:23:00Z" w:id="119">
                                <w:r>
                                  <w:rPr>
                                    <w:b/>
                                    <w:color w:val="7030A0"/>
                                  </w:rPr>
                                  <w:t>main_menu_</w:t>
                                </w:r>
                                <w:r w:rsidRPr="00195429">
                                  <w:rPr>
                                    <w:b/>
                                    <w:color w:val="7030A0"/>
                                  </w:rPr>
                                  <w:t>title</w:t>
                                </w:r>
                              </w:ins>
                            </w:p>
                            <w:p w:rsidR="00804EEF" w:rsidP="00CA0DE2" w:rsidRDefault="00804EEF" w14:paraId="05350C96"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533F6842">
                <v:shape id="_x0000_s1028" style="position:absolute;margin-left:364.3pt;margin-top:137.3pt;width:186.95pt;height:42pt;z-index:251696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" w14:anchorId="663FF522">
                  <v:textbox>
                    <w:txbxContent>
                      <w:p w:rsidRPr="000040F7" w:rsidR="00804EEF" w:rsidP="00CA0DE2" w:rsidRDefault="00804EEF" w14:paraId="6A3F018B" w14:textId="420D8AC8">
                        <w:pPr>
                          <w:rPr>
                            <w:b/>
                            <w:color w:val="7030A0"/>
                          </w:rPr>
                        </w:pPr>
                        <w:r>
                          <w:rPr>
                            <w:b/>
                            <w:color w:val="7030A0"/>
                          </w:rPr>
                          <w:t xml:space="preserve"> </w:t>
                        </w:r>
                        <w:del w:author="Kumar, Sampath" w:date="2017-09-14T15:23:00Z" w:id="125">
                          <w:r w:rsidRPr="00195429" w:rsidDel="00CA0DE2">
                            <w:rPr>
                              <w:b/>
                              <w:color w:val="7030A0"/>
                            </w:rPr>
                            <w:delText>ScreenBackgroundColor or BackgroundImage</w:delText>
                          </w:r>
                        </w:del>
                        <w:ins w:author="Kumar, Sampath" w:date="2017-09-14T15:23:00Z" w:id="126">
                          <w:r>
                            <w:rPr>
                              <w:b/>
                              <w:color w:val="7030A0"/>
                            </w:rPr>
                            <w:t>main_menu_</w:t>
                          </w:r>
                          <w:r w:rsidRPr="00195429">
                            <w:rPr>
                              <w:b/>
                              <w:color w:val="7030A0"/>
                            </w:rPr>
                            <w:t>title</w:t>
                          </w:r>
                        </w:ins>
                      </w:p>
                      <w:p w:rsidR="00804EEF" w:rsidP="00CA0DE2" w:rsidRDefault="00804EEF" w14:paraId="2B5ADE52" w14:textId="77777777"/>
                    </w:txbxContent>
                  </v:textbox>
                </v:shape>
              </w:pict>
            </mc:Fallback>
          </mc:AlternateContent>
        </w:r>
      </w:ins>
      <w:ins w:author="Kumar, Sampath" w:date="2017-09-14T15:12:00Z" w:id="120">
        <w:r w:rsidRPr="00B76B4F" w:rsidR="00B76B4F">
          <w:rPr>
            <w:rFonts w:cs="Arial"/>
            <w:noProof/>
          </w:rPr>
          <mc:AlternateContent>
            <mc:Choice Requires="wps">
              <w:drawing>
                <wp:anchor distT="0" distB="0" distL="114300" distR="114300" simplePos="0" relativeHeight="251694592" behindDoc="0" locked="0" layoutInCell="1" allowOverlap="1" wp14:anchorId="611209DB" wp14:editId="7A9EDFF9">
                  <wp:simplePos x="0" y="0"/>
                  <wp:positionH relativeFrom="column">
                    <wp:posOffset>2564130</wp:posOffset>
                  </wp:positionH>
                  <wp:positionV relativeFrom="paragraph">
                    <wp:posOffset>1633855</wp:posOffset>
                  </wp:positionV>
                  <wp:extent cx="1943735" cy="186055"/>
                  <wp:effectExtent l="50800" t="25400" r="88265" b="169545"/>
                  <wp:wrapNone/>
                  <wp:docPr id="14" name="Straight Arrow Connector 14"/>
                  <wp:cNvGraphicFramePr/>
                  <a:graphic xmlns:a="http://schemas.openxmlformats.org/drawingml/2006/main">
                    <a:graphicData uri="http://schemas.microsoft.com/office/word/2010/wordprocessingShape">
                      <wps:wsp>
                        <wps:cNvCnPr/>
                        <wps:spPr>
                          <a:xfrm>
                            <a:off x="0" y="0"/>
                            <a:ext cx="1943735" cy="18605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21ED5E7">
                <v:shape id="Straight Arrow Connector 14" style="position:absolute;margin-left:201.9pt;margin-top:128.65pt;width:153.05pt;height:14.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" w14:anchorId="79BAA641">
                  <v:stroke endarrow="open"/>
                  <v:shadow on="t" color="black" opacity="24903f" offset="0,.55556mm" origin=",.5"/>
                </v:shape>
              </w:pict>
            </mc:Fallback>
          </mc:AlternateContent>
        </w:r>
      </w:ins>
      <w:ins w:author="Kumar, Sampath" w:date="2017-09-14T15:08:00Z" w:id="121">
        <w:r w:rsidR="00243B1E">
          <w:rPr>
            <w:rFonts w:eastAsiaTheme="minorEastAsia"/>
            <w:noProof/>
            <w:rPrChange w:author="Unknown" w:id="122">
              <w:rPr>
                <w:noProof/>
              </w:rPr>
            </w:rPrChange>
          </w:rPr>
          <w:drawing>
            <wp:inline distT="0" distB="0" distL="0" distR="0" wp14:anchorId="74DBF8A9" wp14:editId="401DD414">
              <wp:extent cx="3895225" cy="6924403"/>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2">
                        <a:extLst>
                          <a:ext uri="{28A0092B-C50C-407E-A947-70E740481C1C}">
                            <a14:useLocalDpi xmlns:a14="http://schemas.microsoft.com/office/drawing/2010/main" val="0"/>
                          </a:ext>
                        </a:extLst>
                      </a:blip>
                      <a:stretch>
                        <a:fillRect/>
                      </a:stretch>
                    </pic:blipFill>
                    <pic:spPr>
                      <a:xfrm>
                        <a:off x="0" y="0"/>
                        <a:ext cx="3901785" cy="6936064"/>
                      </a:xfrm>
                      <a:prstGeom prst="rect">
                        <a:avLst/>
                      </a:prstGeom>
                    </pic:spPr>
                  </pic:pic>
                </a:graphicData>
              </a:graphic>
            </wp:inline>
          </w:drawing>
        </w:r>
      </w:ins>
    </w:p>
    <w:p w:rsidRPr="008D6FA5" w:rsidR="004B7F90" w:rsidP="00AA30E0" w:rsidRDefault="00B666F3" w14:paraId="2A87EBE8" w14:textId="606B2A24">
      <w:pPr>
        <w:tabs>
          <w:tab w:val="left" w:pos="7170"/>
        </w:tabs>
        <w:rPr>
          <w:rFonts w:cs="Arial" w:eastAsiaTheme="minorEastAsia"/>
        </w:rPr>
      </w:pPr>
      <w:del w:author="Kumar, Sampath" w:date="2017-09-14T15:07:00Z" w:id="123">
        <w:r w:rsidRPr="00804EEF" w:rsidDel="00C31FAB">
          <w:rPr>
            <w:rFonts w:cs="Arial"/>
            <w:noProof/>
          </w:rPr>
          <mc:AlternateContent>
            <mc:Choice Requires="wps">
              <w:drawing>
                <wp:anchor distT="0" distB="0" distL="114300" distR="114300" simplePos="0" relativeHeight="251667968" behindDoc="0" locked="0" layoutInCell="1" allowOverlap="1" wp14:anchorId="06CBDE5B" wp14:editId="376D7589">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4B67114">
                <v:shape id="Elbow Connector 288"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w14:anchorId="528D5C9D">
                  <v:stroke endarrow="open"/>
                </v:shape>
              </w:pict>
            </mc:Fallback>
          </mc:AlternateContent>
        </w:r>
        <w:r w:rsidRPr="00804EEF" w:rsidDel="00C31FAB" w:rsidR="009E7105">
          <w:rPr>
            <w:rFonts w:cs="Arial"/>
            <w:noProof/>
          </w:rPr>
          <mc:AlternateContent>
            <mc:Choice Requires="wps">
              <w:drawing>
                <wp:anchor distT="0" distB="0" distL="114300" distR="114300" simplePos="0" relativeHeight="251656704" behindDoc="0" locked="0" layoutInCell="1" allowOverlap="1" wp14:anchorId="715EF69F" wp14:editId="5AD65D91">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365EBC">
                <v:shape id="Elbow Connector 298"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w14:anchorId="10093E7A">
                  <v:stroke endarrow="open"/>
                  <v:shadow on="t" color="black" opacity="24903f" offset="0,.55556mm" origin=",.5"/>
                </v:shape>
              </w:pict>
            </mc:Fallback>
          </mc:AlternateContent>
        </w:r>
        <w:r w:rsidRPr="00674E72" w:rsidDel="00C31FAB" w:rsidR="009E7105">
          <w:rPr>
            <w:rFonts w:cs="Arial"/>
            <w:noProof/>
          </w:rPr>
          <mc:AlternateContent>
            <mc:Choice Requires="wps">
              <w:drawing>
                <wp:anchor distT="0" distB="0" distL="114300" distR="114300" simplePos="0" relativeHeight="251658752" behindDoc="0" locked="0" layoutInCell="1" allowOverlap="1" wp14:anchorId="5B27CDDA" wp14:editId="6CD072CB">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AF4D08" w:rsidRDefault="00804EEF" w14:paraId="71334B8C" w14:textId="10292021">
                              <w:pPr>
                                <w:rPr>
                                  <w:b/>
                                  <w:color w:val="7030A0"/>
                                </w:rPr>
                              </w:pPr>
                              <w:r>
                                <w:rPr>
                                  <w:b/>
                                  <w:color w:val="7030A0"/>
                                </w:rPr>
                                <w:t>main_menu_resources</w:t>
                              </w:r>
                            </w:p>
                            <w:p w:rsidR="00804EEF" w:rsidP="00AF4D08" w:rsidRDefault="00804EEF" w14:paraId="57E6277A"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74881B27">
                <v:shape id="_x0000_s1029"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m3JQ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" w14:anchorId="5B27CDDA">
                  <v:textbox>
                    <w:txbxContent>
                      <w:p w:rsidRPr="00A202CB" w:rsidR="00804EEF" w:rsidP="00AF4D08" w:rsidRDefault="00804EEF" w14:paraId="1A80EF95" w14:textId="10292021">
                        <w:pPr>
                          <w:rPr>
                            <w:b/>
                            <w:color w:val="7030A0"/>
                          </w:rPr>
                        </w:pPr>
                        <w:r>
                          <w:rPr>
                            <w:b/>
                            <w:color w:val="7030A0"/>
                          </w:rPr>
                          <w:t>main_menu_resources</w:t>
                        </w:r>
                      </w:p>
                      <w:p w:rsidR="00804EEF" w:rsidP="00AF4D08" w:rsidRDefault="00804EEF" w14:paraId="1D13F56B" w14:textId="77777777"/>
                    </w:txbxContent>
                  </v:textbox>
                </v:shape>
              </w:pict>
            </mc:Fallback>
          </mc:AlternateContent>
        </w:r>
        <w:r w:rsidRPr="00674E72" w:rsidDel="00C31FAB" w:rsidR="00385E34">
          <w:rPr>
            <w:rFonts w:cs="Arial"/>
            <w:noProof/>
          </w:rPr>
          <mc:AlternateContent>
            <mc:Choice Requires="wps">
              <w:drawing>
                <wp:anchor distT="0" distB="0" distL="114300" distR="114300" simplePos="0" relativeHeight="251648512" behindDoc="0" locked="0" layoutInCell="1" allowOverlap="1" wp14:anchorId="70B38665" wp14:editId="13D0BDE6">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45B9AB1">
                <v:shape id="Straight Arrow Connector 10"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w14:anchorId="7060C351">
                  <v:stroke endarrow="open"/>
                  <v:shadow on="t" color="black" opacity="24903f" offset="0,.55556mm" origin=",.5"/>
                </v:shape>
              </w:pict>
            </mc:Fallback>
          </mc:AlternateContent>
        </w:r>
        <w:r w:rsidRPr="0054259B" w:rsidDel="00C31FAB" w:rsidR="00385E34">
          <w:rPr>
            <w:rFonts w:cs="Arial"/>
            <w:noProof/>
          </w:rPr>
          <mc:AlternateContent>
            <mc:Choice Requires="wps">
              <w:drawing>
                <wp:anchor distT="0" distB="0" distL="114300" distR="114300" simplePos="0" relativeHeight="251623936" behindDoc="0" locked="0" layoutInCell="1" allowOverlap="1" wp14:anchorId="0F4F2F88" wp14:editId="4A11E69D">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0E48FCA">
                <v:shape id="Straight Arrow Connector 306"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w14:anchorId="632A421E">
                  <v:stroke endarrow="open"/>
                  <v:shadow on="t" color="black" opacity="24903f" offset="0,.55556mm" origin=",.5"/>
                </v:shape>
              </w:pict>
            </mc:Fallback>
          </mc:AlternateContent>
        </w:r>
        <w:r w:rsidRPr="00243B1E" w:rsidDel="00C31FAB" w:rsidR="00385E34">
          <w:rPr>
            <w:rFonts w:cs="Arial"/>
            <w:noProof/>
          </w:rPr>
          <mc:AlternateContent>
            <mc:Choice Requires="wps">
              <w:drawing>
                <wp:anchor distT="0" distB="0" distL="114300" distR="114300" simplePos="0" relativeHeight="251634176" behindDoc="0" locked="0" layoutInCell="1" allowOverlap="1" wp14:anchorId="1E4F644C" wp14:editId="64BD35D5">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rsidRPr="000040F7" w:rsidR="00804EEF" w:rsidP="00AF4D08" w:rsidRDefault="00804EEF" w14:paraId="77A31BF1" w14:textId="77777777">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rsidR="00804EEF" w:rsidP="00AF4D08" w:rsidRDefault="00804EEF" w14:paraId="4773D78C"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6EA3AF10">
                <v:shape id="_x0000_s1030"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N4JQIAACQ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" w14:anchorId="1E4F644C">
                  <v:textbox>
                    <w:txbxContent>
                      <w:p w:rsidRPr="000040F7" w:rsidR="00804EEF" w:rsidP="00AF4D08" w:rsidRDefault="00804EEF" w14:paraId="330D35AD" w14:textId="77777777">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rsidR="00804EEF" w:rsidP="00AF4D08" w:rsidRDefault="00804EEF" w14:paraId="7796B5BD" w14:textId="77777777"/>
                    </w:txbxContent>
                  </v:textbox>
                </v:shape>
              </w:pict>
            </mc:Fallback>
          </mc:AlternateContent>
        </w:r>
        <w:r w:rsidRPr="00243B1E" w:rsidDel="00C31FAB" w:rsidR="00385E34">
          <w:rPr>
            <w:rFonts w:cs="Arial"/>
            <w:noProof/>
          </w:rPr>
          <mc:AlternateContent>
            <mc:Choice Requires="wps">
              <w:drawing>
                <wp:anchor distT="0" distB="0" distL="114300" distR="114300" simplePos="0" relativeHeight="251662848" behindDoc="0" locked="0" layoutInCell="1" allowOverlap="1" wp14:anchorId="2D87C903" wp14:editId="558C840A">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4B67C2C">
                <v:shape id="Straight Arrow Connector 29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w14:anchorId="51CD7716">
                  <v:stroke endarrow="open"/>
                  <v:shadow on="t" color="black" opacity="24903f" offset="0,.55556mm" origin=",.5"/>
                </v:shape>
              </w:pict>
            </mc:Fallback>
          </mc:AlternateContent>
        </w:r>
        <w:r w:rsidRPr="00243B1E" w:rsidDel="00C31FAB" w:rsidR="00BD5BE7">
          <w:rPr>
            <w:rFonts w:cs="Arial"/>
            <w:noProof/>
          </w:rPr>
          <mc:AlternateContent>
            <mc:Choice Requires="wps">
              <w:drawing>
                <wp:anchor distT="0" distB="0" distL="114300" distR="114300" simplePos="0" relativeHeight="251654656" behindDoc="0" locked="0" layoutInCell="1" allowOverlap="1" wp14:anchorId="61343BAE" wp14:editId="0AB2520C">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DF3F8B" w:rsidRDefault="00804EEF" w14:paraId="1D127DE8" w14:textId="638CAA6E">
                              <w:pPr>
                                <w:rPr>
                                  <w:b/>
                                  <w:color w:val="7030A0"/>
                                </w:rPr>
                              </w:pPr>
                              <w:r>
                                <w:rPr>
                                  <w:b/>
                                  <w:color w:val="7030A0"/>
                                </w:rPr>
                                <w:t>Product Selection Feature</w:t>
                              </w:r>
                            </w:p>
                            <w:p w:rsidR="00804EEF" w:rsidP="00DF3F8B" w:rsidRDefault="00804EEF" w14:paraId="6974E746"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5ED94403">
                <v:shape id="_x0000_s1031"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RNIwIAACM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" w14:anchorId="61343BAE">
                  <v:textbox>
                    <w:txbxContent>
                      <w:p w:rsidRPr="00A202CB" w:rsidR="00804EEF" w:rsidP="00DF3F8B" w:rsidRDefault="00804EEF" w14:paraId="4D69A587" w14:textId="638CAA6E">
                        <w:pPr>
                          <w:rPr>
                            <w:b/>
                            <w:color w:val="7030A0"/>
                          </w:rPr>
                        </w:pPr>
                        <w:r>
                          <w:rPr>
                            <w:b/>
                            <w:color w:val="7030A0"/>
                          </w:rPr>
                          <w:t>Product Selection Feature</w:t>
                        </w:r>
                      </w:p>
                      <w:p w:rsidR="00804EEF" w:rsidP="00DF3F8B" w:rsidRDefault="00804EEF" w14:paraId="686B249C" w14:textId="77777777"/>
                    </w:txbxContent>
                  </v:textbox>
                </v:shape>
              </w:pict>
            </mc:Fallback>
          </mc:AlternateContent>
        </w:r>
        <w:r w:rsidRPr="00243B1E" w:rsidDel="00C31FAB" w:rsidR="00BD5BE7">
          <w:rPr>
            <w:rFonts w:cs="Arial"/>
            <w:noProof/>
          </w:rPr>
          <mc:AlternateContent>
            <mc:Choice Requires="wps">
              <w:drawing>
                <wp:anchor distT="0" distB="0" distL="114300" distR="114300" simplePos="0" relativeHeight="251650560" behindDoc="0" locked="0" layoutInCell="1" allowOverlap="1" wp14:anchorId="3CD4584B" wp14:editId="74C1D2F1">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CEFAC30">
                <v:shape id="Straight Arrow Connector 11"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w14:anchorId="368599D5">
                  <v:stroke endarrow="open"/>
                  <v:shadow on="t" color="black" opacity="24903f" offset="0,.55556mm" origin=",.5"/>
                </v:shape>
              </w:pict>
            </mc:Fallback>
          </mc:AlternateContent>
        </w:r>
        <w:r w:rsidRPr="00243B1E" w:rsidDel="00C31FAB" w:rsidR="00BD5BE7">
          <w:rPr>
            <w:rFonts w:cs="Arial"/>
            <w:noProof/>
          </w:rPr>
          <mc:AlternateContent>
            <mc:Choice Requires="wps">
              <w:drawing>
                <wp:anchor distT="0" distB="0" distL="114300" distR="114300" simplePos="0" relativeHeight="251644416" behindDoc="0" locked="0" layoutInCell="1" allowOverlap="1" wp14:anchorId="646ECD00" wp14:editId="5013F13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B2620EF">
                <v:shape id="Straight Arrow Connector 300"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w14:anchorId="2159C9CD">
                  <v:stroke endarrow="open"/>
                  <v:shadow on="t" color="black" opacity="24903f" offset="0,.55556mm" origin=",.5"/>
                </v:shape>
              </w:pict>
            </mc:Fallback>
          </mc:AlternateContent>
        </w:r>
        <w:r w:rsidRPr="00243B1E" w:rsidDel="00C31FAB" w:rsidR="00BD5BE7">
          <w:rPr>
            <w:rFonts w:cs="Arial"/>
            <w:noProof/>
          </w:rPr>
          <mc:AlternateContent>
            <mc:Choice Requires="wps">
              <w:drawing>
                <wp:anchor distT="0" distB="0" distL="114300" distR="114300" simplePos="0" relativeHeight="251638272" behindDoc="0" locked="0" layoutInCell="1" allowOverlap="1" wp14:anchorId="570C29D6" wp14:editId="2819637C">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C228E3" w:rsidR="00804EEF" w:rsidP="00AF4D08" w:rsidRDefault="00804EEF" w14:paraId="593DA58A" w14:textId="77777777">
                              <w:pPr>
                                <w:rPr>
                                  <w:rFonts w:cs="Arial"/>
                                  <w:b/>
                                  <w:color w:val="7030A0"/>
                                  <w:szCs w:val="24"/>
                                </w:rPr>
                              </w:pPr>
                              <w:r>
                                <w:rPr>
                                  <w:rFonts w:cs="Arial"/>
                                  <w:b/>
                                  <w:color w:val="7030A0"/>
                                  <w:szCs w:val="24"/>
                                </w:rPr>
                                <w:t>button_register_background</w:t>
                              </w:r>
                            </w:p>
                            <w:p w:rsidR="00804EEF" w:rsidP="00AF4D08" w:rsidRDefault="00804EEF" w14:paraId="2D048017"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8F768FC">
                <v:shape id="_x0000_s103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" w14:anchorId="570C29D6">
                  <v:textbox>
                    <w:txbxContent>
                      <w:p w:rsidRPr="00C228E3" w:rsidR="00804EEF" w:rsidP="00AF4D08" w:rsidRDefault="00804EEF" w14:paraId="57DAA8C8" w14:textId="77777777">
                        <w:pPr>
                          <w:rPr>
                            <w:rFonts w:cs="Arial"/>
                            <w:b/>
                            <w:color w:val="7030A0"/>
                            <w:szCs w:val="24"/>
                          </w:rPr>
                        </w:pPr>
                        <w:r>
                          <w:rPr>
                            <w:rFonts w:cs="Arial"/>
                            <w:b/>
                            <w:color w:val="7030A0"/>
                            <w:szCs w:val="24"/>
                          </w:rPr>
                          <w:t>button_register_background</w:t>
                        </w:r>
                      </w:p>
                      <w:p w:rsidR="00804EEF" w:rsidP="00AF4D08" w:rsidRDefault="00804EEF" w14:paraId="21518A30" w14:textId="77777777"/>
                    </w:txbxContent>
                  </v:textbox>
                </v:shape>
              </w:pict>
            </mc:Fallback>
          </mc:AlternateContent>
        </w:r>
        <w:r w:rsidRPr="00243B1E" w:rsidDel="00C31FAB" w:rsidR="001A4456">
          <w:rPr>
            <w:rFonts w:cs="Arial"/>
            <w:noProof/>
          </w:rPr>
          <mc:AlternateContent>
            <mc:Choice Requires="wps">
              <w:drawing>
                <wp:anchor distT="0" distB="0" distL="114300" distR="114300" simplePos="0" relativeHeight="251640320" behindDoc="0" locked="0" layoutInCell="1" allowOverlap="1" wp14:anchorId="68BF3455" wp14:editId="710A4EBB">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rsidRPr="008D290A" w:rsidR="00804EEF" w:rsidP="00AF4D08" w:rsidRDefault="00804EEF" w14:paraId="259D773D" w14:textId="77777777">
                              <w:pPr>
                                <w:rPr>
                                  <w:b/>
                                  <w:color w:val="7030A0"/>
                                </w:rPr>
                              </w:pPr>
                              <w:r>
                                <w:rPr>
                                  <w:b/>
                                  <w:color w:val="7030A0"/>
                                </w:rPr>
                                <w:t>actionbar_t</w:t>
                              </w:r>
                              <w:r w:rsidRPr="008D290A">
                                <w:rPr>
                                  <w:b/>
                                  <w:color w:val="7030A0"/>
                                </w:rPr>
                                <w:t>itle</w:t>
                              </w:r>
                              <w:r>
                                <w:rPr>
                                  <w:b/>
                                  <w:color w:val="7030A0"/>
                                </w:rPr>
                                <w:t>_</w:t>
                              </w:r>
                              <w:r w:rsidRPr="008D290A">
                                <w:rPr>
                                  <w:b/>
                                  <w:color w:val="7030A0"/>
                                </w:rPr>
                                <w:t>Color</w:t>
                              </w:r>
                            </w:p>
                            <w:p w:rsidR="00804EEF" w:rsidP="00AF4D08" w:rsidRDefault="00804EEF" w14:paraId="24F41C87"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7E1CD3ED">
                <v:shape id="_x0000_s1033"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" w14:anchorId="68BF3455">
                  <v:textbox>
                    <w:txbxContent>
                      <w:p w:rsidRPr="008D290A" w:rsidR="00804EEF" w:rsidP="00AF4D08" w:rsidRDefault="00804EEF" w14:paraId="33722B51" w14:textId="77777777">
                        <w:pPr>
                          <w:rPr>
                            <w:b/>
                            <w:color w:val="7030A0"/>
                          </w:rPr>
                        </w:pPr>
                        <w:r>
                          <w:rPr>
                            <w:b/>
                            <w:color w:val="7030A0"/>
                          </w:rPr>
                          <w:t>actionbar_t</w:t>
                        </w:r>
                        <w:r w:rsidRPr="008D290A">
                          <w:rPr>
                            <w:b/>
                            <w:color w:val="7030A0"/>
                          </w:rPr>
                          <w:t>itle</w:t>
                        </w:r>
                        <w:r>
                          <w:rPr>
                            <w:b/>
                            <w:color w:val="7030A0"/>
                          </w:rPr>
                          <w:t>_</w:t>
                        </w:r>
                        <w:r w:rsidRPr="008D290A">
                          <w:rPr>
                            <w:b/>
                            <w:color w:val="7030A0"/>
                          </w:rPr>
                          <w:t>Color</w:t>
                        </w:r>
                      </w:p>
                      <w:p w:rsidR="00804EEF" w:rsidP="00AF4D08" w:rsidRDefault="00804EEF" w14:paraId="54573B8C" w14:textId="77777777"/>
                    </w:txbxContent>
                  </v:textbox>
                </v:shape>
              </w:pict>
            </mc:Fallback>
          </mc:AlternateContent>
        </w:r>
        <w:r w:rsidRPr="00243B1E" w:rsidDel="00C31FAB" w:rsidR="001A4456">
          <w:rPr>
            <w:rFonts w:cs="Arial"/>
            <w:noProof/>
          </w:rPr>
          <mc:AlternateContent>
            <mc:Choice Requires="wps">
              <w:drawing>
                <wp:anchor distT="0" distB="0" distL="114300" distR="114300" simplePos="0" relativeHeight="251646464" behindDoc="0" locked="0" layoutInCell="1" allowOverlap="1" wp14:anchorId="756F1D2A" wp14:editId="337B4F19">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B687F6E">
                <v:shape id="Elbow Connector 291"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w14:anchorId="50FD9C24">
                  <v:stroke endarrow="open"/>
                  <v:shadow on="t" color="black" opacity="24903f" offset="0,.55556mm" origin=",.5"/>
                </v:shape>
              </w:pict>
            </mc:Fallback>
          </mc:AlternateContent>
        </w:r>
        <w:r w:rsidRPr="00243B1E" w:rsidDel="00C31FAB" w:rsidR="0055517C">
          <w:rPr>
            <w:rFonts w:cs="Arial"/>
            <w:noProof/>
          </w:rPr>
          <mc:AlternateContent>
            <mc:Choice Requires="wps">
              <w:drawing>
                <wp:anchor distT="0" distB="0" distL="114300" distR="114300" simplePos="0" relativeHeight="251632128" behindDoc="0" locked="0" layoutInCell="1" allowOverlap="1" wp14:anchorId="3BBAAFC6" wp14:editId="1C9652F8">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84274F" w:rsidR="00804EEF" w:rsidP="00AF4D08" w:rsidRDefault="00804EEF" w14:paraId="3A937C64" w14:textId="77777777">
                              <w:pPr>
                                <w:rPr>
                                  <w:b/>
                                  <w:color w:val="7030A0"/>
                                </w:rPr>
                              </w:pPr>
                              <w:r>
                                <w:rPr>
                                  <w:b/>
                                  <w:color w:val="7030A0"/>
                                </w:rPr>
                                <w:t>text_header_c</w:t>
                              </w:r>
                              <w:r w:rsidRPr="0084274F">
                                <w:rPr>
                                  <w:b/>
                                  <w:color w:val="7030A0"/>
                                </w:rPr>
                                <w:t>olor</w:t>
                              </w:r>
                            </w:p>
                            <w:p w:rsidR="00804EEF" w:rsidP="00AF4D08" w:rsidRDefault="00804EEF" w14:paraId="4717D069"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3361037F">
                <v:shape id="_x0000_s1034"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GBJQIAACQ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" w14:anchorId="3BBAAFC6">
                  <v:textbox>
                    <w:txbxContent>
                      <w:p w:rsidRPr="0084274F" w:rsidR="00804EEF" w:rsidP="00AF4D08" w:rsidRDefault="00804EEF" w14:paraId="749026D6" w14:textId="77777777">
                        <w:pPr>
                          <w:rPr>
                            <w:b/>
                            <w:color w:val="7030A0"/>
                          </w:rPr>
                        </w:pPr>
                        <w:r>
                          <w:rPr>
                            <w:b/>
                            <w:color w:val="7030A0"/>
                          </w:rPr>
                          <w:t>text_header_c</w:t>
                        </w:r>
                        <w:r w:rsidRPr="0084274F">
                          <w:rPr>
                            <w:b/>
                            <w:color w:val="7030A0"/>
                          </w:rPr>
                          <w:t>olor</w:t>
                        </w:r>
                      </w:p>
                      <w:p w:rsidR="00804EEF" w:rsidP="00AF4D08" w:rsidRDefault="00804EEF" w14:paraId="763F6E03" w14:textId="77777777"/>
                    </w:txbxContent>
                  </v:textbox>
                </v:shape>
              </w:pict>
            </mc:Fallback>
          </mc:AlternateContent>
        </w:r>
        <w:r w:rsidRPr="00243B1E" w:rsidDel="00C31FAB" w:rsidR="0055517C">
          <w:rPr>
            <w:rFonts w:cs="Arial"/>
            <w:noProof/>
          </w:rPr>
          <mc:AlternateContent>
            <mc:Choice Requires="wps">
              <w:drawing>
                <wp:anchor distT="0" distB="0" distL="114300" distR="114300" simplePos="0" relativeHeight="251642368" behindDoc="0" locked="0" layoutInCell="1" allowOverlap="1" wp14:anchorId="1282F65B" wp14:editId="4DF9A240">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5CD3FF6">
                <v:shape id="Straight Arrow Connector 304"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w14:anchorId="4CAFCB1B">
                  <v:stroke endarrow="open"/>
                  <v:shadow on="t" color="black" opacity="24903f" offset="0,.55556mm" origin=",.5"/>
                </v:shape>
              </w:pict>
            </mc:Fallback>
          </mc:AlternateContent>
        </w:r>
        <w:r w:rsidRPr="00243B1E" w:rsidDel="00C31FAB" w:rsidR="0055517C">
          <w:rPr>
            <w:rFonts w:cs="Arial"/>
            <w:noProof/>
          </w:rPr>
          <mc:AlternateContent>
            <mc:Choice Requires="wps">
              <w:drawing>
                <wp:anchor distT="0" distB="0" distL="114300" distR="114300" simplePos="0" relativeHeight="251625984" behindDoc="0" locked="0" layoutInCell="1" allowOverlap="1" wp14:anchorId="282FDFEE" wp14:editId="7CD246E4">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AF4D08" w:rsidRDefault="00804EEF" w14:paraId="338569A2" w14:textId="77777777">
                              <w:pPr>
                                <w:rPr>
                                  <w:b/>
                                  <w:color w:val="7030A0"/>
                                </w:rPr>
                              </w:pPr>
                              <w:r>
                                <w:rPr>
                                  <w:b/>
                                  <w:color w:val="7030A0"/>
                                </w:rPr>
                                <w:t>main_menu_title</w:t>
                              </w:r>
                            </w:p>
                            <w:p w:rsidR="00804EEF" w:rsidP="00AF4D08" w:rsidRDefault="00804EEF" w14:paraId="20323E6D"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2F8B75F0">
                <v:shape id="_x0000_s1035"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yGJQIAACQ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" w14:anchorId="282FDFEE">
                  <v:textbox>
                    <w:txbxContent>
                      <w:p w:rsidRPr="00A202CB" w:rsidR="00804EEF" w:rsidP="00AF4D08" w:rsidRDefault="00804EEF" w14:paraId="5CCC65BA" w14:textId="77777777">
                        <w:pPr>
                          <w:rPr>
                            <w:b/>
                            <w:color w:val="7030A0"/>
                          </w:rPr>
                        </w:pPr>
                        <w:r>
                          <w:rPr>
                            <w:b/>
                            <w:color w:val="7030A0"/>
                          </w:rPr>
                          <w:t>main_menu_title</w:t>
                        </w:r>
                      </w:p>
                      <w:p w:rsidR="00804EEF" w:rsidP="00AF4D08" w:rsidRDefault="00804EEF" w14:paraId="2B1C376E" w14:textId="77777777"/>
                    </w:txbxContent>
                  </v:textbox>
                </v:shape>
              </w:pict>
            </mc:Fallback>
          </mc:AlternateContent>
        </w:r>
        <w:r w:rsidRPr="00243B1E" w:rsidDel="00C31FAB" w:rsidR="0055517C">
          <w:rPr>
            <w:rFonts w:cs="Arial"/>
            <w:noProof/>
          </w:rPr>
          <mc:AlternateContent>
            <mc:Choice Requires="wps">
              <w:drawing>
                <wp:anchor distT="0" distB="0" distL="114300" distR="114300" simplePos="0" relativeHeight="251652608" behindDoc="0" locked="0" layoutInCell="1" allowOverlap="1" wp14:anchorId="1728CCE1" wp14:editId="29F68A45">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754F672">
                <v:shape id="Straight Arrow Connector 299"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w14:anchorId="1A55C8EF">
                  <v:stroke endarrow="open"/>
                  <v:shadow on="t" color="black" opacity="24903f" offset="0,.55556mm" origin=",.5"/>
                </v:shape>
              </w:pict>
            </mc:Fallback>
          </mc:AlternateContent>
        </w:r>
        <w:r w:rsidRPr="00243B1E" w:rsidDel="00C31FAB" w:rsidR="00276419">
          <w:rPr>
            <w:rFonts w:cs="Arial"/>
            <w:noProof/>
          </w:rPr>
          <mc:AlternateContent>
            <mc:Choice Requires="wps">
              <w:drawing>
                <wp:anchor distT="0" distB="0" distL="114300" distR="114300" simplePos="0" relativeHeight="251630080" behindDoc="0" locked="0" layoutInCell="1" allowOverlap="1" wp14:anchorId="2E31C8E6" wp14:editId="72235334">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84274F" w:rsidR="00804EEF" w:rsidP="00AF4D08" w:rsidRDefault="00804EEF" w14:paraId="42919584" w14:textId="77777777">
                              <w:pPr>
                                <w:rPr>
                                  <w:b/>
                                  <w:color w:val="7030A0"/>
                                </w:rPr>
                              </w:pPr>
                              <w:r>
                                <w:rPr>
                                  <w:b/>
                                  <w:color w:val="7030A0"/>
                                </w:rPr>
                                <w:t>button_background</w:t>
                              </w:r>
                            </w:p>
                            <w:p w:rsidR="00804EEF" w:rsidP="00AF4D08" w:rsidRDefault="00804EEF" w14:paraId="6621D273"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29524D3D">
                <v:shape id="_x0000_s1036"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" w14:anchorId="2E31C8E6">
                  <v:textbox>
                    <w:txbxContent>
                      <w:p w:rsidRPr="0084274F" w:rsidR="00804EEF" w:rsidP="00AF4D08" w:rsidRDefault="00804EEF" w14:paraId="7DC9271B" w14:textId="77777777">
                        <w:pPr>
                          <w:rPr>
                            <w:b/>
                            <w:color w:val="7030A0"/>
                          </w:rPr>
                        </w:pPr>
                        <w:r>
                          <w:rPr>
                            <w:b/>
                            <w:color w:val="7030A0"/>
                          </w:rPr>
                          <w:t>button_background</w:t>
                        </w:r>
                      </w:p>
                      <w:p w:rsidR="00804EEF" w:rsidP="00AF4D08" w:rsidRDefault="00804EEF" w14:paraId="54FB91A3" w14:textId="77777777"/>
                    </w:txbxContent>
                  </v:textbox>
                </v:shape>
              </w:pict>
            </mc:Fallback>
          </mc:AlternateContent>
        </w:r>
        <w:r w:rsidRPr="00243B1E" w:rsidDel="00C31FAB" w:rsidR="00276419">
          <w:rPr>
            <w:rFonts w:cs="Arial"/>
            <w:noProof/>
          </w:rPr>
          <mc:AlternateContent>
            <mc:Choice Requires="wps">
              <w:drawing>
                <wp:anchor distT="0" distB="0" distL="114300" distR="114300" simplePos="0" relativeHeight="251636224" behindDoc="0" locked="0" layoutInCell="1" allowOverlap="1" wp14:anchorId="72CA6F40" wp14:editId="503BDF6F">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A63ED89">
                <v:shape id="Straight Arrow Connector 301"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w14:anchorId="1ED558DB">
                  <v:stroke endarrow="open"/>
                  <v:shadow on="t" color="black" opacity="24903f" offset="0,.55556mm" origin=",.5"/>
                </v:shape>
              </w:pict>
            </mc:Fallback>
          </mc:AlternateContent>
        </w:r>
        <w:r w:rsidRPr="00243B1E" w:rsidDel="00C31FAB" w:rsidR="00AF4D08">
          <w:rPr>
            <w:rFonts w:cs="Arial"/>
            <w:noProof/>
          </w:rPr>
          <mc:AlternateContent>
            <mc:Choice Requires="wps">
              <w:drawing>
                <wp:anchor distT="0" distB="0" distL="114300" distR="114300" simplePos="0" relativeHeight="251621888" behindDoc="0" locked="0" layoutInCell="1" allowOverlap="1" wp14:anchorId="12D68B63" wp14:editId="23F794BF">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rsidRPr="0084274F" w:rsidR="00804EEF" w:rsidP="00AF4D08" w:rsidRDefault="00804EEF" w14:paraId="20B2CDD8" w14:textId="77777777">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rsidRPr="0084274F" w:rsidR="00804EEF" w:rsidP="00AF4D08" w:rsidRDefault="00804EEF" w14:paraId="068FA8FF" w14:textId="77777777">
                              <w:pPr>
                                <w:rPr>
                                  <w:b/>
                                  <w:color w:val="7030A0"/>
                                </w:rPr>
                              </w:pPr>
                              <w:r>
                                <w:rPr>
                                  <w:b/>
                                  <w:color w:val="7030A0"/>
                                </w:rPr>
                                <w:t>actionbar_background_end_c</w:t>
                              </w:r>
                              <w:r w:rsidRPr="0084274F">
                                <w:rPr>
                                  <w:b/>
                                  <w:color w:val="7030A0"/>
                                </w:rPr>
                                <w:t>olor</w:t>
                              </w:r>
                            </w:p>
                            <w:p w:rsidR="00804EEF" w:rsidP="00AF4D08" w:rsidRDefault="00804EEF" w14:paraId="5052E3BA"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393BE9E">
                <v:shape id="_x0000_s1037"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" w14:anchorId="12D68B63">
                  <v:textbox>
                    <w:txbxContent>
                      <w:p w:rsidRPr="0084274F" w:rsidR="00804EEF" w:rsidP="00AF4D08" w:rsidRDefault="00804EEF" w14:paraId="198EAD4B" w14:textId="77777777">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rsidRPr="0084274F" w:rsidR="00804EEF" w:rsidP="00AF4D08" w:rsidRDefault="00804EEF" w14:paraId="744F8CC4" w14:textId="77777777">
                        <w:pPr>
                          <w:rPr>
                            <w:b/>
                            <w:color w:val="7030A0"/>
                          </w:rPr>
                        </w:pPr>
                        <w:r>
                          <w:rPr>
                            <w:b/>
                            <w:color w:val="7030A0"/>
                          </w:rPr>
                          <w:t>actionbar_background_end_c</w:t>
                        </w:r>
                        <w:r w:rsidRPr="0084274F">
                          <w:rPr>
                            <w:b/>
                            <w:color w:val="7030A0"/>
                          </w:rPr>
                          <w:t>olor</w:t>
                        </w:r>
                      </w:p>
                      <w:p w:rsidR="00804EEF" w:rsidP="00AF4D08" w:rsidRDefault="00804EEF" w14:paraId="5C7F71A3" w14:textId="77777777"/>
                    </w:txbxContent>
                  </v:textbox>
                </v:shape>
              </w:pict>
            </mc:Fallback>
          </mc:AlternateContent>
        </w:r>
        <w:r w:rsidRPr="00243B1E" w:rsidDel="00C31FAB" w:rsidR="00AF4D08">
          <w:rPr>
            <w:rFonts w:cs="Arial"/>
            <w:noProof/>
          </w:rPr>
          <mc:AlternateContent>
            <mc:Choice Requires="wps">
              <w:drawing>
                <wp:anchor distT="0" distB="0" distL="114300" distR="114300" simplePos="0" relativeHeight="251664896" behindDoc="0" locked="0" layoutInCell="1" allowOverlap="1" wp14:anchorId="6D1C7904" wp14:editId="6C121AAE">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rsidRPr="0084274F" w:rsidR="00804EEF" w:rsidP="00AF4D08" w:rsidRDefault="00804EEF" w14:paraId="16F72D0A" w14:textId="25806381">
                              <w:pPr>
                                <w:rPr>
                                  <w:b/>
                                  <w:color w:val="7030A0"/>
                                </w:rPr>
                              </w:pPr>
                              <w:r>
                                <w:rPr>
                                  <w:b/>
                                  <w:color w:val="7030A0"/>
                                </w:rPr>
                                <w:t>Actionbar_hamburger_menu</w:t>
                              </w:r>
                            </w:p>
                            <w:p w:rsidR="00804EEF" w:rsidP="00AF4D08" w:rsidRDefault="00804EEF" w14:paraId="2387A3A3"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FF51E77">
                <v:shape id="_x0000_s1038" style="position:absolute;margin-left:322.5pt;margin-top:-21.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" w14:anchorId="6D1C7904">
                  <v:textbox>
                    <w:txbxContent>
                      <w:p w:rsidRPr="0084274F" w:rsidR="00804EEF" w:rsidP="00AF4D08" w:rsidRDefault="00804EEF" w14:paraId="54418038" w14:textId="25806381">
                        <w:pPr>
                          <w:rPr>
                            <w:b/>
                            <w:color w:val="7030A0"/>
                          </w:rPr>
                        </w:pPr>
                        <w:r>
                          <w:rPr>
                            <w:b/>
                            <w:color w:val="7030A0"/>
                          </w:rPr>
                          <w:t>Actionbar_hamburger_menu</w:t>
                        </w:r>
                      </w:p>
                      <w:p w:rsidR="00804EEF" w:rsidP="00AF4D08" w:rsidRDefault="00804EEF" w14:paraId="4D56BDA5" w14:textId="77777777"/>
                    </w:txbxContent>
                  </v:textbox>
                </v:shape>
              </w:pict>
            </mc:Fallback>
          </mc:AlternateContent>
        </w:r>
        <w:r w:rsidRPr="00243B1E" w:rsidDel="00C31FAB" w:rsidR="00AF4D08">
          <w:rPr>
            <w:rFonts w:cs="Arial"/>
            <w:noProof/>
          </w:rPr>
          <mc:AlternateContent>
            <mc:Choice Requires="wps">
              <w:drawing>
                <wp:anchor distT="0" distB="0" distL="114300" distR="114300" simplePos="0" relativeHeight="251628032" behindDoc="0" locked="0" layoutInCell="1" allowOverlap="1" wp14:anchorId="5D4954E6" wp14:editId="0D96875D">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4F2AD3" w:rsidR="00804EEF" w:rsidP="00AF4D08" w:rsidRDefault="00804EEF" w14:paraId="43F737D1" w14:textId="77777777">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rsidR="00804EEF" w:rsidP="00AF4D08" w:rsidRDefault="00804EEF" w14:paraId="7E251F6B"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19D7C62E">
                <v:shape id="_x0000_s1039"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7pJgIAACU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" w14:anchorId="5D4954E6">
                  <v:textbox>
                    <w:txbxContent>
                      <w:p w:rsidRPr="004F2AD3" w:rsidR="00804EEF" w:rsidP="00AF4D08" w:rsidRDefault="00804EEF" w14:paraId="4CE32832" w14:textId="77777777">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rsidR="00804EEF" w:rsidP="00AF4D08" w:rsidRDefault="00804EEF" w14:paraId="7F2C94BE" w14:textId="77777777"/>
                    </w:txbxContent>
                  </v:textbox>
                </v:shape>
              </w:pict>
            </mc:Fallback>
          </mc:AlternateContent>
        </w:r>
        <w:r w:rsidRPr="00243B1E" w:rsidDel="00C31FAB" w:rsidR="00AF4D08">
          <w:rPr>
            <w:rFonts w:cs="Arial"/>
            <w:noProof/>
          </w:rPr>
          <mc:AlternateContent>
            <mc:Choice Requires="wps">
              <w:drawing>
                <wp:anchor distT="0" distB="0" distL="114300" distR="114300" simplePos="0" relativeHeight="251660800" behindDoc="0" locked="0" layoutInCell="1" allowOverlap="1" wp14:anchorId="134D42CD" wp14:editId="62D3C1E4">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B096DB8">
                <v:shape id="Straight Arrow Connector 294"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w14:anchorId="49ED4BBD">
                  <v:stroke endarrow="open"/>
                  <v:shadow on="t" color="black" opacity="24903f" offset="0,.55556mm" origin=",.5"/>
                </v:shape>
              </w:pict>
            </mc:Fallback>
          </mc:AlternateContent>
        </w:r>
        <w:r w:rsidRPr="00B76B4F" w:rsidDel="00C31FAB" w:rsidR="0008715E">
          <w:rPr>
            <w:rFonts w:cs="Arial"/>
            <w:noProof/>
          </w:rPr>
          <w:drawing>
            <wp:inline distT="0" distB="0" distL="0" distR="0" wp14:anchorId="7DD79468" wp14:editId="51570361">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del>
      <w:r w:rsidRPr="008D6FA5" w:rsidR="00AF4D08">
        <w:rPr>
          <w:rFonts w:cs="Arial"/>
        </w:rPr>
        <w:tab/>
      </w:r>
    </w:p>
    <w:p w:rsidR="00243B1E" w:rsidP="00116FD5" w:rsidRDefault="00243B1E" w14:paraId="20DF5568" w14:textId="3D7680EB">
      <w:pPr>
        <w:pStyle w:val="Heading4"/>
        <w:numPr>
          <w:ilvl w:val="0"/>
          <w:numId w:val="0"/>
        </w:numPr>
        <w:rPr>
          <w:rFonts w:cs="Arial" w:eastAsiaTheme="minorEastAsia"/>
          <w:i w:val="0"/>
        </w:rPr>
      </w:pPr>
      <w:bookmarkStart w:name="_Toc444883185" w:id="124"/>
    </w:p>
    <w:p w:rsidRPr="00243B1E" w:rsidR="00C31FAB" w:rsidP="00243B1E" w:rsidRDefault="009B380D" w14:paraId="20E7D917" w14:textId="7F373996">
      <w:pPr>
        <w:pStyle w:val="Heading4"/>
        <w:numPr>
          <w:ilvl w:val="0"/>
          <w:numId w:val="0"/>
        </w:numPr>
        <w:rPr>
          <w:ins w:author="Kumar, Sampath" w:date="2017-09-14T15:07:00Z" w:id="125"/>
          <w:rFonts w:cs="Arial" w:eastAsiaTheme="minorEastAsia"/>
          <w:i w:val="0"/>
        </w:rPr>
      </w:pPr>
      <w:r>
        <w:rPr>
          <w:rFonts w:cs="Arial" w:eastAsiaTheme="minorEastAsia"/>
          <w:i w:val="0"/>
        </w:rPr>
        <w:t xml:space="preserve">7.2 </w:t>
      </w:r>
      <w:r w:rsidR="00116FD5">
        <w:rPr>
          <w:rFonts w:cs="Arial" w:eastAsiaTheme="minorEastAsia"/>
          <w:i w:val="0"/>
        </w:rPr>
        <w:t xml:space="preserve"> </w:t>
      </w:r>
      <w:r w:rsidR="00273453">
        <w:rPr>
          <w:rFonts w:cs="Arial" w:eastAsiaTheme="minorEastAsia"/>
          <w:i w:val="0"/>
        </w:rPr>
        <w:t>Product m</w:t>
      </w:r>
      <w:r w:rsidRPr="00955BF5" w:rsidR="009D4173">
        <w:rPr>
          <w:rFonts w:cs="Arial" w:eastAsiaTheme="minorEastAsia"/>
          <w:i w:val="0"/>
        </w:rPr>
        <w:t>enu configuration</w:t>
      </w:r>
      <w:bookmarkEnd w:id="124"/>
    </w:p>
    <w:p w:rsidRPr="00C31FAB" w:rsidR="00C31FAB" w:rsidRDefault="00C31FAB" w14:paraId="798017C0" w14:textId="3A11A7CD">
      <w:pPr>
        <w:rPr>
          <w:rFonts w:eastAsiaTheme="minorEastAsia"/>
        </w:rPr>
        <w:pPrChange w:author="Kumar, Sampath" w:date="2017-09-14T15:07:00Z" w:id="126">
          <w:pPr>
            <w:pStyle w:val="Heading4"/>
            <w:numPr>
              <w:ilvl w:val="0"/>
              <w:numId w:val="0"/>
            </w:numPr>
          </w:pPr>
        </w:pPrChange>
      </w:pPr>
    </w:p>
    <w:p w:rsidRPr="00D118C2" w:rsidR="00D118C2" w:rsidP="00D118C2" w:rsidRDefault="00D118C2" w14:paraId="479313DB" w14:textId="4F2ACF21">
      <w:pPr>
        <w:rPr>
          <w:rFonts w:eastAsiaTheme="minorEastAsia"/>
        </w:rPr>
      </w:pPr>
    </w:p>
    <w:p w:rsidR="000E265C" w:rsidP="009D4173" w:rsidRDefault="00EF761E" w14:paraId="567F2729" w14:textId="25465E68">
      <w:pPr>
        <w:rPr>
          <w:ins w:author="Kumar, Sampath" w:date="2017-09-14T15:34:00Z" w:id="127"/>
          <w:rFonts w:cs="Arial" w:eastAsiaTheme="minorEastAsia"/>
        </w:rPr>
      </w:pPr>
      <w:ins w:author="Kumar, Sampath" w:date="2017-09-14T15:32:00Z" w:id="128">
        <w:r w:rsidRPr="00804EEF">
          <w:rPr>
            <w:rFonts w:cs="Arial"/>
            <w:noProof/>
          </w:rPr>
          <mc:AlternateContent>
            <mc:Choice Requires="wps">
              <w:drawing>
                <wp:anchor distT="0" distB="0" distL="114300" distR="114300" simplePos="0" relativeHeight="251708928" behindDoc="0" locked="0" layoutInCell="1" allowOverlap="1" wp14:anchorId="6B50A2DC" wp14:editId="565737C3">
                  <wp:simplePos x="0" y="0"/>
                  <wp:positionH relativeFrom="column">
                    <wp:posOffset>4282440</wp:posOffset>
                  </wp:positionH>
                  <wp:positionV relativeFrom="paragraph">
                    <wp:posOffset>2986405</wp:posOffset>
                  </wp:positionV>
                  <wp:extent cx="2374265" cy="533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195429" w:rsidRDefault="00804EEF" w14:paraId="5C9CAC31" w14:textId="77777777">
                              <w:pPr>
                                <w:rPr>
                                  <w:b/>
                                  <w:color w:val="7030A0"/>
                                </w:rPr>
                              </w:pPr>
                              <w:r>
                                <w:rPr>
                                  <w:b/>
                                  <w:color w:val="7030A0"/>
                                </w:rPr>
                                <w:t>product_menu_title</w:t>
                              </w:r>
                            </w:p>
                            <w:p w:rsidR="00804EEF" w:rsidP="00195429" w:rsidRDefault="00804EEF" w14:paraId="0186C22D"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44B4FD2D">
                <v:shape id="_x0000_s1040" style="position:absolute;margin-left:337.2pt;margin-top:235.15pt;width:186.95pt;height:42pt;z-index:2517089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" w14:anchorId="6B50A2DC">
                  <v:textbox>
                    <w:txbxContent>
                      <w:p w:rsidRPr="00A202CB" w:rsidR="00804EEF" w:rsidP="00195429" w:rsidRDefault="00804EEF" w14:paraId="3A57F01A" w14:textId="77777777">
                        <w:pPr>
                          <w:rPr>
                            <w:b/>
                            <w:color w:val="7030A0"/>
                          </w:rPr>
                        </w:pPr>
                        <w:r>
                          <w:rPr>
                            <w:b/>
                            <w:color w:val="7030A0"/>
                          </w:rPr>
                          <w:t>product_menu_title</w:t>
                        </w:r>
                      </w:p>
                      <w:p w:rsidR="00804EEF" w:rsidP="00195429" w:rsidRDefault="00804EEF" w14:paraId="313E1BB6" w14:textId="77777777"/>
                    </w:txbxContent>
                  </v:textbox>
                </v:shape>
              </w:pict>
            </mc:Fallback>
          </mc:AlternateContent>
        </w:r>
      </w:ins>
      <w:ins w:author="Kumar, Sampath" w:date="2017-09-14T15:31:00Z" w:id="129">
        <w:r w:rsidRPr="00EF761E">
          <w:rPr>
            <w:rFonts w:cs="Arial"/>
            <w:noProof/>
          </w:rPr>
          <mc:AlternateContent>
            <mc:Choice Requires="wps">
              <w:drawing>
                <wp:anchor distT="0" distB="0" distL="114300" distR="114300" simplePos="0" relativeHeight="251706880" behindDoc="0" locked="0" layoutInCell="1" allowOverlap="1" wp14:anchorId="512C206F" wp14:editId="5BD20523">
                  <wp:simplePos x="0" y="0"/>
                  <wp:positionH relativeFrom="column">
                    <wp:posOffset>2680970</wp:posOffset>
                  </wp:positionH>
                  <wp:positionV relativeFrom="paragraph">
                    <wp:posOffset>3101340</wp:posOffset>
                  </wp:positionV>
                  <wp:extent cx="1190625" cy="0"/>
                  <wp:effectExtent l="0" t="76200" r="28575" b="152400"/>
                  <wp:wrapNone/>
                  <wp:docPr id="23" name="Straight Arrow Connector 2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0AE9A05">
                <v:shape id="Straight Arrow Connector 23" style="position:absolute;margin-left:211.1pt;margin-top:244.2pt;width:93.75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" w14:anchorId="12A393CC">
                  <v:stroke endarrow="open"/>
                  <v:shadow on="t" color="black" opacity="24903f" offset="0,.55556mm" origin=",.5"/>
                </v:shape>
              </w:pict>
            </mc:Fallback>
          </mc:AlternateContent>
        </w:r>
      </w:ins>
      <w:ins w:author="Kumar, Sampath" w:date="2017-09-14T15:09:00Z" w:id="130">
        <w:r w:rsidRPr="00EF761E" w:rsidR="00C31FAB">
          <w:rPr>
            <w:rFonts w:cs="Arial"/>
            <w:noProof/>
          </w:rPr>
          <w:drawing>
            <wp:inline distT="0" distB="0" distL="0" distR="0" wp14:anchorId="61729652" wp14:editId="35356873">
              <wp:extent cx="3855038" cy="6852965"/>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Info.png"/>
                      <pic:cNvPicPr/>
                    </pic:nvPicPr>
                    <pic:blipFill>
                      <a:blip r:embed="rId14">
                        <a:extLst>
                          <a:ext uri="{28A0092B-C50C-407E-A947-70E740481C1C}">
                            <a14:useLocalDpi xmlns:a14="http://schemas.microsoft.com/office/drawing/2010/main" val="0"/>
                          </a:ext>
                        </a:extLst>
                      </a:blip>
                      <a:stretch>
                        <a:fillRect/>
                      </a:stretch>
                    </pic:blipFill>
                    <pic:spPr>
                      <a:xfrm>
                        <a:off x="0" y="0"/>
                        <a:ext cx="3860246" cy="6862223"/>
                      </a:xfrm>
                      <a:prstGeom prst="rect">
                        <a:avLst/>
                      </a:prstGeom>
                    </pic:spPr>
                  </pic:pic>
                </a:graphicData>
              </a:graphic>
            </wp:inline>
          </w:drawing>
        </w:r>
      </w:ins>
    </w:p>
    <w:p w:rsidR="000E265C" w:rsidP="009D4173" w:rsidRDefault="000E265C" w14:paraId="28BF5C4D" w14:textId="77777777">
      <w:pPr>
        <w:rPr>
          <w:ins w:author="Kumar, Sampath" w:date="2017-09-14T15:34:00Z" w:id="131"/>
          <w:rFonts w:cs="Arial" w:eastAsiaTheme="minorEastAsia"/>
        </w:rPr>
      </w:pPr>
    </w:p>
    <w:p w:rsidR="000E265C" w:rsidP="009D4173" w:rsidRDefault="000E265C" w14:paraId="5044CACA" w14:textId="77777777">
      <w:pPr>
        <w:rPr>
          <w:ins w:author="Kumar, Sampath" w:date="2017-09-14T15:34:00Z" w:id="132"/>
          <w:rFonts w:cs="Arial" w:eastAsiaTheme="minorEastAsia"/>
        </w:rPr>
      </w:pPr>
    </w:p>
    <w:p w:rsidR="000E265C" w:rsidP="009D4173" w:rsidRDefault="000E265C" w14:paraId="7A2498E5" w14:textId="77777777">
      <w:pPr>
        <w:rPr>
          <w:ins w:author="Kumar, Sampath" w:date="2017-09-14T15:34:00Z" w:id="133"/>
          <w:rFonts w:cs="Arial" w:eastAsiaTheme="minorEastAsia"/>
        </w:rPr>
      </w:pPr>
    </w:p>
    <w:p w:rsidRPr="008D6FA5" w:rsidR="009D4173" w:rsidP="009D4173" w:rsidRDefault="000819CC" w14:paraId="4F0A2A11" w14:textId="0B225E18">
      <w:pPr>
        <w:rPr>
          <w:rFonts w:cs="Arial" w:eastAsiaTheme="minorEastAsia"/>
        </w:rPr>
      </w:pPr>
      <w:del w:author="Kumar, Sampath" w:date="2017-09-14T15:08:00Z" w:id="134">
        <w:r w:rsidRPr="00804EEF" w:rsidDel="00C31FAB">
          <w:rPr>
            <w:rFonts w:cs="Arial"/>
            <w:noProof/>
          </w:rPr>
          <mc:AlternateContent>
            <mc:Choice Requires="wps">
              <w:drawing>
                <wp:anchor distT="0" distB="0" distL="114300" distR="114300" simplePos="0" relativeHeight="251692544" behindDoc="0" locked="0" layoutInCell="1" allowOverlap="1" wp14:anchorId="7FF9A667" wp14:editId="1C7B64E3">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0819CC" w:rsidRDefault="00804EEF" w14:paraId="0879EA29" w14:textId="45346D55">
                              <w:pPr>
                                <w:rPr>
                                  <w:b/>
                                  <w:color w:val="7030A0"/>
                                </w:rPr>
                              </w:pPr>
                              <w:r>
                                <w:rPr>
                                  <w:b/>
                                  <w:color w:val="7030A0"/>
                                </w:rPr>
                                <w:t>product_menu_title</w:t>
                              </w:r>
                            </w:p>
                            <w:p w:rsidR="00804EEF" w:rsidP="000819CC" w:rsidRDefault="00804EEF" w14:paraId="4818CE28"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60612CB1">
                <v:shape id="_x0000_s1041"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" w14:anchorId="7FF9A667">
                  <v:textbox>
                    <w:txbxContent>
                      <w:p w:rsidRPr="00A202CB" w:rsidR="00804EEF" w:rsidP="000819CC" w:rsidRDefault="00804EEF" w14:paraId="7B64BF79" w14:textId="45346D55">
                        <w:pPr>
                          <w:rPr>
                            <w:b/>
                            <w:color w:val="7030A0"/>
                          </w:rPr>
                        </w:pPr>
                        <w:r>
                          <w:rPr>
                            <w:b/>
                            <w:color w:val="7030A0"/>
                          </w:rPr>
                          <w:t>product_menu_title</w:t>
                        </w:r>
                      </w:p>
                      <w:p w:rsidR="00804EEF" w:rsidP="000819CC" w:rsidRDefault="00804EEF" w14:paraId="48ED775B" w14:textId="77777777"/>
                    </w:txbxContent>
                  </v:textbox>
                </v:shape>
              </w:pict>
            </mc:Fallback>
          </mc:AlternateContent>
        </w:r>
        <w:r w:rsidRPr="00804EEF" w:rsidDel="00C31FAB">
          <w:rPr>
            <w:rFonts w:cs="Arial"/>
            <w:noProof/>
          </w:rPr>
          <mc:AlternateContent>
            <mc:Choice Requires="wps">
              <w:drawing>
                <wp:anchor distT="0" distB="0" distL="114300" distR="114300" simplePos="0" relativeHeight="251690496" behindDoc="0" locked="0" layoutInCell="1" allowOverlap="1" wp14:anchorId="7A0AF6D7" wp14:editId="51FC79E4">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D3E0A64">
                <v:shape id="Straight Arrow Connector 7"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w14:anchorId="27B76F87">
                  <v:stroke endarrow="open"/>
                  <v:shadow on="t" color="black" opacity="24903f" offset="0,.55556mm" origin=",.5"/>
                </v:shape>
              </w:pict>
            </mc:Fallback>
          </mc:AlternateContent>
        </w:r>
        <w:r w:rsidRPr="00674E72" w:rsidDel="00C31FAB">
          <w:rPr>
            <w:rFonts w:cs="Arial"/>
            <w:noProof/>
          </w:rPr>
          <mc:AlternateContent>
            <mc:Choice Requires="wps">
              <w:drawing>
                <wp:anchor distT="0" distB="0" distL="114300" distR="114300" simplePos="0" relativeHeight="251688448" behindDoc="0" locked="0" layoutInCell="1" allowOverlap="1" wp14:anchorId="0FBBF4D9" wp14:editId="5DDCEE80">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rsidRPr="00A202CB" w:rsidR="00804EEF" w:rsidP="000819CC" w:rsidRDefault="00804EEF" w14:paraId="5F298EC5" w14:textId="5489DCDE">
                              <w:pPr>
                                <w:rPr>
                                  <w:b/>
                                  <w:color w:val="7030A0"/>
                                </w:rPr>
                              </w:pPr>
                              <w:r>
                                <w:rPr>
                                  <w:b/>
                                  <w:color w:val="7030A0"/>
                                </w:rPr>
                                <w:t>actionbar_back_button</w:t>
                              </w:r>
                            </w:p>
                            <w:p w:rsidR="00804EEF" w:rsidP="000819CC" w:rsidRDefault="00804EEF" w14:paraId="58570092" w14:textId="777777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7EACAA95">
                <v:shape id="_x0000_s104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" w14:anchorId="0FBBF4D9">
                  <v:textbox>
                    <w:txbxContent>
                      <w:p w:rsidRPr="00A202CB" w:rsidR="00804EEF" w:rsidP="000819CC" w:rsidRDefault="00804EEF" w14:paraId="405F3587" w14:textId="5489DCDE">
                        <w:pPr>
                          <w:rPr>
                            <w:b/>
                            <w:color w:val="7030A0"/>
                          </w:rPr>
                        </w:pPr>
                        <w:r>
                          <w:rPr>
                            <w:b/>
                            <w:color w:val="7030A0"/>
                          </w:rPr>
                          <w:t>actionbar_back_button</w:t>
                        </w:r>
                      </w:p>
                      <w:p w:rsidR="00804EEF" w:rsidP="000819CC" w:rsidRDefault="00804EEF" w14:paraId="23CDDF4E" w14:textId="77777777"/>
                    </w:txbxContent>
                  </v:textbox>
                </v:shape>
              </w:pict>
            </mc:Fallback>
          </mc:AlternateContent>
        </w:r>
        <w:r w:rsidRPr="00674E72" w:rsidDel="00C31FAB">
          <w:rPr>
            <w:rFonts w:cs="Arial"/>
            <w:noProof/>
          </w:rPr>
          <mc:AlternateContent>
            <mc:Choice Requires="wps">
              <w:drawing>
                <wp:anchor distT="0" distB="0" distL="114300" distR="114300" simplePos="0" relativeHeight="251686400" behindDoc="0" locked="0" layoutInCell="1" allowOverlap="1" wp14:anchorId="4C1E42E1" wp14:editId="7FB69A0F">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12717A8">
                <v:shape id="Straight Arrow Connector 5"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w14:anchorId="46437913">
                  <v:stroke endarrow="open"/>
                  <v:shadow on="t" color="black" opacity="24903f" offset="0,.55556mm" origin=",.5"/>
                </v:shape>
              </w:pict>
            </mc:Fallback>
          </mc:AlternateContent>
        </w:r>
        <w:r w:rsidRPr="00CA7A9A" w:rsidDel="00C31FAB" w:rsidR="00AA30E0">
          <w:rPr>
            <w:rFonts w:eastAsiaTheme="minorEastAsia"/>
            <w:noProof/>
            <w:rPrChange w:author="Unknown" w:id="135">
              <w:rPr>
                <w:noProof/>
              </w:rPr>
            </w:rPrChange>
          </w:rPr>
          <w:drawing>
            <wp:inline distT="0" distB="0" distL="0" distR="0" wp14:anchorId="5B18D5AC" wp14:editId="56123368">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del>
    </w:p>
    <w:p w:rsidR="000173FB" w:rsidP="0764CD8C" w:rsidRDefault="000173FB" w14:paraId="1A980C97" w14:textId="604C2D3E" w14:noSpellErr="1">
      <w:pPr>
        <w:pStyle w:val="Heading2"/>
        <w:numPr>
          <w:ilvl w:val="1"/>
          <w:numId w:val="17"/>
        </w:numPr>
        <w:rPr>
          <w:rFonts w:eastAsia="ＭＳ 明朝" w:cs="Arial" w:eastAsiaTheme="minorEastAsia"/>
        </w:rPr>
      </w:pPr>
      <w:bookmarkStart w:name="_Toc444883186" w:id="137"/>
      <w:bookmarkStart w:name="_Toc493440866" w:id="138"/>
      <w:r w:rsidRPr="0764CD8C" w:rsidR="0764CD8C">
        <w:rPr>
          <w:rFonts w:eastAsia="ＭＳ 明朝" w:cs="Arial" w:eastAsiaTheme="minorEastAsia"/>
        </w:rPr>
        <w:t>Social provider configuration</w:t>
      </w:r>
      <w:bookmarkEnd w:id="137"/>
      <w:bookmarkEnd w:id="138"/>
    </w:p>
    <w:p w:rsidR="00C31FAB" w:rsidRDefault="00C31FAB" w14:paraId="330AD6A4" w14:textId="6678C3F9">
      <w:pPr>
        <w:pStyle w:val="BodyText"/>
        <w:rPr>
          <w:ins w:author="Kumar, Sampath" w:date="2017-09-14T15:09:00Z" w:id="139"/>
          <w:rFonts w:eastAsiaTheme="minorEastAsia"/>
        </w:rPr>
        <w:pPrChange w:author="Kumar, Sampath" w:date="2017-09-14T15:09:00Z" w:id="140">
          <w:pPr>
            <w:pStyle w:val="Heading2"/>
            <w:numPr>
              <w:numId w:val="17"/>
            </w:numPr>
          </w:pPr>
        </w:pPrChange>
      </w:pPr>
    </w:p>
    <w:p w:rsidRPr="007371DC" w:rsidR="00C31FAB" w:rsidRDefault="00EF761E" w14:paraId="41D91550" w14:textId="5333F863">
      <w:pPr>
        <w:pStyle w:val="BodyText"/>
        <w:rPr>
          <w:rFonts w:eastAsiaTheme="minorEastAsia"/>
        </w:rPr>
        <w:pPrChange w:author="Kumar, Sampath" w:date="2017-09-14T15:09:00Z" w:id="141">
          <w:pPr>
            <w:pStyle w:val="Heading2"/>
            <w:numPr>
              <w:numId w:val="17"/>
            </w:numPr>
          </w:pPr>
        </w:pPrChange>
      </w:pPr>
      <w:ins w:author="Kumar, Sampath" w:date="2017-09-14T15:35:00Z" w:id="142">
        <w:r w:rsidRPr="00EF761E">
          <w:rPr>
            <w:rFonts w:cs="Arial"/>
            <w:noProof/>
          </w:rPr>
          <mc:AlternateContent>
            <mc:Choice Requires="wps">
              <w:drawing>
                <wp:anchor distT="0" distB="0" distL="114300" distR="114300" simplePos="0" relativeHeight="251713024" behindDoc="0" locked="0" layoutInCell="1" allowOverlap="1" wp14:anchorId="37FFAF72" wp14:editId="6BF046CD">
                  <wp:simplePos x="0" y="0"/>
                  <wp:positionH relativeFrom="column">
                    <wp:posOffset>4168775</wp:posOffset>
                  </wp:positionH>
                  <wp:positionV relativeFrom="paragraph">
                    <wp:posOffset>5429885</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rsidR="00804EEF" w:rsidP="000E265C" w:rsidRDefault="00804EEF" w14:paraId="4573AA65" w14:textId="77777777">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5F0C8BE">
                <v:shape id="_x0000_s1043" style="position:absolute;margin-left:328.25pt;margin-top:427.55pt;width:153.75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" w14:anchorId="37FFAF72">
                  <v:textbox>
                    <w:txbxContent>
                      <w:p w:rsidR="00804EEF" w:rsidP="000E265C" w:rsidRDefault="00804EEF" w14:paraId="26D48767" w14:textId="77777777">
                        <w:r w:rsidRPr="0025043B">
                          <w:rPr>
                            <w:rFonts w:cs="Arial"/>
                            <w:b/>
                            <w:color w:val="7030A0"/>
                            <w:szCs w:val="24"/>
                          </w:rPr>
                          <w:t>social_service_provider_menu_title</w:t>
                        </w:r>
                      </w:p>
                    </w:txbxContent>
                  </v:textbox>
                </v:shape>
              </w:pict>
            </mc:Fallback>
          </mc:AlternateContent>
        </w:r>
        <w:r w:rsidRPr="00EF761E">
          <w:rPr>
            <w:rFonts w:cs="Arial"/>
            <w:noProof/>
          </w:rPr>
          <mc:AlternateContent>
            <mc:Choice Requires="wps">
              <w:drawing>
                <wp:anchor distT="0" distB="0" distL="114300" distR="114300" simplePos="0" relativeHeight="251710976" behindDoc="0" locked="0" layoutInCell="1" allowOverlap="1" wp14:anchorId="4BE0B63B" wp14:editId="0BCCD512">
                  <wp:simplePos x="0" y="0"/>
                  <wp:positionH relativeFrom="column">
                    <wp:posOffset>2340610</wp:posOffset>
                  </wp:positionH>
                  <wp:positionV relativeFrom="paragraph">
                    <wp:posOffset>5658485</wp:posOffset>
                  </wp:positionV>
                  <wp:extent cx="1809750" cy="0"/>
                  <wp:effectExtent l="0" t="76200" r="19050" b="152400"/>
                  <wp:wrapNone/>
                  <wp:docPr id="26" name="Straight Arrow Connector 26"/>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E8E5ABA">
                <v:shape id="Straight Arrow Connector 26" style="position:absolute;margin-left:184.3pt;margin-top:445.55pt;width:142.5pt;height: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" w14:anchorId="78775E82">
                  <v:stroke endarrow="open"/>
                  <v:shadow on="t" color="black" opacity="24903f" offset="0,.55556mm" origin=",.5"/>
                </v:shape>
              </w:pict>
            </mc:Fallback>
          </mc:AlternateContent>
        </w:r>
      </w:ins>
      <w:ins w:author="Kumar, Sampath" w:date="2017-09-14T15:36:00Z" w:id="143">
        <w:r w:rsidRPr="00804EEF" w:rsidR="000E265C">
          <w:rPr>
            <w:rFonts w:cs="Arial"/>
            <w:noProof/>
          </w:rPr>
          <mc:AlternateContent>
            <mc:Choice Requires="wps">
              <w:drawing>
                <wp:anchor distT="0" distB="0" distL="114300" distR="114300" simplePos="0" relativeHeight="251717120" behindDoc="0" locked="0" layoutInCell="1" allowOverlap="1" wp14:anchorId="53DCD491" wp14:editId="1CBA152E">
                  <wp:simplePos x="0" y="0"/>
                  <wp:positionH relativeFrom="column">
                    <wp:posOffset>4394835</wp:posOffset>
                  </wp:positionH>
                  <wp:positionV relativeFrom="paragraph">
                    <wp:posOffset>6353719</wp:posOffset>
                  </wp:positionV>
                  <wp:extent cx="1952625" cy="533400"/>
                  <wp:effectExtent l="0" t="0" r="952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rsidR="00804EEF" w:rsidP="000E265C" w:rsidRDefault="00804EEF" w14:paraId="6B317FFF" w14:textId="77777777">
                              <w:r w:rsidRPr="0025043B">
                                <w:rPr>
                                  <w:rFonts w:cs="Arial"/>
                                  <w:b/>
                                  <w:color w:val="7030A0"/>
                                  <w:szCs w:val="24"/>
                                </w:rPr>
                                <w:t>social_service_provider_menu_resources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15919DA">
                <v:shape id="_x0000_s1044" style="position:absolute;margin-left:346.05pt;margin-top:500.3pt;width:153.75pt;height:4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" w14:anchorId="53DCD491">
                  <v:textbox>
                    <w:txbxContent>
                      <w:p w:rsidR="00804EEF" w:rsidP="000E265C" w:rsidRDefault="00804EEF" w14:paraId="11D74956" w14:textId="77777777">
                        <w:r w:rsidRPr="0025043B">
                          <w:rPr>
                            <w:rFonts w:cs="Arial"/>
                            <w:b/>
                            <w:color w:val="7030A0"/>
                            <w:szCs w:val="24"/>
                          </w:rPr>
                          <w:t>social_service_provider_menu_resources</w:t>
                        </w:r>
                      </w:p>
                    </w:txbxContent>
                  </v:textbox>
                </v:shape>
              </w:pict>
            </mc:Fallback>
          </mc:AlternateContent>
        </w:r>
        <w:r w:rsidRPr="00EF761E" w:rsidR="000E265C">
          <w:rPr>
            <w:rFonts w:cs="Arial"/>
            <w:noProof/>
          </w:rPr>
          <mc:AlternateContent>
            <mc:Choice Requires="wps">
              <w:drawing>
                <wp:anchor distT="0" distB="0" distL="114300" distR="114300" simplePos="0" relativeHeight="251715072" behindDoc="0" locked="0" layoutInCell="1" allowOverlap="1" wp14:anchorId="7D3DC558" wp14:editId="33482F98">
                  <wp:simplePos x="0" y="0"/>
                  <wp:positionH relativeFrom="column">
                    <wp:posOffset>508635</wp:posOffset>
                  </wp:positionH>
                  <wp:positionV relativeFrom="paragraph">
                    <wp:posOffset>6233976</wp:posOffset>
                  </wp:positionV>
                  <wp:extent cx="3790950" cy="447675"/>
                  <wp:effectExtent l="57150" t="38100" r="95250" b="142875"/>
                  <wp:wrapNone/>
                  <wp:docPr id="30" name="Elbow Connector 30"/>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w14:anchorId="07F0FE3F">
                <v:shape id="Elbow Connector 30" style="position:absolute;margin-left:40.05pt;margin-top:490.85pt;width:298.5pt;height:35.2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79646 [3209]" strokeweight="2pt" type="#_x0000_t34" adj="-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" w14:anchorId="237B23DF">
                  <v:stroke endarrow="open"/>
                  <v:shadow on="t" color="black" opacity="24903f" offset="0,.55556mm" origin=",.5"/>
                </v:shape>
              </w:pict>
            </mc:Fallback>
          </mc:AlternateContent>
        </w:r>
      </w:ins>
      <w:ins w:author="Kumar, Sampath" w:date="2017-09-14T15:09:00Z" w:id="144">
        <w:r w:rsidR="00C31FAB">
          <w:rPr>
            <w:rFonts w:eastAsiaTheme="minorEastAsia"/>
            <w:noProof/>
            <w:rPrChange w:author="Unknown" w:id="145">
              <w:rPr>
                <w:b w:val="0"/>
                <w:noProof/>
              </w:rPr>
            </w:rPrChange>
          </w:rPr>
          <w:drawing>
            <wp:inline distT="0" distB="0" distL="0" distR="0" wp14:anchorId="499740E0" wp14:editId="3E20181A">
              <wp:extent cx="4025248" cy="71555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us.png"/>
                      <pic:cNvPicPr/>
                    </pic:nvPicPr>
                    <pic:blipFill>
                      <a:blip r:embed="rId16">
                        <a:extLst>
                          <a:ext uri="{28A0092B-C50C-407E-A947-70E740481C1C}">
                            <a14:useLocalDpi xmlns:a14="http://schemas.microsoft.com/office/drawing/2010/main" val="0"/>
                          </a:ext>
                        </a:extLst>
                      </a:blip>
                      <a:stretch>
                        <a:fillRect/>
                      </a:stretch>
                    </pic:blipFill>
                    <pic:spPr>
                      <a:xfrm>
                        <a:off x="0" y="0"/>
                        <a:ext cx="4033565" cy="7170328"/>
                      </a:xfrm>
                      <a:prstGeom prst="rect">
                        <a:avLst/>
                      </a:prstGeom>
                    </pic:spPr>
                  </pic:pic>
                </a:graphicData>
              </a:graphic>
            </wp:inline>
          </w:drawing>
        </w:r>
      </w:ins>
    </w:p>
    <w:p w:rsidRPr="008D6FA5" w:rsidR="004B7F90" w:rsidP="004B7F90" w:rsidRDefault="009F74E4" w14:paraId="7A157806" w14:textId="6DCB1923">
      <w:pPr>
        <w:tabs>
          <w:tab w:val="left" w:pos="7170"/>
        </w:tabs>
        <w:rPr>
          <w:rFonts w:cs="Arial"/>
        </w:rPr>
      </w:pPr>
      <w:del w:author="Kumar, Sampath" w:date="2017-09-14T15:09:00Z" w:id="146">
        <w:r w:rsidRPr="00B76B4F" w:rsidDel="00C31FAB">
          <w:rPr>
            <w:rFonts w:cs="Arial"/>
            <w:noProof/>
          </w:rPr>
          <w:lastRenderedPageBreak/>
          <mc:AlternateContent>
            <mc:Choice Requires="wps">
              <w:drawing>
                <wp:anchor distT="0" distB="0" distL="114300" distR="114300" simplePos="0" relativeHeight="251676160" behindDoc="0" locked="0" layoutInCell="1" allowOverlap="1" wp14:anchorId="6642FFA3" wp14:editId="239057AA">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rsidR="00804EEF" w:rsidP="004B7F90" w:rsidRDefault="00804EEF" w14:paraId="6C8BC360" w14:textId="77777777">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041BF4B">
                <v:shape id="_x0000_s1045"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" w14:anchorId="6642FFA3">
                  <v:textbox>
                    <w:txbxContent>
                      <w:p w:rsidR="00804EEF" w:rsidP="004B7F90" w:rsidRDefault="00804EEF" w14:paraId="2B642EEF" w14:textId="77777777">
                        <w:r w:rsidRPr="0025043B">
                          <w:rPr>
                            <w:rFonts w:cs="Arial"/>
                            <w:b/>
                            <w:color w:val="7030A0"/>
                            <w:szCs w:val="24"/>
                          </w:rPr>
                          <w:t>social_service_provider_menu_title</w:t>
                        </w:r>
                      </w:p>
                    </w:txbxContent>
                  </v:textbox>
                </v:shape>
              </w:pict>
            </mc:Fallback>
          </mc:AlternateContent>
        </w:r>
        <w:r w:rsidRPr="00643B92" w:rsidDel="00C31FAB">
          <w:rPr>
            <w:rFonts w:cs="Arial"/>
            <w:noProof/>
          </w:rPr>
          <mc:AlternateContent>
            <mc:Choice Requires="wps">
              <w:drawing>
                <wp:anchor distT="0" distB="0" distL="114300" distR="114300" simplePos="0" relativeHeight="251672064" behindDoc="0" locked="0" layoutInCell="1" allowOverlap="1" wp14:anchorId="03CCD812" wp14:editId="023DCA03">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1101CE7">
                <v:shape id="Straight Arrow Connector 329"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w14:anchorId="0F228E20">
                  <v:stroke endarrow="open"/>
                  <v:shadow on="t" color="black" opacity="24903f" offset="0,.55556mm" origin=",.5"/>
                </v:shape>
              </w:pict>
            </mc:Fallback>
          </mc:AlternateContent>
        </w:r>
        <w:r w:rsidRPr="00643B92" w:rsidDel="00C31FAB">
          <w:rPr>
            <w:rFonts w:cs="Arial"/>
            <w:noProof/>
          </w:rPr>
          <mc:AlternateContent>
            <mc:Choice Requires="wps">
              <w:drawing>
                <wp:anchor distT="0" distB="0" distL="114300" distR="114300" simplePos="0" relativeHeight="251684352" behindDoc="0" locked="0" layoutInCell="1" allowOverlap="1" wp14:anchorId="16F1DE52" wp14:editId="3FB672A5">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rsidRPr="00C228E3" w:rsidR="00804EEF" w:rsidP="004B7F90" w:rsidRDefault="00804EEF" w14:paraId="48D32865" w14:textId="77777777">
                              <w:pPr>
                                <w:rPr>
                                  <w:rFonts w:cs="Arial"/>
                                  <w:b/>
                                  <w:color w:val="7030A0"/>
                                  <w:szCs w:val="24"/>
                                </w:rPr>
                              </w:pPr>
                              <w:r>
                                <w:rPr>
                                  <w:rFonts w:cs="Arial"/>
                                  <w:b/>
                                  <w:color w:val="7030A0"/>
                                  <w:szCs w:val="24"/>
                                </w:rPr>
                                <w:t>actionbar_back_button</w:t>
                              </w:r>
                            </w:p>
                            <w:p w:rsidR="00804EEF" w:rsidP="004B7F90" w:rsidRDefault="00804EEF" w14:paraId="67C18188"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86E13E3">
                <v:shape id="_x0000_s1046"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" w14:anchorId="16F1DE52">
                  <v:textbox>
                    <w:txbxContent>
                      <w:p w:rsidRPr="00C228E3" w:rsidR="00804EEF" w:rsidP="004B7F90" w:rsidRDefault="00804EEF" w14:paraId="2E073713" w14:textId="77777777">
                        <w:pPr>
                          <w:rPr>
                            <w:rFonts w:cs="Arial"/>
                            <w:b/>
                            <w:color w:val="7030A0"/>
                            <w:szCs w:val="24"/>
                          </w:rPr>
                        </w:pPr>
                        <w:r>
                          <w:rPr>
                            <w:rFonts w:cs="Arial"/>
                            <w:b/>
                            <w:color w:val="7030A0"/>
                            <w:szCs w:val="24"/>
                          </w:rPr>
                          <w:t>actionbar_back_button</w:t>
                        </w:r>
                      </w:p>
                      <w:p w:rsidR="00804EEF" w:rsidP="004B7F90" w:rsidRDefault="00804EEF" w14:paraId="195BED92" w14:textId="77777777"/>
                    </w:txbxContent>
                  </v:textbox>
                </v:shape>
              </w:pict>
            </mc:Fallback>
          </mc:AlternateContent>
        </w:r>
        <w:r w:rsidRPr="00EF761E" w:rsidDel="00C31FAB">
          <w:rPr>
            <w:rFonts w:cs="Arial"/>
            <w:noProof/>
          </w:rPr>
          <mc:AlternateContent>
            <mc:Choice Requires="wps">
              <w:drawing>
                <wp:anchor distT="0" distB="0" distL="114300" distR="114300" simplePos="0" relativeHeight="251682304" behindDoc="0" locked="0" layoutInCell="1" allowOverlap="1" wp14:anchorId="5F35BCFF" wp14:editId="524ED05A">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w14:anchorId="219773A4">
                <v:shape id="Elbow Connector 331"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79646 [3209]" strokeweight="2pt" type="#_x0000_t34" adj="-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w14:anchorId="1F77690E">
                  <v:stroke endarrow="open"/>
                  <v:shadow on="t" color="black" opacity="24903f" offset="0,.55556mm" origin=",.5"/>
                </v:shape>
              </w:pict>
            </mc:Fallback>
          </mc:AlternateContent>
        </w:r>
        <w:r w:rsidRPr="00EF761E" w:rsidDel="00C31FAB" w:rsidR="004B7F90">
          <w:rPr>
            <w:rFonts w:cs="Arial"/>
            <w:noProof/>
          </w:rPr>
          <w:drawing>
            <wp:inline distT="0" distB="0" distL="0" distR="0" wp14:anchorId="48DAA423" wp14:editId="737DB074">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del>
    </w:p>
    <w:p w:rsidRPr="008D6FA5" w:rsidR="00AF5B03" w:rsidP="0764CD8C" w:rsidRDefault="00AF5B03" w14:paraId="36D63241" w14:textId="6C0F0394" w14:noSpellErr="1">
      <w:pPr>
        <w:pStyle w:val="Heading1"/>
        <w:rPr>
          <w:rFonts w:cs="Arial"/>
        </w:rPr>
      </w:pPr>
      <w:bookmarkStart w:name="_Toc444883187" w:id="147"/>
      <w:bookmarkStart w:name="_Toc493440867" w:id="148"/>
      <w:bookmarkStart w:name="_Toc297311305" w:id="149"/>
      <w:bookmarkEnd w:id="73"/>
      <w:r w:rsidRPr="0764CD8C" w:rsidR="0764CD8C">
        <w:rPr>
          <w:rFonts w:cs="Arial"/>
        </w:rPr>
        <w:t xml:space="preserve">Handling consumer care </w:t>
      </w:r>
      <w:r w:rsidRPr="0764CD8C" w:rsidR="0764CD8C">
        <w:rPr>
          <w:rFonts w:cs="Arial"/>
        </w:rPr>
        <w:t xml:space="preserve">as </w:t>
      </w:r>
      <w:r w:rsidRPr="0764CD8C" w:rsidR="0764CD8C">
        <w:rPr>
          <w:rFonts w:cs="Arial"/>
        </w:rPr>
        <w:t>fragments:</w:t>
      </w:r>
      <w:bookmarkEnd w:id="147"/>
      <w:bookmarkEnd w:id="148"/>
    </w:p>
    <w:p w:rsidRPr="008D6FA5" w:rsidR="00AF5B03" w:rsidP="00AF5B03" w:rsidRDefault="00AF5B03" w14:paraId="5252BB88" w14:textId="77777777">
      <w:pPr>
        <w:rPr>
          <w:rFonts w:cs="Arial"/>
          <w:szCs w:val="24"/>
        </w:rPr>
      </w:pPr>
      <w:r w:rsidRPr="008D6FA5">
        <w:rPr>
          <w:rFonts w:cs="Arial"/>
          <w:szCs w:val="24"/>
        </w:rPr>
        <w:t>If it is invoked as fragment, action bar has to be handled by verticals because they have control.</w:t>
      </w:r>
    </w:p>
    <w:p w:rsidRPr="001B7549" w:rsidR="00AF5B03" w:rsidP="00CA5BEA" w:rsidRDefault="0089331C" w14:paraId="4AF13B07" w14:textId="3397CA4A">
      <w:pPr>
        <w:pStyle w:val="ListParagraph"/>
        <w:numPr>
          <w:ilvl w:val="0"/>
          <w:numId w:val="10"/>
        </w:numPr>
        <w:contextualSpacing w:val="0"/>
        <w:rPr>
          <w:rFonts w:cs="Arial"/>
          <w:sz w:val="22"/>
          <w:szCs w:val="22"/>
        </w:rPr>
      </w:pPr>
      <w:r w:rsidRPr="001B7549">
        <w:rPr>
          <w:rFonts w:cs="Arial"/>
          <w:szCs w:val="24"/>
        </w:rPr>
        <w:t xml:space="preserve">Adding cc fragments </w:t>
      </w:r>
      <w:r w:rsidRPr="001B7549" w:rsidR="00140F5B">
        <w:rPr>
          <w:rFonts w:cs="Arial"/>
          <w:szCs w:val="24"/>
        </w:rPr>
        <w:t>will be taken care by</w:t>
      </w:r>
      <w:r w:rsidRPr="001B7549" w:rsidR="00740A01">
        <w:rPr>
          <w:rFonts w:cs="Arial"/>
          <w:szCs w:val="24"/>
        </w:rPr>
        <w:t xml:space="preserve"> library.</w:t>
      </w:r>
      <w:r w:rsidRPr="001B7549" w:rsidR="00AF5B03">
        <w:rPr>
          <w:rFonts w:cs="Arial"/>
          <w:sz w:val="22"/>
          <w:szCs w:val="22"/>
        </w:rPr>
        <w:t>We define one interface called “</w:t>
      </w:r>
      <w:r w:rsidRPr="001B7549" w:rsidR="00143C78">
        <w:rPr>
          <w:rFonts w:ascii="Courier New" w:hAnsi="Courier New" w:cs="Courier New"/>
          <w:sz w:val="22"/>
          <w:szCs w:val="22"/>
        </w:rPr>
        <w:t>ActionBarListener</w:t>
      </w:r>
      <w:r w:rsidRPr="001B7549" w:rsidR="00AF5B03">
        <w:rPr>
          <w:rFonts w:cs="Arial"/>
          <w:sz w:val="22"/>
          <w:szCs w:val="22"/>
        </w:rPr>
        <w:t>” and it w</w:t>
      </w:r>
      <w:r w:rsidRPr="001B7549" w:rsidR="00FD4212">
        <w:rPr>
          <w:rFonts w:cs="Arial"/>
          <w:sz w:val="22"/>
          <w:szCs w:val="22"/>
        </w:rPr>
        <w:t>ill have method called update</w:t>
      </w:r>
      <w:r w:rsidRPr="001B7549" w:rsidR="00AF5B03">
        <w:rPr>
          <w:rFonts w:cs="Arial"/>
          <w:sz w:val="22"/>
          <w:szCs w:val="22"/>
        </w:rPr>
        <w:t>ActionBar (</w:t>
      </w:r>
      <w:r w:rsidRPr="001B7549" w:rsidR="00FD4212">
        <w:rPr>
          <w:rFonts w:cs="Arial"/>
          <w:sz w:val="22"/>
          <w:szCs w:val="22"/>
        </w:rPr>
        <w:t xml:space="preserve">String titleActionbar, Boolean </w:t>
      </w:r>
      <w:r w:rsidRPr="001B7549" w:rsidR="007E292E">
        <w:rPr>
          <w:rFonts w:ascii="Courier New" w:hAnsi="Courier New" w:cs="Courier New"/>
          <w:sz w:val="18"/>
          <w:szCs w:val="18"/>
          <w:shd w:val="clear" w:color="auto" w:fill="E4E4FF"/>
        </w:rPr>
        <w:t>actionBarLeftArrow</w:t>
      </w:r>
      <w:r w:rsidRPr="001B7549" w:rsidR="00AF5B03">
        <w:rPr>
          <w:rFonts w:cs="Arial"/>
          <w:sz w:val="22"/>
          <w:szCs w:val="22"/>
        </w:rPr>
        <w:t>).</w:t>
      </w:r>
    </w:p>
    <w:p w:rsidRPr="008D6FA5" w:rsidR="00AF5B03" w:rsidP="00CA5BEA" w:rsidRDefault="00AF5B03" w14:paraId="23726797" w14:textId="77777777">
      <w:pPr>
        <w:pStyle w:val="ListParagraph"/>
        <w:numPr>
          <w:ilvl w:val="0"/>
          <w:numId w:val="10"/>
        </w:numPr>
        <w:contextualSpacing w:val="0"/>
        <w:rPr>
          <w:rFonts w:cs="Arial"/>
          <w:szCs w:val="24"/>
        </w:rPr>
      </w:pPr>
      <w:r w:rsidRPr="008D6FA5">
        <w:rPr>
          <w:rFonts w:cs="Arial"/>
          <w:szCs w:val="24"/>
        </w:rPr>
        <w:t xml:space="preserve"> We invoke this callback and verticals have to implement this listener and update the action bar accordingly.</w:t>
      </w:r>
    </w:p>
    <w:p w:rsidRPr="008D6FA5" w:rsidR="00AF5B03" w:rsidP="00CA5BEA" w:rsidRDefault="00AF5B03" w14:paraId="76FCE2D8" w14:textId="77777777">
      <w:pPr>
        <w:pStyle w:val="ListParagraph"/>
        <w:numPr>
          <w:ilvl w:val="0"/>
          <w:numId w:val="10"/>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rsidR="00AF5B03" w:rsidP="00CA5BEA" w:rsidRDefault="00AF5B03" w14:paraId="5E977440" w14:textId="77777777">
      <w:pPr>
        <w:pStyle w:val="ListParagraph"/>
        <w:numPr>
          <w:ilvl w:val="0"/>
          <w:numId w:val="10"/>
        </w:numPr>
        <w:contextualSpacing w:val="0"/>
        <w:rPr>
          <w:rFonts w:cs="Arial"/>
          <w:szCs w:val="24"/>
        </w:rPr>
      </w:pPr>
      <w:r w:rsidRPr="008D6FA5">
        <w:rPr>
          <w:rFonts w:cs="Arial"/>
          <w:szCs w:val="24"/>
        </w:rPr>
        <w:t>Handling hamburger menu icon and anything related to action bar is the responsibility of the app.</w:t>
      </w:r>
    </w:p>
    <w:p w:rsidRPr="0008715E" w:rsidR="0008715E" w:rsidP="0008715E" w:rsidRDefault="0008715E" w14:paraId="74DB7981" w14:textId="77777777">
      <w:pPr>
        <w:rPr>
          <w:rFonts w:cs="Arial"/>
          <w:szCs w:val="24"/>
        </w:rPr>
      </w:pPr>
    </w:p>
    <w:p w:rsidRPr="008D6FA5" w:rsidR="00AF5B03" w:rsidP="0764CD8C" w:rsidRDefault="00AF5B03" w14:paraId="4344090F" w14:textId="7BD50B88" w14:noSpellErr="1">
      <w:pPr>
        <w:pStyle w:val="Heading1"/>
        <w:rPr>
          <w:rFonts w:cs="Arial"/>
        </w:rPr>
      </w:pPr>
      <w:bookmarkStart w:name="_Toc444883188" w:id="150"/>
      <w:bookmarkStart w:name="_Toc493440868" w:id="151"/>
      <w:r w:rsidRPr="0764CD8C" w:rsidR="0764CD8C">
        <w:rPr>
          <w:rFonts w:cs="Arial"/>
        </w:rPr>
        <w:t>Handling consumer care as activity</w:t>
      </w:r>
      <w:bookmarkEnd w:id="150"/>
      <w:bookmarkEnd w:id="151"/>
    </w:p>
    <w:p w:rsidRPr="008D6FA5" w:rsidR="00AF5B03" w:rsidP="00AF5B03" w:rsidRDefault="00AF5B03" w14:paraId="77806113" w14:textId="0EF1D728">
      <w:pPr>
        <w:pStyle w:val="BodyText"/>
        <w:rPr>
          <w:rFonts w:cs="Arial"/>
          <w:lang w:val="en-GB"/>
        </w:rPr>
      </w:pPr>
      <w:r w:rsidRPr="008D6FA5">
        <w:rPr>
          <w:rFonts w:cs="Arial"/>
          <w:szCs w:val="24"/>
        </w:rPr>
        <w:t xml:space="preserve">If it is invoked as activity, then CC will be launched as full screen and also responsible for updating action bar. </w:t>
      </w:r>
    </w:p>
    <w:p w:rsidRPr="008D6FA5" w:rsidR="00AF5B03" w:rsidP="0764CD8C" w:rsidRDefault="00AF5B03" w14:paraId="4F687065" w14:textId="77777777" w14:noSpellErr="1">
      <w:pPr>
        <w:pStyle w:val="Heading1"/>
        <w:rPr>
          <w:rFonts w:cs="Arial"/>
        </w:rPr>
      </w:pPr>
      <w:bookmarkStart w:name="_Toc444883189" w:id="152"/>
      <w:bookmarkStart w:name="_Toc493440869" w:id="153"/>
      <w:r w:rsidRPr="0764CD8C" w:rsidR="0764CD8C">
        <w:rPr>
          <w:rFonts w:cs="Arial"/>
        </w:rPr>
        <w:t>Vertical features customization</w:t>
      </w:r>
      <w:bookmarkEnd w:id="152"/>
      <w:bookmarkEnd w:id="153"/>
    </w:p>
    <w:p w:rsidRPr="008D6FA5" w:rsidR="00AF5B03" w:rsidP="00AF5B03" w:rsidRDefault="00AF5B03" w14:paraId="74ACC15C" w14:textId="77777777">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rsidRPr="008D6FA5" w:rsidR="00586BE7" w:rsidP="00CA5BEA" w:rsidRDefault="00586BE7" w14:paraId="4CC8B416" w14:textId="4AB1A0AF">
      <w:pPr>
        <w:pStyle w:val="ListParagraph"/>
        <w:numPr>
          <w:ilvl w:val="0"/>
          <w:numId w:val="6"/>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rsidRPr="001B7549" w:rsidR="00142164" w:rsidP="00CA5BEA" w:rsidRDefault="00AF5B03" w14:paraId="0A1FB697" w14:textId="24E759DA">
      <w:pPr>
        <w:pStyle w:val="HTMLPreformatted"/>
        <w:numPr>
          <w:ilvl w:val="0"/>
          <w:numId w:val="6"/>
        </w:numPr>
        <w:shd w:val="clear" w:color="auto" w:fill="FFFFFF"/>
        <w:rPr>
          <w:rFonts w:ascii="Arial" w:hAnsi="Arial" w:eastAsia="Times New Roman" w:cs="Arial"/>
          <w:color w:val="000000"/>
          <w:sz w:val="24"/>
          <w:szCs w:val="24"/>
        </w:rPr>
      </w:pPr>
      <w:r w:rsidRPr="001B7549">
        <w:rPr>
          <w:rFonts w:ascii="Arial" w:hAnsi="Arial" w:cs="Arial"/>
          <w:sz w:val="24"/>
          <w:szCs w:val="24"/>
        </w:rPr>
        <w:t xml:space="preserve">Application has to implement interfaces </w:t>
      </w:r>
      <w:r w:rsidRPr="001B7549" w:rsidR="00142164">
        <w:rPr>
          <w:rFonts w:ascii="Arial" w:hAnsi="Arial" w:cs="Arial"/>
          <w:sz w:val="24"/>
          <w:szCs w:val="24"/>
        </w:rPr>
        <w:t xml:space="preserve">called </w:t>
      </w:r>
      <w:r w:rsidR="002F44E5">
        <w:rPr>
          <w:rFonts w:ascii="Arial" w:hAnsi="Arial" w:eastAsia="Times New Roman" w:cs="Arial"/>
          <w:color w:val="000000"/>
          <w:sz w:val="24"/>
          <w:szCs w:val="24"/>
          <w:shd w:val="clear" w:color="auto" w:fill="E4E4FF"/>
        </w:rPr>
        <w:t>CcListener where</w:t>
      </w:r>
      <w:r w:rsidRPr="001B7549" w:rsidR="00142164">
        <w:rPr>
          <w:rFonts w:ascii="Arial" w:hAnsi="Arial" w:eastAsia="Times New Roman" w:cs="Arial"/>
          <w:color w:val="000000"/>
          <w:sz w:val="24"/>
          <w:szCs w:val="24"/>
          <w:shd w:val="clear" w:color="auto" w:fill="E4E4FF"/>
        </w:rPr>
        <w:t xml:space="preserve"> it contains the following override methods</w:t>
      </w:r>
    </w:p>
    <w:p w:rsidRPr="008D6FA5" w:rsidR="00AF5B03" w:rsidP="00142164" w:rsidRDefault="00AF5B03" w14:paraId="2282CB21" w14:textId="10E314BE">
      <w:pPr>
        <w:pStyle w:val="ListParagraph"/>
        <w:spacing w:before="100" w:beforeAutospacing="1" w:after="100" w:afterAutospacing="1"/>
        <w:rPr>
          <w:rFonts w:cs="Arial"/>
          <w:szCs w:val="24"/>
        </w:rPr>
      </w:pPr>
    </w:p>
    <w:p w:rsidR="00142164" w:rsidP="00CA5BEA" w:rsidRDefault="00142164" w14:paraId="697AD25E" w14:textId="56EDD7BD">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r w:rsidRPr="00142164">
        <w:rPr>
          <w:rFonts w:ascii="Courier New" w:hAnsi="Courier New" w:cs="Courier New"/>
          <w:color w:val="000000"/>
          <w:sz w:val="18"/>
          <w:szCs w:val="18"/>
          <w:shd w:val="clear" w:color="auto" w:fill="E4E4FF"/>
        </w:rPr>
        <w:t>onMainMenuItemClicked</w:t>
      </w:r>
    </w:p>
    <w:p w:rsidRPr="001B7549" w:rsidR="00AF5B03" w:rsidP="001B7549" w:rsidRDefault="00AF5B03" w14:paraId="0EB76943" w14:textId="50BF2716">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rsidRPr="00142164" w:rsidR="00142164" w:rsidP="00CA5BEA" w:rsidRDefault="00142164" w14:paraId="17C546A2" w14:textId="7777777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onProductMenuItemClicked</w:t>
      </w:r>
    </w:p>
    <w:p w:rsidR="00AF5B03" w:rsidP="0764CD8C" w:rsidRDefault="00AF5B03" w14:paraId="2D4DF2A0" w14:textId="3DF45004" w14:noSpellErr="1">
      <w:pPr>
        <w:pStyle w:val="ListParagraph"/>
        <w:spacing w:before="100" w:beforeAutospacing="on" w:after="100" w:afterAutospacing="on"/>
        <w:ind w:left="1800" w:firstLine="360"/>
        <w:rPr>
          <w:rFonts w:cs="Arial"/>
        </w:rPr>
      </w:pPr>
      <w:r w:rsidRPr="0764CD8C" w:rsidR="0764CD8C">
        <w:rPr>
          <w:rFonts w:cs="Arial"/>
        </w:rPr>
        <w:t>Invoked on click of each button on product info page. This helps in configuring features on product info page.</w:t>
      </w:r>
    </w:p>
    <w:p w:rsidRPr="00586C27" w:rsidR="00586C27" w:rsidP="00586C27" w:rsidRDefault="00586C27" w14:paraId="504B4BBC" w14:textId="77777777">
      <w:pPr>
        <w:pStyle w:val="ListParagraph"/>
        <w:spacing w:before="100" w:beforeAutospacing="1" w:after="100" w:afterAutospacing="1"/>
        <w:ind w:left="1800" w:firstLine="360"/>
        <w:rPr>
          <w:rFonts w:cs="Arial"/>
          <w:szCs w:val="24"/>
        </w:rPr>
      </w:pPr>
    </w:p>
    <w:p w:rsidRPr="00142164" w:rsidR="00142164" w:rsidP="0764CD8C" w:rsidRDefault="00142164" w14:paraId="1A85F8C6" w14:textId="77777777">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themeTint="FF" w:themeShade="FF"/>
          <w:sz w:val="18"/>
          <w:szCs w:val="18"/>
        </w:rPr>
      </w:pPr>
      <w:proofErr w:type="spellStart"/>
      <w:r w:rsidRPr="00142164">
        <w:rPr>
          <w:rFonts w:ascii="Courier New" w:hAnsi="Courier New" w:cs="Courier New"/>
          <w:color w:val="000000"/>
          <w:sz w:val="18"/>
          <w:szCs w:val="18"/>
          <w:shd w:val="clear" w:color="auto" w:fill="E4E4FF"/>
        </w:rPr>
        <w:t>onSocialProviderItemClicked</w:t>
      </w:r>
      <w:proofErr w:type="spellEnd"/>
    </w:p>
    <w:p w:rsidRPr="00142164" w:rsidR="00AF5B03" w:rsidP="0764CD8C" w:rsidRDefault="00AF5B03" w14:paraId="2261C250" w14:textId="73A555D8" w14:noSpellErr="1">
      <w:pPr>
        <w:spacing w:before="100" w:beforeAutospacing="on" w:after="100" w:afterAutospacing="on"/>
        <w:ind w:left="1440" w:firstLine="720"/>
        <w:rPr>
          <w:rFonts w:cs="Arial"/>
        </w:rPr>
      </w:pPr>
      <w:r w:rsidRPr="0764CD8C" w:rsidR="0764CD8C">
        <w:rPr>
          <w:rFonts w:cs="Arial"/>
        </w:rPr>
        <w:t>Invoked on click of each social provider buttons in Contact us page. This helps in configuring list of social list providers. CC by default supports Facebook and Twitter.</w:t>
      </w:r>
    </w:p>
    <w:p w:rsidRPr="008D6FA5" w:rsidR="00AF5B03" w:rsidP="00AF5B03" w:rsidRDefault="00AF5B03" w14:paraId="1B6836E7" w14:textId="77777777">
      <w:pPr>
        <w:pStyle w:val="ListParagraph"/>
        <w:spacing w:before="100" w:beforeAutospacing="1" w:after="100" w:afterAutospacing="1"/>
        <w:ind w:left="2160"/>
        <w:rPr>
          <w:rFonts w:cs="Arial"/>
          <w:szCs w:val="24"/>
        </w:rPr>
      </w:pPr>
    </w:p>
    <w:p w:rsidRPr="008D6FA5" w:rsidR="00AF5B03" w:rsidP="0764CD8C" w:rsidRDefault="00AF5B03" w14:paraId="080F0C78" w14:textId="6B3676CB" w14:noSpellErr="1">
      <w:pPr>
        <w:pStyle w:val="ListParagraph"/>
        <w:numPr>
          <w:ilvl w:val="0"/>
          <w:numId w:val="6"/>
        </w:numPr>
        <w:spacing w:before="100" w:beforeAutospacing="on" w:after="100" w:afterAutospacing="on"/>
        <w:rPr>
          <w:rFonts w:cs="Arial"/>
          <w:lang w:val="en-GB"/>
        </w:rPr>
      </w:pPr>
      <w:r w:rsidRPr="0764CD8C" w:rsidR="0764CD8C">
        <w:rPr>
          <w:rFonts w:cs="Arial"/>
        </w:rPr>
        <w:t>A</w:t>
      </w:r>
      <w:r w:rsidRPr="0764CD8C" w:rsidR="0764CD8C">
        <w:rPr>
          <w:rFonts w:cs="Arial"/>
        </w:rPr>
        <w:t xml:space="preserve">pp is required to implement this </w:t>
      </w:r>
      <w:r w:rsidRPr="0764CD8C" w:rsidR="0764CD8C">
        <w:rPr>
          <w:rFonts w:cs="Arial"/>
        </w:rPr>
        <w:t xml:space="preserve">to take control on app side for the menu items which is added by verticals. For </w:t>
      </w:r>
      <w:r w:rsidRPr="0764CD8C" w:rsidR="0764CD8C">
        <w:rPr>
          <w:rFonts w:cs="Arial"/>
        </w:rPr>
        <w:t>consumer</w:t>
      </w:r>
      <w:r w:rsidRPr="0764CD8C" w:rsidR="0764CD8C">
        <w:rPr>
          <w:rFonts w:cs="Arial"/>
        </w:rPr>
        <w:t xml:space="preserve"> </w:t>
      </w:r>
      <w:r w:rsidRPr="0764CD8C" w:rsidR="0764CD8C">
        <w:rPr>
          <w:rFonts w:cs="Arial"/>
        </w:rPr>
        <w:t>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rsidR="00BD5DF7" w:rsidDel="00DD160F" w:rsidP="0764CD8C" w:rsidRDefault="00E840F9" w14:paraId="5D545CB3" w14:textId="77777777">
      <w:pPr>
        <w:spacing w:before="100" w:beforeAutospacing="on" w:after="100" w:afterAutospacing="on"/>
        <w:rPr>
          <w:rFonts w:cs="Arial"/>
          <w:lang w:val="en-GB"/>
        </w:rPr>
      </w:pPr>
      <w:r w:rsidRPr="0764CD8C" w:rsidR="0764CD8C">
        <w:rPr>
          <w:rFonts w:cs="Arial"/>
          <w:lang w:val="en-GB"/>
        </w:rPr>
        <w:t>Example</w:t>
      </w:r>
      <w:r w:rsidRPr="0764CD8C" w:rsidR="0764CD8C">
        <w:rPr>
          <w:rFonts w:cs="Arial"/>
          <w:lang w:val="en-GB"/>
        </w:rPr>
        <w:t xml:space="preserve">: </w:t>
      </w:r>
      <w:proofErr w:type="spellStart"/>
      <w:r w:rsidRPr="0764CD8C" w:rsidR="0764CD8C">
        <w:rPr>
          <w:rFonts w:cs="Arial"/>
          <w:lang w:val="en-GB"/>
        </w:rPr>
        <w:t>Air</w:t>
      </w:r>
      <w:r w:rsidRPr="0764CD8C" w:rsidR="0764CD8C">
        <w:rPr>
          <w:rFonts w:cs="Arial"/>
          <w:lang w:val="en-GB"/>
        </w:rPr>
        <w:t>Fryer</w:t>
      </w:r>
      <w:proofErr w:type="spellEnd"/>
      <w:r w:rsidRPr="0764CD8C" w:rsidR="0764CD8C">
        <w:rPr>
          <w:rFonts w:cs="Arial"/>
          <w:lang w:val="en-GB"/>
        </w:rPr>
        <w:t xml:space="preserve"> customization</w:t>
      </w:r>
    </w:p>
    <w:p w:rsidRPr="008D6FA5" w:rsidR="00BD5DF7" w:rsidP="00BD5DF7" w:rsidRDefault="00674AC6" w14:paraId="17FBD354" w14:textId="26DE3BC0">
      <w:pPr>
        <w:spacing w:before="100" w:beforeAutospacing="1" w:after="100" w:afterAutospacing="1"/>
        <w:ind w:left="360"/>
        <w:rPr>
          <w:rFonts w:cs="Arial"/>
          <w:lang w:val="en-GB"/>
        </w:rPr>
      </w:pPr>
      <w:ins w:author="Sulaiman, Sameer" w:date="2017-05-04T09:40:00Z" w:id="155">
        <w:del w:author="Kumar, Sampath" w:date="2017-09-14T15:37:00Z" w:id="156">
          <w:r w:rsidRPr="00804EEF" w:rsidDel="00405CA4">
            <w:rPr>
              <w:rFonts w:cs="Arial"/>
              <w:noProof/>
              <w:szCs w:val="24"/>
            </w:rPr>
            <w:drawing>
              <wp:inline distT="0" distB="0" distL="0" distR="0" wp14:anchorId="4C895983" wp14:editId="799DB191">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del>
      </w:ins>
      <w:ins w:author="Kumar, Sampath" w:date="2017-09-14T15:40:00Z" w:id="157">
        <w:r w:rsidRPr="00804EEF" w:rsidR="00DD160F">
          <w:rPr>
            <w:rFonts w:cs="Arial"/>
            <w:noProof/>
          </w:rPr>
          <w:drawing>
            <wp:inline distT="0" distB="0" distL="0" distR="0" wp14:anchorId="36A6F976" wp14:editId="2D217378">
              <wp:extent cx="3650893" cy="649006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irfryernew.png"/>
                      <pic:cNvPicPr/>
                    </pic:nvPicPr>
                    <pic:blipFill>
                      <a:blip r:embed="rId19">
                        <a:extLst>
                          <a:ext uri="{28A0092B-C50C-407E-A947-70E740481C1C}">
                            <a14:useLocalDpi xmlns:a14="http://schemas.microsoft.com/office/drawing/2010/main" val="0"/>
                          </a:ext>
                        </a:extLst>
                      </a:blip>
                      <a:stretch>
                        <a:fillRect/>
                      </a:stretch>
                    </pic:blipFill>
                    <pic:spPr>
                      <a:xfrm>
                        <a:off x="0" y="0"/>
                        <a:ext cx="3655325" cy="6497942"/>
                      </a:xfrm>
                      <a:prstGeom prst="rect">
                        <a:avLst/>
                      </a:prstGeom>
                    </pic:spPr>
                  </pic:pic>
                </a:graphicData>
              </a:graphic>
            </wp:inline>
          </w:drawing>
        </w:r>
      </w:ins>
    </w:p>
    <w:p w:rsidRPr="008D6FA5" w:rsidR="00AF5B03" w:rsidP="0764CD8C" w:rsidRDefault="00AF5B03" w14:paraId="0C678D6E" w14:textId="77777777" w14:noSpellErr="1">
      <w:pPr>
        <w:pStyle w:val="Heading1"/>
        <w:rPr>
          <w:rFonts w:cs="Arial"/>
        </w:rPr>
      </w:pPr>
      <w:bookmarkStart w:name="_Toc444883190" w:id="158"/>
      <w:bookmarkStart w:name="_Toc493440870" w:id="159"/>
      <w:r w:rsidRPr="0764CD8C" w:rsidR="0764CD8C">
        <w:rPr>
          <w:rFonts w:cs="Arial"/>
        </w:rPr>
        <w:t>Action bar customization</w:t>
      </w:r>
      <w:bookmarkEnd w:id="158"/>
      <w:bookmarkEnd w:id="159"/>
    </w:p>
    <w:p w:rsidRPr="008D6FA5" w:rsidR="00AF5B03" w:rsidP="0764CD8C" w:rsidRDefault="00AF5B03" w14:paraId="7BA96C8E" w14:textId="77777777" w14:noSpellErr="1">
      <w:pPr>
        <w:rPr>
          <w:rFonts w:cs="Arial"/>
        </w:rPr>
      </w:pPr>
      <w:r w:rsidRPr="0764CD8C" w:rsidR="0764CD8C">
        <w:rPr>
          <w:rFonts w:cs="Arial"/>
        </w:rPr>
        <w:t>Here is how we customize navigation/action bar in consumer care module,</w:t>
      </w:r>
    </w:p>
    <w:p w:rsidRPr="008D6FA5" w:rsidR="00AF5B03" w:rsidP="00AF5B03" w:rsidRDefault="00AF5B03" w14:paraId="2DB67B3F" w14:textId="77777777">
      <w:pPr>
        <w:rPr>
          <w:rFonts w:cs="Arial"/>
          <w:szCs w:val="24"/>
        </w:rPr>
      </w:pPr>
    </w:p>
    <w:p w:rsidRPr="008D6FA5" w:rsidR="00AF5B03" w:rsidP="0764CD8C" w:rsidRDefault="00AF5B03" w14:paraId="4CA2FCDF" w14:textId="77777777" w14:noSpellErr="1">
      <w:pPr>
        <w:pStyle w:val="ListParagraph"/>
        <w:numPr>
          <w:ilvl w:val="0"/>
          <w:numId w:val="4"/>
        </w:numPr>
        <w:contextualSpacing w:val="0"/>
        <w:rPr>
          <w:rFonts w:cs="Arial"/>
        </w:rPr>
      </w:pPr>
      <w:r w:rsidRPr="0764CD8C" w:rsidR="0764CD8C">
        <w:rPr>
          <w:rFonts w:cs="Arial"/>
        </w:rPr>
        <w:t>We allow customization of both Hamburger menu icon and back arrow button in navigation bar.</w:t>
      </w:r>
    </w:p>
    <w:p w:rsidRPr="008D6FA5" w:rsidR="00AF5B03" w:rsidP="0764CD8C" w:rsidRDefault="00AF5B03" w14:paraId="23CBE0D0" w14:textId="77777777" w14:noSpellErr="1">
      <w:pPr>
        <w:pStyle w:val="ListParagraph"/>
        <w:numPr>
          <w:ilvl w:val="0"/>
          <w:numId w:val="4"/>
        </w:numPr>
        <w:contextualSpacing w:val="0"/>
        <w:rPr>
          <w:rFonts w:cs="Arial"/>
        </w:rPr>
      </w:pPr>
      <w:r w:rsidRPr="0764CD8C" w:rsidR="0764CD8C">
        <w:rPr>
          <w:rFonts w:cs="Arial"/>
        </w:rPr>
        <w:t>Projects which uses navigation bar will go for above option.</w:t>
      </w:r>
    </w:p>
    <w:p w:rsidRPr="008D6FA5" w:rsidR="00AF5B03" w:rsidP="0764CD8C" w:rsidRDefault="00AF5B03" w14:paraId="5F7C5152" w14:textId="77777777" w14:noSpellErr="1">
      <w:pPr>
        <w:pStyle w:val="ListParagraph"/>
        <w:numPr>
          <w:ilvl w:val="0"/>
          <w:numId w:val="4"/>
        </w:numPr>
        <w:contextualSpacing w:val="0"/>
        <w:rPr>
          <w:rFonts w:cs="Arial"/>
        </w:rPr>
      </w:pPr>
      <w:r w:rsidRPr="0764CD8C" w:rsidR="0764CD8C">
        <w:rPr>
          <w:rFonts w:cs="Arial"/>
        </w:rPr>
        <w:t>Projects where in navigation bar is not used, will  have to do the following</w:t>
      </w:r>
    </w:p>
    <w:p w:rsidRPr="008D6FA5" w:rsidR="00AF5B03" w:rsidP="0764CD8C" w:rsidRDefault="00AF5B03" w14:paraId="3F4894C0" w14:textId="77777777" w14:noSpellErr="1">
      <w:pPr>
        <w:pStyle w:val="ListParagraph"/>
        <w:numPr>
          <w:ilvl w:val="0"/>
          <w:numId w:val="5"/>
        </w:numPr>
        <w:contextualSpacing w:val="0"/>
        <w:rPr>
          <w:rFonts w:cs="Arial"/>
        </w:rPr>
      </w:pPr>
      <w:r w:rsidRPr="0764CD8C" w:rsidR="0764CD8C">
        <w:rPr>
          <w:rFonts w:cs="Arial"/>
        </w:rPr>
        <w:t>Replace hamburger menu icon with back arrow icon.</w:t>
      </w:r>
    </w:p>
    <w:p w:rsidRPr="008D6FA5" w:rsidR="00AF5B03" w:rsidP="0764CD8C" w:rsidRDefault="00AF5B03" w14:paraId="5E7F5B0C" w14:textId="77777777" w14:noSpellErr="1">
      <w:pPr>
        <w:pStyle w:val="ListParagraph"/>
        <w:numPr>
          <w:ilvl w:val="0"/>
          <w:numId w:val="5"/>
        </w:numPr>
        <w:contextualSpacing w:val="0"/>
        <w:rPr>
          <w:rFonts w:cs="Arial"/>
        </w:rPr>
      </w:pPr>
      <w:r w:rsidRPr="0764CD8C" w:rsidR="0764CD8C">
        <w:rPr>
          <w:rFonts w:cs="Arial"/>
        </w:rPr>
        <w:t>Set navigation bar background color same as screen background color.</w:t>
      </w:r>
    </w:p>
    <w:p w:rsidRPr="008D6FA5" w:rsidR="00AF5B03" w:rsidP="0764CD8C" w:rsidRDefault="00AF5B03" w14:paraId="56D4B845" w14:textId="22D1BBAF" w14:noSpellErr="1">
      <w:pPr>
        <w:pStyle w:val="ListParagraph"/>
        <w:numPr>
          <w:ilvl w:val="0"/>
          <w:numId w:val="5"/>
        </w:numPr>
        <w:contextualSpacing w:val="0"/>
        <w:rPr>
          <w:rFonts w:cs="Arial"/>
        </w:rPr>
      </w:pPr>
      <w:r w:rsidRPr="0764CD8C" w:rsidR="0764CD8C">
        <w:rPr>
          <w:rFonts w:cs="Arial"/>
        </w:rPr>
        <w:t xml:space="preserve">Sets a </w:t>
      </w:r>
      <w:r w:rsidRPr="0764CD8C" w:rsidR="0764CD8C">
        <w:rPr>
          <w:rFonts w:cs="Arial"/>
        </w:rPr>
        <w:t>Boolean</w:t>
      </w:r>
      <w:r w:rsidRPr="0764CD8C" w:rsidR="0764CD8C">
        <w:rPr>
          <w:rFonts w:cs="Arial"/>
        </w:rPr>
        <w:t xml:space="preserve"> in config file which says hamburger menu title required as “False”, in this case navigation bar title will not be shown in consumer care.</w:t>
      </w:r>
    </w:p>
    <w:p w:rsidRPr="008D6FA5" w:rsidR="00AF5B03" w:rsidP="0764CD8C" w:rsidRDefault="00AF5B03" w14:paraId="39AE11E6" w14:textId="77777777" w14:noSpellErr="1">
      <w:pPr>
        <w:pStyle w:val="ListParagraph"/>
        <w:numPr>
          <w:ilvl w:val="0"/>
          <w:numId w:val="4"/>
        </w:numPr>
        <w:ind w:left="795"/>
        <w:contextualSpacing w:val="0"/>
        <w:rPr>
          <w:rFonts w:cs="Arial"/>
        </w:rPr>
      </w:pPr>
      <w:r w:rsidRPr="0764CD8C" w:rsidR="0764CD8C">
        <w:rPr>
          <w:rFonts w:cs="Arial"/>
        </w:rPr>
        <w:t>Projects which uses spring board, replaces hamburger menu with spring board icon.</w:t>
      </w:r>
    </w:p>
    <w:p w:rsidR="00B25B22" w:rsidP="0764CD8C" w:rsidRDefault="00B25B22" w14:paraId="7A991E43" w14:textId="77777777" w14:noSpellErr="1">
      <w:pPr>
        <w:pStyle w:val="Heading1"/>
        <w:rPr>
          <w:rStyle w:val="dac-header-crumbs-link"/>
        </w:rPr>
      </w:pPr>
      <w:bookmarkStart w:name="_Toc433199531" w:id="160"/>
      <w:bookmarkStart w:name="_Toc444883191" w:id="161"/>
      <w:bookmarkStart w:name="_Toc493440871" w:id="162"/>
      <w:r w:rsidRPr="0764CD8C" w:rsidR="0764CD8C">
        <w:rPr>
          <w:rStyle w:val="dac-header-crumbs-link"/>
        </w:rPr>
        <w:t>Supporting apps with Over 65K Methods</w:t>
      </w:r>
      <w:bookmarkEnd w:id="160"/>
      <w:bookmarkEnd w:id="161"/>
      <w:bookmarkEnd w:id="162"/>
    </w:p>
    <w:p w:rsidR="00B25B22" w:rsidP="0764CD8C" w:rsidRDefault="00B25B22" w14:paraId="5F2AF54C" w14:textId="2187B2F0" w14:noSpellErr="1">
      <w:pPr>
        <w:pStyle w:val="BodyText"/>
        <w:ind w:left="720"/>
        <w:rPr>
          <w:lang w:val="en-GB"/>
        </w:rPr>
      </w:pPr>
      <w:r w:rsidRPr="0764CD8C" w:rsidR="0764CD8C">
        <w:rPr>
          <w:lang w:val="en-GB"/>
        </w:rPr>
        <w:t>This is special case if app which has more than 65K methods do follow below link for reference.</w:t>
      </w:r>
    </w:p>
    <w:p w:rsidR="00B25B22" w:rsidP="00B25B22" w:rsidRDefault="00016274" w14:paraId="0E115DEC" w14:textId="77777777">
      <w:pPr>
        <w:pStyle w:val="BodyText"/>
        <w:ind w:left="720"/>
        <w:rPr>
          <w:lang w:val="en-GB"/>
        </w:rPr>
      </w:pPr>
      <w:hyperlink w:history="1" r:id="rId20">
        <w:r w:rsidRPr="00E55359" w:rsidR="00B25B22">
          <w:rPr>
            <w:rStyle w:val="Hyperlink"/>
            <w:lang w:val="en-GB"/>
          </w:rPr>
          <w:t>https://developer.android.com/tools/building/multidex.html</w:t>
        </w:r>
      </w:hyperlink>
    </w:p>
    <w:p w:rsidR="00B25B22" w:rsidP="0764CD8C" w:rsidRDefault="00B25B22" w14:paraId="4B4CDD22" w14:textId="77777777">
      <w:pPr>
        <w:pStyle w:val="BodyText"/>
        <w:ind w:left="720"/>
        <w:rPr>
          <w:lang w:val="en-GB"/>
        </w:rPr>
      </w:pPr>
      <w:r w:rsidRPr="0764CD8C" w:rsidR="0764CD8C">
        <w:rPr>
          <w:lang w:val="en-GB"/>
        </w:rPr>
        <w:t xml:space="preserve">According to this do following changes in </w:t>
      </w:r>
      <w:proofErr w:type="spellStart"/>
      <w:r w:rsidRPr="0764CD8C" w:rsidR="0764CD8C">
        <w:rPr>
          <w:lang w:val="en-GB"/>
        </w:rPr>
        <w:t>gradle</w:t>
      </w:r>
      <w:proofErr w:type="spellEnd"/>
      <w:r w:rsidRPr="0764CD8C" w:rsidR="0764CD8C">
        <w:rPr>
          <w:lang w:val="en-GB"/>
        </w:rPr>
        <w:t xml:space="preserve"> and application class</w:t>
      </w:r>
    </w:p>
    <w:p w:rsidR="00B25B22" w:rsidP="0764CD8C" w:rsidRDefault="00B25B22" w14:paraId="5ECC363E" w14:textId="77777777" w14:noSpellErr="1">
      <w:pPr>
        <w:pStyle w:val="BodyText"/>
        <w:ind w:left="720"/>
        <w:rPr>
          <w:lang w:val="en-GB"/>
        </w:rPr>
      </w:pPr>
      <w:r w:rsidRPr="0764CD8C" w:rsidR="0764CD8C">
        <w:rPr>
          <w:lang w:val="en-GB"/>
        </w:rPr>
        <w:t xml:space="preserve">In Gradle file: </w:t>
      </w:r>
    </w:p>
    <w:p w:rsidRPr="005F1466" w:rsidR="00B25B22" w:rsidP="0764CD8C" w:rsidRDefault="00B25B22" w14:paraId="5B49E102" w14:textId="4D56E174">
      <w:pPr>
        <w:pStyle w:val="HTMLPreformatted"/>
        <w:shd w:val="clear" w:color="auto" w:fill="FFFFFF" w:themeFill="background1"/>
        <w:ind w:left="720"/>
        <w:rPr>
          <w:color w:val="000000" w:themeColor="text1" w:themeTint="FF" w:themeShade="FF"/>
          <w:sz w:val="18"/>
          <w:szCs w:val="18"/>
          <w:highlight w:val="lightGray"/>
        </w:rPr>
      </w:pPr>
      <w:r w:rsidRPr="0764CD8C" w:rsidR="0764CD8C">
        <w:rPr>
          <w:color w:val="000000" w:themeColor="text1" w:themeTint="FF" w:themeShade="FF"/>
          <w:sz w:val="18"/>
          <w:szCs w:val="18"/>
          <w:highlight w:val="lightGray"/>
        </w:rPr>
        <w:t>an</w:t>
      </w:r>
      <w:r w:rsidRPr="0764CD8C" w:rsidR="0764CD8C">
        <w:rPr>
          <w:color w:val="000000" w:themeColor="text1" w:themeTint="FF" w:themeShade="FF"/>
          <w:sz w:val="18"/>
          <w:szCs w:val="18"/>
          <w:highlight w:val="lightGray"/>
        </w:rPr>
        <w:t>droid {</w:t>
      </w:r>
      <w:r>
        <w:br/>
      </w:r>
      <w:r w:rsidRPr="0764CD8C" w:rsidR="0764CD8C">
        <w:rPr>
          <w:color w:val="000000" w:themeColor="text1" w:themeTint="FF" w:themeShade="FF"/>
          <w:sz w:val="18"/>
          <w:szCs w:val="18"/>
          <w:highlight w:val="lightGray"/>
        </w:rPr>
        <w:t xml:space="preserve">    </w:t>
      </w:r>
      <w:proofErr w:type="spellStart"/>
      <w:r w:rsidRPr="0764CD8C" w:rsidR="0764CD8C">
        <w:rPr>
          <w:color w:val="000000" w:themeColor="text1" w:themeTint="FF" w:themeShade="FF"/>
          <w:sz w:val="18"/>
          <w:szCs w:val="18"/>
          <w:highlight w:val="lightGray"/>
        </w:rPr>
        <w:t>compileSdkVersion</w:t>
      </w:r>
      <w:proofErr w:type="spellEnd"/>
      <w:r w:rsidRPr="0764CD8C" w:rsidR="0764CD8C">
        <w:rPr>
          <w:color w:val="000000" w:themeColor="text1" w:themeTint="FF" w:themeShade="FF"/>
          <w:sz w:val="18"/>
          <w:szCs w:val="18"/>
          <w:highlight w:val="lightGray"/>
        </w:rPr>
        <w:t xml:space="preserve"> 25</w:t>
      </w:r>
      <w:r>
        <w:br/>
      </w:r>
      <w:r w:rsidRPr="0764CD8C" w:rsidR="0764CD8C">
        <w:rPr>
          <w:color w:val="000000" w:themeColor="text1" w:themeTint="FF" w:themeShade="FF"/>
          <w:sz w:val="18"/>
          <w:szCs w:val="18"/>
          <w:highlight w:val="lightGray"/>
        </w:rPr>
        <w:t xml:space="preserve">    </w:t>
      </w:r>
      <w:proofErr w:type="spellStart"/>
      <w:r w:rsidRPr="0764CD8C" w:rsidR="0764CD8C">
        <w:rPr>
          <w:color w:val="000000" w:themeColor="text1" w:themeTint="FF" w:themeShade="FF"/>
          <w:sz w:val="18"/>
          <w:szCs w:val="18"/>
          <w:highlight w:val="lightGray"/>
        </w:rPr>
        <w:t>buildToolsVersion</w:t>
      </w:r>
      <w:proofErr w:type="spellEnd"/>
      <w:r w:rsidRPr="0764CD8C" w:rsidR="0764CD8C">
        <w:rPr>
          <w:color w:val="000000" w:themeColor="text1" w:themeTint="FF" w:themeShade="FF"/>
          <w:sz w:val="18"/>
          <w:szCs w:val="18"/>
          <w:highlight w:val="lightGray"/>
        </w:rPr>
        <w:t xml:space="preserve"> "2</w:t>
      </w:r>
      <w:r w:rsidRPr="0764CD8C" w:rsidR="0764CD8C">
        <w:rPr>
          <w:color w:val="000000" w:themeColor="text1" w:themeTint="FF" w:themeShade="FF"/>
          <w:sz w:val="18"/>
          <w:szCs w:val="18"/>
          <w:highlight w:val="lightGray"/>
        </w:rPr>
        <w:t>5.0.2</w:t>
      </w:r>
      <w:r w:rsidRPr="0764CD8C" w:rsidR="0764CD8C">
        <w:rPr>
          <w:color w:val="000000" w:themeColor="text1" w:themeTint="FF" w:themeShade="FF"/>
          <w:sz w:val="18"/>
          <w:szCs w:val="18"/>
          <w:highlight w:val="lightGray"/>
        </w:rPr>
        <w:t>"</w:t>
      </w:r>
      <w:r>
        <w:br/>
      </w:r>
      <w:r>
        <w:br/>
      </w:r>
      <w:r w:rsidRPr="0764CD8C" w:rsidR="0764CD8C">
        <w:rPr>
          <w:color w:val="000000" w:themeColor="text1" w:themeTint="FF" w:themeShade="FF"/>
          <w:sz w:val="18"/>
          <w:szCs w:val="18"/>
          <w:highlight w:val="lightGray"/>
        </w:rPr>
        <w:t xml:space="preserve">    </w:t>
      </w:r>
      <w:proofErr w:type="spellStart"/>
      <w:r w:rsidRPr="0764CD8C" w:rsidR="0764CD8C">
        <w:rPr>
          <w:color w:val="000000" w:themeColor="text1" w:themeTint="FF" w:themeShade="FF"/>
          <w:sz w:val="18"/>
          <w:szCs w:val="18"/>
          <w:highlight w:val="lightGray"/>
        </w:rPr>
        <w:t>defaultConfig</w:t>
      </w:r>
      <w:proofErr w:type="spellEnd"/>
      <w:r w:rsidRPr="0764CD8C" w:rsidR="0764CD8C">
        <w:rPr>
          <w:color w:val="000000" w:themeColor="text1" w:themeTint="FF" w:themeShade="FF"/>
          <w:sz w:val="18"/>
          <w:szCs w:val="18"/>
          <w:highlight w:val="lightGray"/>
        </w:rPr>
        <w:t xml:space="preserve"> {</w:t>
      </w:r>
      <w:r>
        <w:br/>
      </w:r>
      <w:r w:rsidRPr="0764CD8C" w:rsidR="0764CD8C">
        <w:rPr>
          <w:color w:val="000000" w:themeColor="text1" w:themeTint="FF" w:themeShade="FF"/>
          <w:sz w:val="18"/>
          <w:szCs w:val="18"/>
          <w:highlight w:val="lightGray"/>
        </w:rPr>
        <w:t xml:space="preserve">    </w:t>
      </w:r>
      <w:r w:rsidRPr="0764CD8C" w:rsidR="0764CD8C">
        <w:rPr>
          <w:color w:val="000000" w:themeColor="text1" w:themeTint="FF" w:themeShade="FF"/>
          <w:sz w:val="18"/>
          <w:szCs w:val="18"/>
          <w:highlight w:val="lightGray"/>
        </w:rPr>
        <w:t>    ...</w:t>
      </w:r>
      <w:r>
        <w:br/>
      </w:r>
      <w:r w:rsidRPr="0764CD8C" w:rsidR="0764CD8C">
        <w:rPr>
          <w:color w:val="000000" w:themeColor="text1" w:themeTint="FF" w:themeShade="FF"/>
          <w:sz w:val="18"/>
          <w:szCs w:val="18"/>
          <w:highlight w:val="lightGray"/>
        </w:rPr>
        <w:t xml:space="preserve">        </w:t>
      </w:r>
      <w:proofErr w:type="spellStart"/>
      <w:r w:rsidRPr="0764CD8C" w:rsidR="0764CD8C">
        <w:rPr>
          <w:color w:val="000000" w:themeColor="text1" w:themeTint="FF" w:themeShade="FF"/>
          <w:sz w:val="18"/>
          <w:szCs w:val="18"/>
          <w:highlight w:val="lightGray"/>
        </w:rPr>
        <w:t>minSdkVersion</w:t>
      </w:r>
      <w:proofErr w:type="spellEnd"/>
      <w:r w:rsidRPr="0764CD8C" w:rsidR="0764CD8C">
        <w:rPr>
          <w:color w:val="000000" w:themeColor="text1" w:themeTint="FF" w:themeShade="FF"/>
          <w:sz w:val="18"/>
          <w:szCs w:val="18"/>
          <w:highlight w:val="lightGray"/>
        </w:rPr>
        <w:t xml:space="preserve"> 21</w:t>
      </w:r>
      <w:r>
        <w:br/>
      </w:r>
      <w:r w:rsidRPr="0764CD8C" w:rsidR="0764CD8C">
        <w:rPr>
          <w:color w:val="000000" w:themeColor="text1" w:themeTint="FF" w:themeShade="FF"/>
          <w:sz w:val="18"/>
          <w:szCs w:val="18"/>
          <w:highlight w:val="lightGray"/>
        </w:rPr>
        <w:t xml:space="preserve">        </w:t>
      </w:r>
      <w:proofErr w:type="spellStart"/>
      <w:r w:rsidRPr="0764CD8C" w:rsidR="0764CD8C">
        <w:rPr>
          <w:color w:val="000000" w:themeColor="text1" w:themeTint="FF" w:themeShade="FF"/>
          <w:sz w:val="18"/>
          <w:szCs w:val="18"/>
          <w:highlight w:val="lightGray"/>
        </w:rPr>
        <w:t>targetSdkVersion</w:t>
      </w:r>
      <w:proofErr w:type="spellEnd"/>
      <w:r w:rsidRPr="0764CD8C" w:rsidR="0764CD8C">
        <w:rPr>
          <w:color w:val="000000" w:themeColor="text1" w:themeTint="FF" w:themeShade="FF"/>
          <w:sz w:val="18"/>
          <w:szCs w:val="18"/>
          <w:highlight w:val="lightGray"/>
        </w:rPr>
        <w:t xml:space="preserve"> 2</w:t>
      </w:r>
      <w:r w:rsidRPr="0764CD8C" w:rsidR="0764CD8C">
        <w:rPr>
          <w:color w:val="000000" w:themeColor="text1" w:themeTint="FF" w:themeShade="FF"/>
          <w:sz w:val="18"/>
          <w:szCs w:val="18"/>
          <w:highlight w:val="lightGray"/>
        </w:rPr>
        <w:t>5</w:t>
      </w:r>
      <w:r>
        <w:br/>
      </w:r>
      <w:r w:rsidRPr="0764CD8C" w:rsidR="0764CD8C">
        <w:rPr>
          <w:color w:val="000000" w:themeColor="text1" w:themeTint="FF" w:themeShade="FF"/>
          <w:sz w:val="18"/>
          <w:szCs w:val="18"/>
          <w:highlight w:val="lightGray"/>
        </w:rPr>
        <w:t>        ...</w:t>
      </w:r>
      <w:r>
        <w:br/>
      </w:r>
      <w:r>
        <w:br/>
      </w:r>
      <w:r w:rsidRPr="0764CD8C" w:rsidR="0764CD8C">
        <w:rPr>
          <w:color w:val="000000" w:themeColor="text1" w:themeTint="FF" w:themeShade="FF"/>
          <w:sz w:val="18"/>
          <w:szCs w:val="18"/>
          <w:highlight w:val="lightGray"/>
        </w:rPr>
        <w:t xml:space="preserve">        </w:t>
      </w:r>
      <w:r w:rsidRPr="0764CD8C" w:rsidR="0764CD8C">
        <w:rPr>
          <w:color w:val="000000" w:themeColor="text1" w:themeTint="FF" w:themeShade="FF"/>
          <w:sz w:val="18"/>
          <w:szCs w:val="18"/>
          <w:highlight w:val="yellow"/>
        </w:rPr>
        <w:t xml:space="preserve">// Enabling </w:t>
      </w:r>
      <w:proofErr w:type="spellStart"/>
      <w:r w:rsidRPr="0764CD8C" w:rsidR="0764CD8C">
        <w:rPr>
          <w:color w:val="000000" w:themeColor="text1" w:themeTint="FF" w:themeShade="FF"/>
          <w:sz w:val="18"/>
          <w:szCs w:val="18"/>
          <w:highlight w:val="yellow"/>
        </w:rPr>
        <w:t>multidex</w:t>
      </w:r>
      <w:proofErr w:type="spellEnd"/>
      <w:r w:rsidRPr="0764CD8C" w:rsidR="0764CD8C">
        <w:rPr>
          <w:color w:val="000000" w:themeColor="text1" w:themeTint="FF" w:themeShade="FF"/>
          <w:sz w:val="18"/>
          <w:szCs w:val="18"/>
          <w:highlight w:val="yellow"/>
        </w:rPr>
        <w:t xml:space="preserve"> support.</w:t>
      </w:r>
      <w:r>
        <w:br/>
      </w:r>
      <w:r w:rsidRPr="0764CD8C" w:rsidR="0764CD8C">
        <w:rPr>
          <w:color w:val="000000" w:themeColor="text1" w:themeTint="FF" w:themeShade="FF"/>
          <w:sz w:val="18"/>
          <w:szCs w:val="18"/>
          <w:highlight w:val="yellow"/>
        </w:rPr>
        <w:t xml:space="preserve">        </w:t>
      </w:r>
      <w:proofErr w:type="spellStart"/>
      <w:r w:rsidRPr="0764CD8C" w:rsidR="0764CD8C">
        <w:rPr>
          <w:color w:val="000000" w:themeColor="text1" w:themeTint="FF" w:themeShade="FF"/>
          <w:sz w:val="18"/>
          <w:szCs w:val="18"/>
          <w:highlight w:val="yellow"/>
        </w:rPr>
        <w:t>multiDexEnabled</w:t>
      </w:r>
      <w:proofErr w:type="spellEnd"/>
      <w:r w:rsidRPr="0764CD8C" w:rsidR="0764CD8C">
        <w:rPr>
          <w:color w:val="000000" w:themeColor="text1" w:themeTint="FF" w:themeShade="FF"/>
          <w:sz w:val="18"/>
          <w:szCs w:val="18"/>
          <w:highlight w:val="yellow"/>
        </w:rPr>
        <w:t xml:space="preserve"> true</w:t>
      </w:r>
      <w:r>
        <w:br/>
      </w:r>
      <w:r w:rsidRPr="0764CD8C" w:rsidR="0764CD8C">
        <w:rPr>
          <w:color w:val="000000" w:themeColor="text1" w:themeTint="FF" w:themeShade="FF"/>
          <w:sz w:val="18"/>
          <w:szCs w:val="18"/>
          <w:highlight w:val="lightGray"/>
        </w:rPr>
        <w:t>    }</w:t>
      </w:r>
      <w:r>
        <w:br/>
      </w:r>
      <w:r w:rsidRPr="0764CD8C" w:rsidR="0764CD8C">
        <w:rPr>
          <w:color w:val="000000" w:themeColor="text1" w:themeTint="FF" w:themeShade="FF"/>
          <w:sz w:val="18"/>
          <w:szCs w:val="18"/>
          <w:highlight w:val="lightGray"/>
        </w:rPr>
        <w:t>    ...</w:t>
      </w:r>
      <w:r>
        <w:br/>
      </w:r>
      <w:r w:rsidRPr="0764CD8C" w:rsidR="0764CD8C">
        <w:rPr>
          <w:color w:val="000000" w:themeColor="text1" w:themeTint="FF" w:themeShade="FF"/>
          <w:sz w:val="18"/>
          <w:szCs w:val="18"/>
          <w:highlight w:val="lightGray"/>
        </w:rPr>
        <w:t>}</w:t>
      </w:r>
      <w:r>
        <w:br/>
      </w:r>
    </w:p>
    <w:p w:rsidR="00B25B22" w:rsidP="00B25B22" w:rsidRDefault="00B25B22" w14:paraId="3C49E690" w14:textId="77777777">
      <w:pPr>
        <w:pStyle w:val="BodyText"/>
        <w:ind w:left="720"/>
        <w:rPr>
          <w:lang w:val="en-GB"/>
        </w:rPr>
      </w:pPr>
    </w:p>
    <w:p w:rsidR="00B25B22" w:rsidP="00B25B22" w:rsidRDefault="00B25B22" w14:paraId="7A1EFE2C" w14:textId="77777777">
      <w:pPr>
        <w:ind w:firstLine="720"/>
      </w:pPr>
    </w:p>
    <w:p w:rsidR="00B25B22" w:rsidP="00B25B22" w:rsidRDefault="00B25B22" w14:paraId="1209D25A" w14:textId="77777777" w14:noSpellErr="1">
      <w:pPr>
        <w:ind w:firstLine="720"/>
      </w:pPr>
      <w:r w:rsidR="0764CD8C">
        <w:rPr/>
        <w:t>In Application Class:</w:t>
      </w:r>
    </w:p>
    <w:p w:rsidR="00B25B22" w:rsidP="00B25B22" w:rsidRDefault="00B25B22" w14:paraId="1DD77D9F" w14:textId="77777777">
      <w:pPr>
        <w:ind w:firstLine="720"/>
      </w:pPr>
    </w:p>
    <w:p w:rsidRPr="005F1466" w:rsidR="00B25B22" w:rsidP="0764CD8C" w:rsidRDefault="00B25B22" w14:paraId="6EFAF5B4" w14:textId="77777777">
      <w:pPr>
        <w:pStyle w:val="HTMLPreformatted"/>
        <w:shd w:val="clear" w:color="auto" w:fill="FFFFFF" w:themeFill="background1"/>
        <w:ind w:left="720"/>
        <w:rPr>
          <w:color w:val="000000" w:themeColor="text1" w:themeTint="FF" w:themeShade="FF"/>
          <w:sz w:val="18"/>
          <w:szCs w:val="18"/>
          <w:highlight w:val="yellow"/>
        </w:rPr>
      </w:pPr>
      <w:r w:rsidRPr="0764CD8C" w:rsidR="0764CD8C">
        <w:rPr>
          <w:color w:val="000000" w:themeColor="text1" w:themeTint="FF" w:themeShade="FF"/>
          <w:sz w:val="18"/>
          <w:szCs w:val="18"/>
          <w:highlight w:val="lightGray"/>
        </w:rPr>
        <w:t>@Override</w:t>
      </w:r>
      <w:r>
        <w:br/>
      </w:r>
      <w:r w:rsidRPr="0764CD8C" w:rsidR="0764CD8C">
        <w:rPr>
          <w:color w:val="000000" w:themeColor="text1" w:themeTint="FF" w:themeShade="FF"/>
          <w:sz w:val="18"/>
          <w:szCs w:val="18"/>
          <w:highlight w:val="lightGray"/>
        </w:rPr>
        <w:t xml:space="preserve">public void </w:t>
      </w:r>
      <w:proofErr w:type="spellStart"/>
      <w:r w:rsidRPr="0764CD8C" w:rsidR="0764CD8C">
        <w:rPr>
          <w:color w:val="000000" w:themeColor="text1" w:themeTint="FF" w:themeShade="FF"/>
          <w:sz w:val="18"/>
          <w:szCs w:val="18"/>
          <w:highlight w:val="lightGray"/>
        </w:rPr>
        <w:t>onCreate</w:t>
      </w:r>
      <w:proofErr w:type="spellEnd"/>
      <w:r w:rsidRPr="0764CD8C" w:rsidR="0764CD8C">
        <w:rPr>
          <w:color w:val="000000" w:themeColor="text1" w:themeTint="FF" w:themeShade="FF"/>
          <w:sz w:val="18"/>
          <w:szCs w:val="18"/>
          <w:highlight w:val="lightGray"/>
        </w:rPr>
        <w:t>() {</w:t>
      </w:r>
      <w:r>
        <w:br/>
      </w:r>
      <w:r w:rsidRPr="0764CD8C" w:rsidR="0764CD8C">
        <w:rPr>
          <w:color w:val="000000" w:themeColor="text1" w:themeTint="FF" w:themeShade="FF"/>
          <w:sz w:val="18"/>
          <w:szCs w:val="18"/>
          <w:highlight w:val="yellow"/>
        </w:rPr>
        <w:t xml:space="preserve">   </w:t>
      </w:r>
      <w:proofErr w:type="spellStart"/>
      <w:r w:rsidRPr="0764CD8C" w:rsidR="0764CD8C">
        <w:rPr>
          <w:color w:val="000000" w:themeColor="text1" w:themeTint="FF" w:themeShade="FF"/>
          <w:sz w:val="18"/>
          <w:szCs w:val="18"/>
          <w:highlight w:val="yellow"/>
        </w:rPr>
        <w:t>MultiDex.install</w:t>
      </w:r>
      <w:proofErr w:type="spellEnd"/>
      <w:r w:rsidRPr="0764CD8C" w:rsidR="0764CD8C">
        <w:rPr>
          <w:color w:val="000000" w:themeColor="text1" w:themeTint="FF" w:themeShade="FF"/>
          <w:sz w:val="18"/>
          <w:szCs w:val="18"/>
          <w:highlight w:val="yellow"/>
        </w:rPr>
        <w:t>(this);</w:t>
      </w:r>
    </w:p>
    <w:p w:rsidRPr="005F1466" w:rsidR="00B25B22" w:rsidP="0764CD8C" w:rsidRDefault="00B25B22" w14:paraId="2CB0FC65" w14:textId="77777777">
      <w:pPr>
        <w:pStyle w:val="HTMLPreformatted"/>
        <w:shd w:val="clear" w:color="auto" w:fill="FFFFFF" w:themeFill="background1"/>
        <w:ind w:left="720"/>
        <w:rPr>
          <w:color w:val="000000" w:themeColor="text1" w:themeTint="FF" w:themeShade="FF"/>
          <w:sz w:val="18"/>
          <w:szCs w:val="18"/>
          <w:highlight w:val="lightGray"/>
        </w:rPr>
      </w:pPr>
      <w:r w:rsidRPr="0764CD8C" w:rsidR="0764CD8C">
        <w:rPr>
          <w:color w:val="000000" w:themeColor="text1" w:themeTint="FF" w:themeShade="FF"/>
          <w:sz w:val="18"/>
          <w:szCs w:val="18"/>
          <w:highlight w:val="lightGray"/>
        </w:rPr>
        <w:t>  </w:t>
      </w:r>
      <w:proofErr w:type="spellStart"/>
      <w:r w:rsidRPr="0764CD8C" w:rsidR="0764CD8C">
        <w:rPr>
          <w:color w:val="000000" w:themeColor="text1" w:themeTint="FF" w:themeShade="FF"/>
          <w:sz w:val="18"/>
          <w:szCs w:val="18"/>
          <w:highlight w:val="lightGray"/>
        </w:rPr>
        <w:t>Super.onCreate</w:t>
      </w:r>
      <w:proofErr w:type="spellEnd"/>
      <w:r w:rsidRPr="0764CD8C" w:rsidR="0764CD8C">
        <w:rPr>
          <w:color w:val="000000" w:themeColor="text1" w:themeTint="FF" w:themeShade="FF"/>
          <w:sz w:val="18"/>
          <w:szCs w:val="18"/>
          <w:highlight w:val="lightGray"/>
        </w:rPr>
        <w:t>();</w:t>
      </w:r>
    </w:p>
    <w:p w:rsidR="00B25B22" w:rsidP="0764CD8C" w:rsidRDefault="00B25B22" w14:paraId="1CCF67DD" w14:textId="77777777" w14:noSpellErr="1">
      <w:pPr>
        <w:pStyle w:val="HTMLPreformatted"/>
        <w:shd w:val="clear" w:color="auto" w:fill="FFFFFF" w:themeFill="background1"/>
        <w:ind w:left="720"/>
        <w:rPr>
          <w:color w:val="000000" w:themeColor="text1" w:themeTint="FF" w:themeShade="FF"/>
          <w:sz w:val="18"/>
          <w:szCs w:val="18"/>
          <w:highlight w:val="lightGray"/>
        </w:rPr>
      </w:pPr>
      <w:r w:rsidRPr="0764CD8C" w:rsidR="0764CD8C">
        <w:rPr>
          <w:color w:val="000000" w:themeColor="text1" w:themeTint="FF" w:themeShade="FF"/>
          <w:sz w:val="18"/>
          <w:szCs w:val="18"/>
          <w:highlight w:val="lightGray"/>
        </w:rPr>
        <w:t>}</w:t>
      </w:r>
    </w:p>
    <w:p w:rsidR="0024263D" w:rsidP="00B25B22" w:rsidRDefault="0024263D" w14:paraId="3BB67144" w14:textId="77777777">
      <w:pPr>
        <w:pStyle w:val="HTMLPreformatted"/>
        <w:shd w:val="clear" w:color="auto" w:fill="FFFFFF"/>
        <w:ind w:left="720"/>
        <w:rPr>
          <w:color w:val="000000"/>
          <w:sz w:val="18"/>
          <w:szCs w:val="18"/>
          <w:highlight w:val="lightGray"/>
        </w:rPr>
      </w:pPr>
    </w:p>
    <w:p w:rsidR="0005093C" w:rsidP="00B25B22" w:rsidRDefault="0005093C" w14:paraId="6926B1D7" w14:textId="77777777">
      <w:pPr>
        <w:pStyle w:val="HTMLPreformatted"/>
        <w:shd w:val="clear" w:color="auto" w:fill="FFFFFF"/>
        <w:ind w:left="720"/>
        <w:rPr>
          <w:color w:val="000000"/>
          <w:sz w:val="18"/>
          <w:szCs w:val="18"/>
          <w:highlight w:val="lightGray"/>
        </w:rPr>
      </w:pPr>
    </w:p>
    <w:p w:rsidR="00490928" w:rsidP="0764CD8C" w:rsidRDefault="0005093C" w14:paraId="639E2467" w14:textId="4D585861" w14:noSpellErr="1">
      <w:pPr>
        <w:pStyle w:val="Heading1"/>
        <w:rPr>
          <w:rFonts w:cs="Arial"/>
        </w:rPr>
      </w:pPr>
      <w:bookmarkStart w:name="_Toc444883192" w:id="163"/>
      <w:bookmarkStart w:name="_Toc493440872" w:id="164"/>
      <w:r w:rsidRPr="0764CD8C" w:rsidR="0764CD8C">
        <w:rPr>
          <w:rFonts w:cs="Arial"/>
        </w:rPr>
        <w:t>Supported Languages</w:t>
      </w:r>
      <w:bookmarkEnd w:id="163"/>
      <w:bookmarkEnd w:id="164"/>
    </w:p>
    <w:p w:rsidR="0005093C" w:rsidP="0005093C" w:rsidRDefault="0005093C" w14:paraId="613F1D6A" w14:textId="77777777">
      <w:pPr>
        <w:pStyle w:val="BodyText"/>
        <w:rPr>
          <w:lang w:val="en-GB"/>
        </w:rPr>
      </w:pPr>
    </w:p>
    <w:tbl>
      <w:tblPr>
        <w:tblW w:w="8876" w:type="dxa"/>
        <w:tblInd w:w="93" w:type="dxa"/>
        <w:tblLook w:val="04A0" w:firstRow="1" w:lastRow="0" w:firstColumn="1" w:lastColumn="0" w:noHBand="0" w:noVBand="1"/>
        <w:tblPrChange w:author="Kumar, Sampath" w:date="2017-09-14T15:48:00Z" w:id="165">
          <w:tblPr>
            <w:tblW w:w="8640" w:type="dxa"/>
            <w:tblInd w:w="93" w:type="dxa"/>
            <w:tblLook w:val="04A0" w:firstRow="1" w:lastRow="0" w:firstColumn="1" w:lastColumn="0" w:noHBand="0" w:noVBand="1"/>
          </w:tblPr>
        </w:tblPrChange>
      </w:tblPr>
      <w:tblGrid>
        <w:tblGridChange w:id="166">
          <w:tblGrid>
            <w:gridCol w:w="1364"/>
            <w:gridCol w:w="1391"/>
            <w:gridCol w:w="1457"/>
            <w:gridCol w:w="1600"/>
            <w:gridCol w:w="1484"/>
            <w:gridCol w:w="1580"/>
          </w:tblGrid>
        </w:tblGridChange>
        <w:gridCol w:w="1404"/>
        <w:gridCol w:w="1391"/>
        <w:gridCol w:w="1457"/>
        <w:gridCol w:w="1600"/>
        <w:gridCol w:w="1484"/>
        <w:gridCol w:w="1580"/>
      </w:tblGrid>
      <w:tr w:rsidRPr="0005093C" w:rsidR="0005093C" w:rsidTr="0764CD8C" w14:paraId="78C17353" w14:textId="77777777">
        <w:trPr>
          <w:trHeight w:val="780"/>
          <w:trPrChange w:author="Kumar, Sampath" w:date="2017-09-14T15:48:00Z" w:id="167">
            <w:trPr>
              <w:trHeight w:val="780"/>
            </w:trPr>
          </w:trPrChange>
        </w:trPr>
        <w:tc>
          <w:tcPr>
            <w:tcW w:w="1364" w:type="dxa"/>
            <w:tcBorders>
              <w:top w:val="single" w:color="auto" w:sz="8" w:space="0"/>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168">
              <w:tcPr>
                <w:tcW w:w="1360" w:type="dxa"/>
                <w:tcBorders>
                  <w:top w:val="single" w:color="auto" w:sz="8" w:space="0"/>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4BDD23CD" w14:textId="77777777" w14:noSpellErr="1">
            <w:pPr>
              <w:rPr>
                <w:rFonts w:cs="Arial"/>
                <w:color w:val="000000" w:themeColor="text1" w:themeTint="FF" w:themeShade="FF"/>
              </w:rPr>
            </w:pPr>
            <w:commentRangeStart w:id="169"/>
            <w:r w:rsidRPr="0764CD8C" w:rsidR="0764CD8C">
              <w:rPr>
                <w:rFonts w:cs="Arial"/>
                <w:color w:val="000000" w:themeColor="text1" w:themeTint="FF" w:themeShade="FF"/>
              </w:rPr>
              <w:t>English</w:t>
            </w:r>
            <w:commentRangeEnd w:id="169"/>
            <w:r>
              <w:rPr>
                <w:rStyle w:val="CommentReference"/>
              </w:rPr>
              <w:commentReference w:id="169"/>
            </w:r>
          </w:p>
        </w:tc>
        <w:tc>
          <w:tcPr>
            <w:tcW w:w="1391" w:type="dxa"/>
            <w:tcBorders>
              <w:top w:val="single" w:color="auto" w:sz="8" w:space="0"/>
              <w:left w:val="nil"/>
              <w:bottom w:val="single" w:color="auto" w:sz="8" w:space="0"/>
              <w:right w:val="single" w:color="auto" w:sz="8" w:space="0"/>
            </w:tcBorders>
            <w:shd w:val="clear" w:color="auto" w:fill="FFFFFF" w:themeFill="background1"/>
            <w:tcMar/>
            <w:vAlign w:val="center"/>
            <w:hideMark/>
            <w:tcPrChange w:author="Kumar, Sampath" w:date="2017-09-14T15:48:00Z" w:id="170">
              <w:tcPr>
                <w:tcW w:w="1420" w:type="dxa"/>
                <w:tcBorders>
                  <w:top w:val="single" w:color="auto" w:sz="8" w:space="0"/>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7DB33AD9" w14:textId="77777777" w14:noSpellErr="1">
            <w:pPr>
              <w:rPr>
                <w:rFonts w:cs="Arial"/>
                <w:color w:val="000000" w:themeColor="text1" w:themeTint="FF" w:themeShade="FF"/>
              </w:rPr>
            </w:pPr>
            <w:r w:rsidRPr="0764CD8C" w:rsidR="0764CD8C">
              <w:rPr>
                <w:rFonts w:cs="Arial"/>
                <w:color w:val="000000" w:themeColor="text1" w:themeTint="FF" w:themeShade="FF"/>
              </w:rPr>
              <w:t>German</w:t>
            </w:r>
          </w:p>
        </w:tc>
        <w:tc>
          <w:tcPr>
            <w:tcW w:w="1457" w:type="dxa"/>
            <w:tcBorders>
              <w:top w:val="single" w:color="auto" w:sz="8" w:space="0"/>
              <w:left w:val="nil"/>
              <w:bottom w:val="single" w:color="auto" w:sz="8" w:space="0"/>
              <w:right w:val="single" w:color="auto" w:sz="8" w:space="0"/>
            </w:tcBorders>
            <w:shd w:val="clear" w:color="auto" w:fill="FFFFFF" w:themeFill="background1"/>
            <w:tcMar/>
            <w:vAlign w:val="center"/>
            <w:hideMark/>
            <w:tcPrChange w:author="Kumar, Sampath" w:date="2017-09-14T15:48:00Z" w:id="171">
              <w:tcPr>
                <w:tcW w:w="1200" w:type="dxa"/>
                <w:tcBorders>
                  <w:top w:val="single" w:color="auto" w:sz="8" w:space="0"/>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FE58CB1" w14:textId="77777777" w14:noSpellErr="1">
            <w:pPr>
              <w:rPr>
                <w:rFonts w:cs="Arial"/>
                <w:color w:val="000000" w:themeColor="text1" w:themeTint="FF" w:themeShade="FF"/>
              </w:rPr>
            </w:pPr>
            <w:r w:rsidRPr="0764CD8C" w:rsidR="0764CD8C">
              <w:rPr>
                <w:rFonts w:cs="Arial"/>
                <w:color w:val="000000" w:themeColor="text1" w:themeTint="FF" w:themeShade="FF"/>
              </w:rPr>
              <w:t>French (FR)</w:t>
            </w:r>
          </w:p>
        </w:tc>
        <w:tc>
          <w:tcPr>
            <w:tcW w:w="1600" w:type="dxa"/>
            <w:tcBorders>
              <w:top w:val="single" w:color="auto" w:sz="8" w:space="0"/>
              <w:left w:val="nil"/>
              <w:bottom w:val="single" w:color="auto" w:sz="8" w:space="0"/>
              <w:right w:val="single" w:color="auto" w:sz="8" w:space="0"/>
            </w:tcBorders>
            <w:shd w:val="clear" w:color="auto" w:fill="FFFFFF" w:themeFill="background1"/>
            <w:tcMar/>
            <w:vAlign w:val="center"/>
            <w:hideMark/>
            <w:tcPrChange w:author="Kumar, Sampath" w:date="2017-09-14T15:48:00Z" w:id="172">
              <w:tcPr>
                <w:tcW w:w="1600" w:type="dxa"/>
                <w:tcBorders>
                  <w:top w:val="single" w:color="auto" w:sz="8" w:space="0"/>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045357DE" w14:textId="77777777" w14:noSpellErr="1">
            <w:pPr>
              <w:rPr>
                <w:rFonts w:cs="Arial"/>
                <w:color w:val="000000" w:themeColor="text1" w:themeTint="FF" w:themeShade="FF"/>
              </w:rPr>
            </w:pPr>
            <w:r w:rsidRPr="0764CD8C" w:rsidR="0764CD8C">
              <w:rPr>
                <w:rFonts w:cs="Arial"/>
                <w:color w:val="000000" w:themeColor="text1" w:themeTint="FF" w:themeShade="FF"/>
              </w:rPr>
              <w:t>Simplified Chinese</w:t>
            </w:r>
          </w:p>
        </w:tc>
        <w:tc>
          <w:tcPr>
            <w:tcW w:w="1484" w:type="dxa"/>
            <w:tcBorders>
              <w:top w:val="single" w:color="auto" w:sz="8" w:space="0"/>
              <w:left w:val="nil"/>
              <w:bottom w:val="single" w:color="auto" w:sz="8" w:space="0"/>
              <w:right w:val="single" w:color="auto" w:sz="8" w:space="0"/>
            </w:tcBorders>
            <w:shd w:val="clear" w:color="auto" w:fill="FFFFFF" w:themeFill="background1"/>
            <w:tcMar/>
            <w:vAlign w:val="center"/>
            <w:hideMark/>
            <w:tcPrChange w:author="Kumar, Sampath" w:date="2017-09-14T15:48:00Z" w:id="173">
              <w:tcPr>
                <w:tcW w:w="1480" w:type="dxa"/>
                <w:tcBorders>
                  <w:top w:val="single" w:color="auto" w:sz="8" w:space="0"/>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0C5E92E7" w14:textId="77777777" w14:noSpellErr="1">
            <w:pPr>
              <w:rPr>
                <w:rFonts w:cs="Arial"/>
                <w:color w:val="000000" w:themeColor="text1" w:themeTint="FF" w:themeShade="FF"/>
              </w:rPr>
            </w:pPr>
            <w:r w:rsidRPr="0764CD8C" w:rsidR="0764CD8C">
              <w:rPr>
                <w:rFonts w:cs="Arial"/>
                <w:color w:val="000000" w:themeColor="text1" w:themeTint="FF" w:themeShade="FF"/>
              </w:rPr>
              <w:t>Traditional Chinese</w:t>
            </w:r>
          </w:p>
        </w:tc>
        <w:tc>
          <w:tcPr>
            <w:tcW w:w="1580" w:type="dxa"/>
            <w:tcBorders>
              <w:top w:val="single" w:color="auto" w:sz="8" w:space="0"/>
              <w:left w:val="nil"/>
              <w:bottom w:val="single" w:color="auto" w:sz="8" w:space="0"/>
              <w:right w:val="single" w:color="auto" w:sz="8" w:space="0"/>
            </w:tcBorders>
            <w:shd w:val="clear" w:color="auto" w:fill="FFFFFF" w:themeFill="background1"/>
            <w:tcMar/>
            <w:vAlign w:val="center"/>
            <w:hideMark/>
            <w:tcPrChange w:author="Kumar, Sampath" w:date="2017-09-14T15:48:00Z" w:id="174">
              <w:tcPr>
                <w:tcW w:w="1580" w:type="dxa"/>
                <w:tcBorders>
                  <w:top w:val="single" w:color="auto" w:sz="8" w:space="0"/>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33664B0" w14:textId="77777777" w14:noSpellErr="1">
            <w:pPr>
              <w:rPr>
                <w:rFonts w:cs="Arial"/>
                <w:color w:val="000000" w:themeColor="text1" w:themeTint="FF" w:themeShade="FF"/>
              </w:rPr>
            </w:pPr>
            <w:r w:rsidRPr="0764CD8C" w:rsidR="0764CD8C">
              <w:rPr>
                <w:rFonts w:cs="Arial"/>
                <w:color w:val="000000" w:themeColor="text1" w:themeTint="FF" w:themeShade="FF"/>
              </w:rPr>
              <w:t>Portuguese (EU)</w:t>
            </w:r>
          </w:p>
        </w:tc>
      </w:tr>
      <w:tr w:rsidRPr="0005093C" w:rsidR="0005093C" w:rsidTr="0764CD8C" w14:paraId="06DA08C9" w14:textId="77777777">
        <w:trPr>
          <w:trHeight w:val="780"/>
          <w:trPrChange w:author="Kumar, Sampath" w:date="2017-09-14T15:48:00Z" w:id="175">
            <w:trPr>
              <w:trHeight w:val="780"/>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176">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30722A9E" w14:textId="77777777" w14:noSpellErr="1">
            <w:pPr>
              <w:rPr>
                <w:rFonts w:cs="Arial"/>
                <w:color w:val="000000" w:themeColor="text1" w:themeTint="FF" w:themeShade="FF"/>
              </w:rPr>
            </w:pPr>
            <w:r w:rsidRPr="0764CD8C" w:rsidR="0764CD8C">
              <w:rPr>
                <w:rFonts w:cs="Arial"/>
                <w:color w:val="000000" w:themeColor="text1" w:themeTint="FF" w:themeShade="FF"/>
              </w:rPr>
              <w:t>Russian</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77">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6D9C5CB" w14:textId="77777777" w14:noSpellErr="1">
            <w:pPr>
              <w:rPr>
                <w:rFonts w:cs="Arial"/>
                <w:color w:val="000000" w:themeColor="text1" w:themeTint="FF" w:themeShade="FF"/>
              </w:rPr>
            </w:pPr>
            <w:r w:rsidRPr="0764CD8C" w:rsidR="0764CD8C">
              <w:rPr>
                <w:rFonts w:cs="Arial"/>
                <w:color w:val="000000" w:themeColor="text1" w:themeTint="FF" w:themeShade="FF"/>
              </w:rPr>
              <w:t>Arabic</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78">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0B85C0C9" w14:textId="77777777" w14:noSpellErr="1">
            <w:pPr>
              <w:rPr>
                <w:rFonts w:cs="Arial"/>
                <w:color w:val="000000" w:themeColor="text1" w:themeTint="FF" w:themeShade="FF"/>
              </w:rPr>
            </w:pPr>
            <w:r w:rsidRPr="0764CD8C" w:rsidR="0764CD8C">
              <w:rPr>
                <w:rFonts w:cs="Arial"/>
                <w:color w:val="000000" w:themeColor="text1" w:themeTint="FF" w:themeShade="FF"/>
              </w:rPr>
              <w:t>Japanese</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79">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5418FCD" w14:textId="77777777" w14:noSpellErr="1">
            <w:pPr>
              <w:rPr>
                <w:rFonts w:cs="Arial"/>
                <w:color w:val="000000" w:themeColor="text1" w:themeTint="FF" w:themeShade="FF"/>
              </w:rPr>
            </w:pPr>
            <w:r w:rsidRPr="0764CD8C" w:rsidR="0764CD8C">
              <w:rPr>
                <w:rFonts w:cs="Arial"/>
                <w:color w:val="000000" w:themeColor="text1" w:themeTint="FF" w:themeShade="FF"/>
              </w:rPr>
              <w:t>Dutch</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0">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F366876" w14:textId="77777777" w14:noSpellErr="1">
            <w:pPr>
              <w:rPr>
                <w:rFonts w:cs="Arial"/>
                <w:color w:val="000000" w:themeColor="text1" w:themeTint="FF" w:themeShade="FF"/>
              </w:rPr>
            </w:pPr>
            <w:r w:rsidRPr="0764CD8C" w:rsidR="0764CD8C">
              <w:rPr>
                <w:rFonts w:cs="Arial"/>
                <w:color w:val="000000" w:themeColor="text1" w:themeTint="FF" w:themeShade="FF"/>
              </w:rPr>
              <w:t>Malay</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1">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45527186" w14:textId="77777777" w14:noSpellErr="1">
            <w:pPr>
              <w:rPr>
                <w:rFonts w:cs="Arial"/>
                <w:color w:val="000000" w:themeColor="text1" w:themeTint="FF" w:themeShade="FF"/>
              </w:rPr>
            </w:pPr>
            <w:r w:rsidRPr="0764CD8C" w:rsidR="0764CD8C">
              <w:rPr>
                <w:rFonts w:cs="Arial"/>
                <w:color w:val="000000" w:themeColor="text1" w:themeTint="FF" w:themeShade="FF"/>
              </w:rPr>
              <w:t>Montenegrin</w:t>
            </w:r>
          </w:p>
        </w:tc>
      </w:tr>
      <w:tr w:rsidRPr="0005093C" w:rsidR="0005093C" w:rsidTr="0764CD8C" w14:paraId="23C669B5" w14:textId="77777777">
        <w:trPr>
          <w:trHeight w:val="780"/>
          <w:trPrChange w:author="Kumar, Sampath" w:date="2017-09-14T15:48:00Z" w:id="182">
            <w:trPr>
              <w:trHeight w:val="780"/>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183">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758FB818" w14:textId="77777777" w14:noSpellErr="1">
            <w:pPr>
              <w:rPr>
                <w:rFonts w:cs="Arial"/>
                <w:color w:val="000000" w:themeColor="text1" w:themeTint="FF" w:themeShade="FF"/>
              </w:rPr>
            </w:pPr>
            <w:r w:rsidRPr="0764CD8C" w:rsidR="0764CD8C">
              <w:rPr>
                <w:rFonts w:cs="Arial"/>
                <w:color w:val="000000" w:themeColor="text1" w:themeTint="FF" w:themeShade="FF"/>
              </w:rPr>
              <w:t>French-CA</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4">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5966FF3" w14:textId="77777777" w14:noSpellErr="1">
            <w:pPr>
              <w:rPr>
                <w:rFonts w:cs="Arial"/>
                <w:color w:val="000000" w:themeColor="text1" w:themeTint="FF" w:themeShade="FF"/>
              </w:rPr>
            </w:pPr>
            <w:r w:rsidRPr="0764CD8C" w:rsidR="0764CD8C">
              <w:rPr>
                <w:rFonts w:cs="Arial"/>
                <w:color w:val="000000" w:themeColor="text1" w:themeTint="FF" w:themeShade="FF"/>
              </w:rPr>
              <w:t>Romanian</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5">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17518117" w14:textId="77777777" w14:noSpellErr="1">
            <w:pPr>
              <w:rPr>
                <w:rFonts w:cs="Arial"/>
                <w:color w:val="000000" w:themeColor="text1" w:themeTint="FF" w:themeShade="FF"/>
              </w:rPr>
            </w:pPr>
            <w:r w:rsidRPr="0764CD8C" w:rsidR="0764CD8C">
              <w:rPr>
                <w:rFonts w:cs="Arial"/>
                <w:color w:val="000000" w:themeColor="text1" w:themeTint="FF" w:themeShade="FF"/>
              </w:rPr>
              <w:t>Spanish Mexican</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6">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CD21198" w14:textId="77777777" w14:noSpellErr="1">
            <w:pPr>
              <w:rPr>
                <w:rFonts w:cs="Arial"/>
                <w:color w:val="000000" w:themeColor="text1" w:themeTint="FF" w:themeShade="FF"/>
              </w:rPr>
            </w:pPr>
            <w:r w:rsidRPr="0764CD8C" w:rsidR="0764CD8C">
              <w:rPr>
                <w:rFonts w:cs="Arial"/>
                <w:color w:val="000000" w:themeColor="text1" w:themeTint="FF" w:themeShade="FF"/>
              </w:rPr>
              <w:t>Ukrainian</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7">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11F9BD94" w14:textId="77777777" w14:noSpellErr="1">
            <w:pPr>
              <w:rPr>
                <w:rFonts w:cs="Arial"/>
                <w:color w:val="000000" w:themeColor="text1" w:themeTint="FF" w:themeShade="FF"/>
              </w:rPr>
            </w:pPr>
            <w:r w:rsidRPr="0764CD8C" w:rsidR="0764CD8C">
              <w:rPr>
                <w:rFonts w:cs="Arial"/>
                <w:color w:val="000000" w:themeColor="text1" w:themeTint="FF" w:themeShade="FF"/>
              </w:rPr>
              <w:t>Portuguese (BR)</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88">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34EA8393" w14:textId="77777777" w14:noSpellErr="1">
            <w:pPr>
              <w:rPr>
                <w:rFonts w:cs="Arial"/>
                <w:color w:val="000000" w:themeColor="text1" w:themeTint="FF" w:themeShade="FF"/>
              </w:rPr>
            </w:pPr>
            <w:r w:rsidRPr="0764CD8C" w:rsidR="0764CD8C">
              <w:rPr>
                <w:rFonts w:cs="Arial"/>
                <w:color w:val="000000" w:themeColor="text1" w:themeTint="FF" w:themeShade="FF"/>
              </w:rPr>
              <w:t>Serbian</w:t>
            </w:r>
          </w:p>
        </w:tc>
      </w:tr>
      <w:tr w:rsidRPr="0005093C" w:rsidR="0005093C" w:rsidTr="0764CD8C" w14:paraId="33722169" w14:textId="77777777">
        <w:trPr>
          <w:trHeight w:val="817"/>
          <w:trPrChange w:author="Kumar, Sampath" w:date="2017-09-14T15:48:00Z" w:id="189">
            <w:trPr>
              <w:trHeight w:val="780"/>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190">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0DD20D4A" w14:textId="77777777" w14:noSpellErr="1">
            <w:pPr>
              <w:rPr>
                <w:rFonts w:cs="Arial"/>
                <w:color w:val="000000" w:themeColor="text1" w:themeTint="FF" w:themeShade="FF"/>
              </w:rPr>
            </w:pPr>
            <w:r w:rsidRPr="0764CD8C" w:rsidR="0764CD8C">
              <w:rPr>
                <w:rFonts w:cs="Arial"/>
                <w:color w:val="000000" w:themeColor="text1" w:themeTint="FF" w:themeShade="FF"/>
              </w:rPr>
              <w:t>Gaelic</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1">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4E547CC4" w14:textId="77777777" w14:noSpellErr="1">
            <w:pPr>
              <w:rPr>
                <w:rFonts w:cs="Arial"/>
                <w:color w:val="000000" w:themeColor="text1" w:themeTint="FF" w:themeShade="FF"/>
              </w:rPr>
            </w:pPr>
            <w:r w:rsidRPr="0764CD8C" w:rsidR="0764CD8C">
              <w:rPr>
                <w:rFonts w:cs="Arial"/>
                <w:color w:val="000000" w:themeColor="text1" w:themeTint="FF" w:themeShade="FF"/>
              </w:rPr>
              <w:t>Greek</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2">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1A433D7A" w14:textId="77777777" w14:noSpellErr="1">
            <w:pPr>
              <w:rPr>
                <w:rFonts w:cs="Arial"/>
                <w:color w:val="000000" w:themeColor="text1" w:themeTint="FF" w:themeShade="FF"/>
              </w:rPr>
            </w:pPr>
            <w:r w:rsidRPr="0764CD8C" w:rsidR="0764CD8C">
              <w:rPr>
                <w:rFonts w:cs="Arial"/>
                <w:color w:val="000000" w:themeColor="text1" w:themeTint="FF" w:themeShade="FF"/>
              </w:rPr>
              <w:t>Hebrew</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3">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09A35BB" w14:textId="77777777" w14:noSpellErr="1">
            <w:pPr>
              <w:rPr>
                <w:rFonts w:cs="Arial"/>
                <w:color w:val="000000" w:themeColor="text1" w:themeTint="FF" w:themeShade="FF"/>
              </w:rPr>
            </w:pPr>
            <w:r w:rsidRPr="0764CD8C" w:rsidR="0764CD8C">
              <w:rPr>
                <w:rFonts w:cs="Arial"/>
                <w:color w:val="000000" w:themeColor="text1" w:themeTint="FF" w:themeShade="FF"/>
              </w:rPr>
              <w:t>Hindi</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4">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70C1A8D" w14:textId="77777777" w14:noSpellErr="1">
            <w:pPr>
              <w:rPr>
                <w:rFonts w:cs="Arial"/>
                <w:color w:val="000000" w:themeColor="text1" w:themeTint="FF" w:themeShade="FF"/>
              </w:rPr>
            </w:pPr>
            <w:r w:rsidRPr="0764CD8C" w:rsidR="0764CD8C">
              <w:rPr>
                <w:rFonts w:cs="Arial"/>
                <w:color w:val="000000" w:themeColor="text1" w:themeTint="FF" w:themeShade="FF"/>
              </w:rPr>
              <w:t>Finnish</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5">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06638857" w14:textId="77777777" w14:noSpellErr="1">
            <w:pPr>
              <w:rPr>
                <w:rFonts w:cs="Arial"/>
                <w:color w:val="000000" w:themeColor="text1" w:themeTint="FF" w:themeShade="FF"/>
              </w:rPr>
            </w:pPr>
            <w:r w:rsidRPr="0764CD8C" w:rsidR="0764CD8C">
              <w:rPr>
                <w:rFonts w:cs="Arial"/>
                <w:color w:val="000000" w:themeColor="text1" w:themeTint="FF" w:themeShade="FF"/>
              </w:rPr>
              <w:t>Swedish</w:t>
            </w:r>
          </w:p>
        </w:tc>
      </w:tr>
      <w:tr w:rsidRPr="0005093C" w:rsidR="0005093C" w:rsidTr="0764CD8C" w14:paraId="46D433EF" w14:textId="77777777">
        <w:trPr>
          <w:trHeight w:val="630"/>
          <w:trPrChange w:author="Kumar, Sampath" w:date="2017-09-14T15:48:00Z" w:id="196">
            <w:trPr>
              <w:trHeight w:val="630"/>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197">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3C788EA3" w14:textId="77777777" w14:noSpellErr="1">
            <w:pPr>
              <w:rPr>
                <w:rFonts w:cs="Arial"/>
                <w:color w:val="000000" w:themeColor="text1" w:themeTint="FF" w:themeShade="FF"/>
              </w:rPr>
            </w:pPr>
            <w:r w:rsidRPr="0764CD8C" w:rsidR="0764CD8C">
              <w:rPr>
                <w:rFonts w:cs="Arial"/>
                <w:color w:val="000000" w:themeColor="text1" w:themeTint="FF" w:themeShade="FF"/>
              </w:rPr>
              <w:t>Italian</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8">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7804E6B7" w14:textId="77777777" w14:noSpellErr="1">
            <w:pPr>
              <w:rPr>
                <w:rFonts w:cs="Arial"/>
                <w:color w:val="000000" w:themeColor="text1" w:themeTint="FF" w:themeShade="FF"/>
              </w:rPr>
            </w:pPr>
            <w:r w:rsidRPr="0764CD8C" w:rsidR="0764CD8C">
              <w:rPr>
                <w:rFonts w:cs="Arial"/>
                <w:color w:val="000000" w:themeColor="text1" w:themeTint="FF" w:themeShade="FF"/>
              </w:rPr>
              <w:t>Polish</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199">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6F140312" w14:textId="77777777" w14:noSpellErr="1">
            <w:pPr>
              <w:rPr>
                <w:rFonts w:cs="Arial"/>
                <w:color w:val="000000" w:themeColor="text1" w:themeTint="FF" w:themeShade="FF"/>
              </w:rPr>
            </w:pPr>
            <w:r w:rsidRPr="0764CD8C" w:rsidR="0764CD8C">
              <w:rPr>
                <w:rFonts w:cs="Arial"/>
                <w:color w:val="000000" w:themeColor="text1" w:themeTint="FF" w:themeShade="FF"/>
              </w:rPr>
              <w:t>Spanish</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0">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6DC6CED6" w14:textId="77777777" w14:noSpellErr="1">
            <w:pPr>
              <w:rPr>
                <w:rFonts w:cs="Arial"/>
                <w:color w:val="000000" w:themeColor="text1" w:themeTint="FF" w:themeShade="FF"/>
              </w:rPr>
            </w:pPr>
            <w:r w:rsidRPr="0764CD8C" w:rsidR="0764CD8C">
              <w:rPr>
                <w:rFonts w:cs="Arial"/>
                <w:color w:val="000000" w:themeColor="text1" w:themeTint="FF" w:themeShade="FF"/>
              </w:rPr>
              <w:t>Korean</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1">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7EF9C6F9" w14:textId="77777777" w14:noSpellErr="1">
            <w:pPr>
              <w:rPr>
                <w:rFonts w:cs="Arial"/>
                <w:color w:val="000000" w:themeColor="text1" w:themeTint="FF" w:themeShade="FF"/>
              </w:rPr>
            </w:pPr>
            <w:r w:rsidRPr="0764CD8C" w:rsidR="0764CD8C">
              <w:rPr>
                <w:rFonts w:cs="Arial"/>
                <w:color w:val="000000" w:themeColor="text1" w:themeTint="FF" w:themeShade="FF"/>
              </w:rPr>
              <w:t>Czech</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2">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4F533990" w14:textId="77777777" w14:noSpellErr="1">
            <w:pPr>
              <w:rPr>
                <w:rFonts w:cs="Arial"/>
                <w:color w:val="000000" w:themeColor="text1" w:themeTint="FF" w:themeShade="FF"/>
              </w:rPr>
            </w:pPr>
            <w:r w:rsidRPr="0764CD8C" w:rsidR="0764CD8C">
              <w:rPr>
                <w:rFonts w:cs="Arial"/>
                <w:color w:val="000000" w:themeColor="text1" w:themeTint="FF" w:themeShade="FF"/>
              </w:rPr>
              <w:t>English UK</w:t>
            </w:r>
          </w:p>
        </w:tc>
      </w:tr>
      <w:tr w:rsidRPr="0005093C" w:rsidR="0005093C" w:rsidTr="0764CD8C" w14:paraId="20676762" w14:textId="77777777">
        <w:trPr>
          <w:trHeight w:val="735"/>
          <w:trPrChange w:author="Kumar, Sampath" w:date="2017-09-14T15:48:00Z" w:id="203">
            <w:trPr>
              <w:trHeight w:val="735"/>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204">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55D943DF" w14:textId="77777777" w14:noSpellErr="1">
            <w:pPr>
              <w:rPr>
                <w:rFonts w:cs="Arial"/>
                <w:color w:val="000000" w:themeColor="text1" w:themeTint="FF" w:themeShade="FF"/>
              </w:rPr>
            </w:pPr>
            <w:r w:rsidRPr="0764CD8C" w:rsidR="0764CD8C">
              <w:rPr>
                <w:rFonts w:cs="Arial"/>
                <w:color w:val="000000" w:themeColor="text1" w:themeTint="FF" w:themeShade="FF"/>
              </w:rPr>
              <w:t>Norwegian</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5">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0B0D9902" w14:textId="77777777" w14:noSpellErr="1">
            <w:pPr>
              <w:rPr>
                <w:rFonts w:cs="Arial"/>
                <w:color w:val="000000" w:themeColor="text1" w:themeTint="FF" w:themeShade="FF"/>
              </w:rPr>
            </w:pPr>
            <w:r w:rsidRPr="0764CD8C" w:rsidR="0764CD8C">
              <w:rPr>
                <w:rFonts w:cs="Arial"/>
                <w:color w:val="000000" w:themeColor="text1" w:themeTint="FF" w:themeShade="FF"/>
              </w:rPr>
              <w:t>Albanian</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6">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3B390C9" w14:textId="77777777" w14:noSpellErr="1">
            <w:pPr>
              <w:rPr>
                <w:rFonts w:cs="Arial"/>
                <w:color w:val="000000" w:themeColor="text1" w:themeTint="FF" w:themeShade="FF"/>
              </w:rPr>
            </w:pPr>
            <w:r w:rsidRPr="0764CD8C" w:rsidR="0764CD8C">
              <w:rPr>
                <w:rFonts w:cs="Arial"/>
                <w:color w:val="000000" w:themeColor="text1" w:themeTint="FF" w:themeShade="FF"/>
              </w:rPr>
              <w:t>Bosnian</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7">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3AC62531" w14:textId="77777777" w14:noSpellErr="1">
            <w:pPr>
              <w:rPr>
                <w:rFonts w:cs="Arial"/>
                <w:color w:val="000000" w:themeColor="text1" w:themeTint="FF" w:themeShade="FF"/>
              </w:rPr>
            </w:pPr>
            <w:r w:rsidRPr="0764CD8C" w:rsidR="0764CD8C">
              <w:rPr>
                <w:rFonts w:cs="Arial"/>
                <w:color w:val="000000" w:themeColor="text1" w:themeTint="FF" w:themeShade="FF"/>
              </w:rPr>
              <w:t>Bulgarian</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8">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E8DAF27" w14:textId="77777777" w14:noSpellErr="1">
            <w:pPr>
              <w:rPr>
                <w:rFonts w:cs="Arial"/>
                <w:color w:val="000000" w:themeColor="text1" w:themeTint="FF" w:themeShade="FF"/>
              </w:rPr>
            </w:pPr>
            <w:r w:rsidRPr="0764CD8C" w:rsidR="0764CD8C">
              <w:rPr>
                <w:rFonts w:cs="Arial"/>
                <w:color w:val="000000" w:themeColor="text1" w:themeTint="FF" w:themeShade="FF"/>
              </w:rPr>
              <w:t>Croatian</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09">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7C8549A6" w14:textId="77777777" w14:noSpellErr="1">
            <w:pPr>
              <w:rPr>
                <w:rFonts w:cs="Arial"/>
                <w:color w:val="000000" w:themeColor="text1" w:themeTint="FF" w:themeShade="FF"/>
              </w:rPr>
            </w:pPr>
            <w:r w:rsidRPr="0764CD8C" w:rsidR="0764CD8C">
              <w:rPr>
                <w:rFonts w:cs="Arial"/>
                <w:color w:val="000000" w:themeColor="text1" w:themeTint="FF" w:themeShade="FF"/>
              </w:rPr>
              <w:t>Estonian</w:t>
            </w:r>
          </w:p>
        </w:tc>
      </w:tr>
      <w:tr w:rsidRPr="0005093C" w:rsidR="0005093C" w:rsidTr="0764CD8C" w14:paraId="52496204" w14:textId="77777777">
        <w:trPr>
          <w:trHeight w:val="795"/>
          <w:trPrChange w:author="Kumar, Sampath" w:date="2017-09-14T15:48:00Z" w:id="210">
            <w:trPr>
              <w:trHeight w:val="795"/>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211">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05093C" w14:paraId="39F5DAAA" w14:textId="77777777" w14:noSpellErr="1">
            <w:pPr>
              <w:rPr>
                <w:rFonts w:cs="Arial"/>
                <w:color w:val="000000" w:themeColor="text1" w:themeTint="FF" w:themeShade="FF"/>
              </w:rPr>
            </w:pPr>
            <w:r w:rsidRPr="0764CD8C" w:rsidR="0764CD8C">
              <w:rPr>
                <w:rFonts w:cs="Arial"/>
                <w:color w:val="000000" w:themeColor="text1" w:themeTint="FF" w:themeShade="FF"/>
              </w:rPr>
              <w:t>Hungarian</w:t>
            </w:r>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12">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27D29136" w14:textId="77777777" w14:noSpellErr="1">
            <w:pPr>
              <w:rPr>
                <w:rFonts w:cs="Arial"/>
                <w:color w:val="000000" w:themeColor="text1" w:themeTint="FF" w:themeShade="FF"/>
              </w:rPr>
            </w:pPr>
            <w:r w:rsidRPr="0764CD8C" w:rsidR="0764CD8C">
              <w:rPr>
                <w:rFonts w:cs="Arial"/>
                <w:color w:val="000000" w:themeColor="text1" w:themeTint="FF" w:themeShade="FF"/>
              </w:rPr>
              <w:t>Indonesian</w:t>
            </w:r>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13">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4199C35" w14:textId="77777777" w14:noSpellErr="1">
            <w:pPr>
              <w:rPr>
                <w:rFonts w:cs="Arial"/>
                <w:color w:val="000000" w:themeColor="text1" w:themeTint="FF" w:themeShade="FF"/>
              </w:rPr>
            </w:pPr>
            <w:r w:rsidRPr="0764CD8C" w:rsidR="0764CD8C">
              <w:rPr>
                <w:rFonts w:cs="Arial"/>
                <w:color w:val="000000" w:themeColor="text1" w:themeTint="FF" w:themeShade="FF"/>
              </w:rPr>
              <w:t>Kazakh</w:t>
            </w:r>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14">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758A840D" w14:textId="77777777" w14:noSpellErr="1">
            <w:pPr>
              <w:rPr>
                <w:rFonts w:cs="Arial"/>
                <w:color w:val="000000" w:themeColor="text1" w:themeTint="FF" w:themeShade="FF"/>
              </w:rPr>
            </w:pPr>
            <w:r w:rsidRPr="0764CD8C" w:rsidR="0764CD8C">
              <w:rPr>
                <w:rFonts w:cs="Arial"/>
                <w:color w:val="000000" w:themeColor="text1" w:themeTint="FF" w:themeShade="FF"/>
              </w:rPr>
              <w:t>Latvian</w:t>
            </w:r>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15">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5DF8EF04" w14:textId="77777777" w14:noSpellErr="1">
            <w:pPr>
              <w:rPr>
                <w:rFonts w:cs="Arial"/>
                <w:color w:val="000000" w:themeColor="text1" w:themeTint="FF" w:themeShade="FF"/>
              </w:rPr>
            </w:pPr>
            <w:r w:rsidRPr="0764CD8C" w:rsidR="0764CD8C">
              <w:rPr>
                <w:rFonts w:cs="Arial"/>
                <w:color w:val="000000" w:themeColor="text1" w:themeTint="FF" w:themeShade="FF"/>
              </w:rPr>
              <w:t>Lithuanian</w:t>
            </w:r>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16">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05093C" w14:paraId="31F655E1" w14:textId="77777777" w14:noSpellErr="1">
            <w:pPr>
              <w:rPr>
                <w:rFonts w:cs="Arial"/>
                <w:color w:val="000000" w:themeColor="text1" w:themeTint="FF" w:themeShade="FF"/>
              </w:rPr>
            </w:pPr>
            <w:r w:rsidRPr="0764CD8C" w:rsidR="0764CD8C">
              <w:rPr>
                <w:rFonts w:cs="Arial"/>
                <w:color w:val="000000" w:themeColor="text1" w:themeTint="FF" w:themeShade="FF"/>
              </w:rPr>
              <w:t>Macedonian</w:t>
            </w:r>
          </w:p>
        </w:tc>
      </w:tr>
      <w:tr w:rsidRPr="0005093C" w:rsidR="0005093C" w:rsidTr="0764CD8C" w14:paraId="75C9F78A" w14:textId="77777777">
        <w:trPr>
          <w:trHeight w:val="870"/>
          <w:trPrChange w:author="Kumar, Sampath" w:date="2017-09-14T15:48:00Z" w:id="217">
            <w:trPr>
              <w:trHeight w:val="870"/>
            </w:trPr>
          </w:trPrChange>
        </w:trPr>
        <w:tc>
          <w:tcPr>
            <w:tcW w:w="1364" w:type="dxa"/>
            <w:tcBorders>
              <w:top w:val="nil"/>
              <w:left w:val="single" w:color="auto" w:sz="8" w:space="0"/>
              <w:bottom w:val="single" w:color="auto" w:sz="8" w:space="0"/>
              <w:right w:val="single" w:color="auto" w:sz="8" w:space="0"/>
            </w:tcBorders>
            <w:shd w:val="clear" w:color="auto" w:fill="FFFFFF" w:themeFill="background1"/>
            <w:tcMar/>
            <w:vAlign w:val="center"/>
            <w:hideMark/>
            <w:tcPrChange w:author="Kumar, Sampath" w:date="2017-09-14T15:48:00Z" w:id="218">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P="0764CD8C" w:rsidRDefault="00BD4B5B" w14:paraId="64422604" w14:textId="3A18D727" w14:noSpellErr="1">
            <w:pPr>
              <w:rPr>
                <w:rFonts w:cs="Arial"/>
                <w:color w:val="000000" w:themeColor="text1" w:themeTint="FF" w:themeShade="FF"/>
              </w:rPr>
            </w:pPr>
            <w:ins w:author="Kumar, Sampath" w:date="2017-09-14T15:48:00Z" w:id="219">
              <w:r w:rsidRPr="0764CD8C">
                <w:rPr>
                  <w:rFonts w:cs="Arial"/>
                  <w:color w:val="000000"/>
                </w:rPr>
                <w:t>Farsi</w:t>
              </w:r>
              <w:r w:rsidRPr="0764CD8C" w:rsidDel="00BD4B5B">
                <w:rPr>
                  <w:rFonts w:cs="Arial"/>
                  <w:color w:val="000000"/>
                </w:rPr>
                <w:t xml:space="preserve"> </w:t>
              </w:r>
            </w:ins>
            <w:del w:author="Kumar, Sampath" w:date="2017-09-14T15:48:00Z" w:id="220">
              <w:r w:rsidRPr="0005093C" w:rsidDel="00BD4B5B" w:rsidR="0005093C">
                <w:rPr>
                  <w:rFonts w:cs="Arial"/>
                  <w:color w:val="000000"/>
                  <w:szCs w:val="24"/>
                </w:rPr>
                <w:delText>Slovak</w:delText>
              </w:r>
            </w:del>
          </w:p>
        </w:tc>
        <w:tc>
          <w:tcPr>
            <w:tcW w:w="1391"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21">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764CD8C" w:rsidRDefault="00BD4B5B" w14:paraId="58B95D3D" w14:textId="09302A65" w14:noSpellErr="1">
            <w:pPr>
              <w:rPr>
                <w:rFonts w:cs="Arial"/>
                <w:color w:val="000000" w:themeColor="text1" w:themeTint="FF" w:themeShade="FF"/>
              </w:rPr>
            </w:pPr>
            <w:ins w:author="Kumar, Sampath" w:date="2017-09-14T15:48:00Z" w:id="222">
              <w:r w:rsidRPr="0764CD8C">
                <w:rPr>
                  <w:rFonts w:cs="Arial"/>
                  <w:color w:val="000000"/>
                </w:rPr>
                <w:t>Hongkong-China</w:t>
              </w:r>
              <w:r w:rsidRPr="0764CD8C" w:rsidDel="00BD4B5B">
                <w:rPr>
                  <w:rFonts w:cs="Arial"/>
                  <w:color w:val="000000"/>
                </w:rPr>
                <w:t xml:space="preserve"> </w:t>
              </w:r>
            </w:ins>
            <w:del w:author="Kumar, Sampath" w:date="2017-09-14T15:48:00Z" w:id="223">
              <w:r w:rsidRPr="0005093C" w:rsidDel="00BD4B5B" w:rsidR="0005093C">
                <w:rPr>
                  <w:rFonts w:cs="Arial"/>
                  <w:color w:val="000000"/>
                  <w:szCs w:val="24"/>
                </w:rPr>
                <w:delText>Slovenian</w:delText>
              </w:r>
            </w:del>
          </w:p>
        </w:tc>
        <w:tc>
          <w:tcPr>
            <w:tcW w:w="1457"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24">
              <w:tcPr>
                <w:tcW w:w="12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005093C" w:rsidRDefault="0005093C" w14:paraId="5A3ADBAE" w14:textId="12A8A20D">
            <w:pPr>
              <w:rPr>
                <w:rFonts w:cs="Arial"/>
                <w:color w:val="000000"/>
                <w:szCs w:val="24"/>
              </w:rPr>
            </w:pPr>
            <w:del w:author="Kumar, Sampath" w:date="2017-09-14T15:48:00Z" w:id="225">
              <w:r w:rsidRPr="0005093C" w:rsidDel="00BD4B5B">
                <w:rPr>
                  <w:rFonts w:cs="Arial"/>
                  <w:color w:val="000000"/>
                  <w:szCs w:val="24"/>
                </w:rPr>
                <w:delText>Spanish (AR)</w:delText>
              </w:r>
            </w:del>
          </w:p>
        </w:tc>
        <w:tc>
          <w:tcPr>
            <w:tcW w:w="160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26">
              <w:tcPr>
                <w:tcW w:w="160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005093C" w:rsidRDefault="0005093C" w14:paraId="1F0A78FB" w14:textId="1C8953B1">
            <w:pPr>
              <w:rPr>
                <w:rFonts w:cs="Arial"/>
                <w:color w:val="000000"/>
                <w:szCs w:val="24"/>
              </w:rPr>
            </w:pPr>
            <w:del w:author="Kumar, Sampath" w:date="2017-09-14T15:47:00Z" w:id="227">
              <w:r w:rsidRPr="0005093C" w:rsidDel="00BD4B5B">
                <w:rPr>
                  <w:rFonts w:cs="Arial"/>
                  <w:color w:val="000000"/>
                  <w:szCs w:val="24"/>
                </w:rPr>
                <w:delText>Thai</w:delText>
              </w:r>
            </w:del>
          </w:p>
        </w:tc>
        <w:tc>
          <w:tcPr>
            <w:tcW w:w="1484"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28">
              <w:tcPr>
                <w:tcW w:w="14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005093C" w:rsidRDefault="0005093C" w14:paraId="6FCFF5B2" w14:textId="4A50A3CC">
            <w:pPr>
              <w:rPr>
                <w:rFonts w:cs="Arial"/>
                <w:color w:val="000000"/>
                <w:szCs w:val="24"/>
              </w:rPr>
            </w:pPr>
            <w:del w:author="Kumar, Sampath" w:date="2017-09-14T15:47:00Z" w:id="229">
              <w:r w:rsidRPr="0005093C" w:rsidDel="00BD4B5B">
                <w:rPr>
                  <w:rFonts w:cs="Arial"/>
                  <w:color w:val="000000"/>
                  <w:szCs w:val="24"/>
                </w:rPr>
                <w:delText>Vietnamese</w:delText>
              </w:r>
            </w:del>
          </w:p>
        </w:tc>
        <w:tc>
          <w:tcPr>
            <w:tcW w:w="1580" w:type="dxa"/>
            <w:tcBorders>
              <w:top w:val="nil"/>
              <w:left w:val="nil"/>
              <w:bottom w:val="single" w:color="auto" w:sz="8" w:space="0"/>
              <w:right w:val="single" w:color="auto" w:sz="8" w:space="0"/>
            </w:tcBorders>
            <w:shd w:val="clear" w:color="auto" w:fill="FFFFFF" w:themeFill="background1"/>
            <w:tcMar/>
            <w:vAlign w:val="center"/>
            <w:hideMark/>
            <w:tcPrChange w:author="Kumar, Sampath" w:date="2017-09-14T15:48:00Z" w:id="230">
              <w:tcPr>
                <w:tcW w:w="1580" w:type="dxa"/>
                <w:tcBorders>
                  <w:top w:val="nil"/>
                  <w:left w:val="nil"/>
                  <w:bottom w:val="single" w:color="auto" w:sz="8" w:space="0"/>
                  <w:right w:val="single" w:color="auto" w:sz="8" w:space="0"/>
                </w:tcBorders>
                <w:shd w:val="clear" w:color="000000" w:fill="FFFFFF"/>
                <w:vAlign w:val="center"/>
                <w:hideMark/>
              </w:tcPr>
            </w:tcPrChange>
          </w:tcPr>
          <w:p w:rsidRPr="0005093C" w:rsidR="0005093C" w:rsidP="0005093C" w:rsidRDefault="0005093C" w14:paraId="18119691" w14:textId="03721307">
            <w:pPr>
              <w:rPr>
                <w:rFonts w:cs="Arial"/>
                <w:color w:val="000000"/>
                <w:szCs w:val="24"/>
              </w:rPr>
            </w:pPr>
            <w:del w:author="Kumar, Sampath" w:date="2017-09-14T15:47:00Z" w:id="231">
              <w:r w:rsidRPr="0005093C" w:rsidDel="00BD4B5B">
                <w:rPr>
                  <w:rFonts w:cs="Arial"/>
                  <w:color w:val="000000"/>
                  <w:szCs w:val="24"/>
                </w:rPr>
                <w:delText>Danish</w:delText>
              </w:r>
            </w:del>
          </w:p>
        </w:tc>
      </w:tr>
      <w:tr w:rsidRPr="0005093C" w:rsidR="0005093C" w:rsidDel="00BD4B5B" w:rsidTr="00BD4B5B" w14:paraId="372F41EB" w14:textId="23F6F4EB">
        <w:trPr>
          <w:trHeight w:val="615"/>
          <w:del w:author="Kumar, Sampath" w:date="2017-09-14T15:48:00Z" w:id="232"/>
          <w:trPrChange w:author="Kumar, Sampath" w:date="2017-09-14T15:48:00Z" w:id="233">
            <w:trPr>
              <w:trHeight w:val="615"/>
            </w:trPr>
          </w:trPrChange>
        </w:trPr>
        <w:tc>
          <w:tcPr>
            <w:tcW w:w="1364" w:type="dxa"/>
            <w:tcBorders>
              <w:top w:val="nil"/>
              <w:left w:val="single" w:color="auto" w:sz="8" w:space="0"/>
              <w:bottom w:val="single" w:color="auto" w:sz="8" w:space="0"/>
              <w:right w:val="single" w:color="auto" w:sz="8" w:space="0"/>
            </w:tcBorders>
            <w:shd w:val="clear" w:color="000000" w:fill="FFFFFF"/>
            <w:vAlign w:val="center"/>
            <w:hideMark/>
            <w:tcPrChange w:author="Kumar, Sampath" w:date="2017-09-14T15:48:00Z" w:id="234">
              <w:tcPr>
                <w:tcW w:w="1360" w:type="dxa"/>
                <w:tcBorders>
                  <w:top w:val="nil"/>
                  <w:left w:val="single" w:color="auto" w:sz="8" w:space="0"/>
                  <w:bottom w:val="single" w:color="auto" w:sz="8" w:space="0"/>
                  <w:right w:val="single" w:color="auto" w:sz="8" w:space="0"/>
                </w:tcBorders>
                <w:shd w:val="clear" w:color="000000" w:fill="FFFFFF"/>
                <w:vAlign w:val="center"/>
                <w:hideMark/>
              </w:tcPr>
            </w:tcPrChange>
          </w:tcPr>
          <w:p w:rsidRPr="0005093C" w:rsidR="0005093C" w:rsidDel="00BD4B5B" w:rsidP="0005093C" w:rsidRDefault="0005093C" w14:paraId="602A522E" w14:textId="17D714B9">
            <w:pPr>
              <w:rPr>
                <w:del w:author="Kumar, Sampath" w:date="2017-09-14T15:48:00Z" w:id="235"/>
                <w:rFonts w:cs="Arial"/>
                <w:color w:val="000000"/>
                <w:szCs w:val="24"/>
              </w:rPr>
            </w:pPr>
            <w:del w:author="Kumar, Sampath" w:date="2017-09-14T15:48:00Z" w:id="236">
              <w:r w:rsidRPr="0005093C" w:rsidDel="00BD4B5B">
                <w:rPr>
                  <w:rFonts w:cs="Arial"/>
                  <w:color w:val="000000"/>
                  <w:szCs w:val="24"/>
                </w:rPr>
                <w:delText>Farsi</w:delText>
              </w:r>
            </w:del>
          </w:p>
        </w:tc>
        <w:tc>
          <w:tcPr>
            <w:tcW w:w="1391" w:type="dxa"/>
            <w:tcBorders>
              <w:top w:val="nil"/>
              <w:left w:val="nil"/>
              <w:bottom w:val="single" w:color="auto" w:sz="8" w:space="0"/>
              <w:right w:val="single" w:color="auto" w:sz="8" w:space="0"/>
            </w:tcBorders>
            <w:shd w:val="clear" w:color="000000" w:fill="FFFFFF"/>
            <w:vAlign w:val="center"/>
            <w:hideMark/>
            <w:tcPrChange w:author="Kumar, Sampath" w:date="2017-09-14T15:48:00Z" w:id="237">
              <w:tcPr>
                <w:tcW w:w="1420" w:type="dxa"/>
                <w:tcBorders>
                  <w:top w:val="nil"/>
                  <w:left w:val="nil"/>
                  <w:bottom w:val="single" w:color="auto" w:sz="8" w:space="0"/>
                  <w:right w:val="single" w:color="auto" w:sz="8" w:space="0"/>
                </w:tcBorders>
                <w:shd w:val="clear" w:color="000000" w:fill="FFFFFF"/>
                <w:vAlign w:val="center"/>
                <w:hideMark/>
              </w:tcPr>
            </w:tcPrChange>
          </w:tcPr>
          <w:p w:rsidRPr="0005093C" w:rsidR="0005093C" w:rsidDel="00BD4B5B" w:rsidP="0005093C" w:rsidRDefault="0005093C" w14:paraId="529FA1E0" w14:textId="3142C13E">
            <w:pPr>
              <w:rPr>
                <w:del w:author="Kumar, Sampath" w:date="2017-09-14T15:48:00Z" w:id="238"/>
                <w:rFonts w:cs="Arial"/>
                <w:color w:val="000000"/>
                <w:szCs w:val="24"/>
              </w:rPr>
            </w:pPr>
            <w:del w:author="Kumar, Sampath" w:date="2017-09-14T15:47:00Z" w:id="239">
              <w:r w:rsidRPr="0005093C" w:rsidDel="00BD4B5B">
                <w:rPr>
                  <w:rFonts w:cs="Arial"/>
                  <w:color w:val="000000"/>
                  <w:szCs w:val="24"/>
                </w:rPr>
                <w:delText>Turkish</w:delText>
              </w:r>
            </w:del>
          </w:p>
        </w:tc>
        <w:tc>
          <w:tcPr>
            <w:tcW w:w="1457" w:type="dxa"/>
            <w:tcBorders>
              <w:top w:val="nil"/>
              <w:left w:val="nil"/>
              <w:bottom w:val="single" w:color="auto" w:sz="8" w:space="0"/>
              <w:right w:val="nil"/>
            </w:tcBorders>
            <w:shd w:val="clear" w:color="auto" w:fill="auto"/>
            <w:noWrap/>
            <w:vAlign w:val="bottom"/>
            <w:hideMark/>
            <w:tcPrChange w:author="Kumar, Sampath" w:date="2017-09-14T15:48:00Z" w:id="240">
              <w:tcPr>
                <w:tcW w:w="1200" w:type="dxa"/>
                <w:tcBorders>
                  <w:top w:val="nil"/>
                  <w:left w:val="nil"/>
                  <w:bottom w:val="single" w:color="auto" w:sz="8" w:space="0"/>
                  <w:right w:val="nil"/>
                </w:tcBorders>
                <w:shd w:val="clear" w:color="auto" w:fill="auto"/>
                <w:noWrap/>
                <w:vAlign w:val="bottom"/>
                <w:hideMark/>
              </w:tcPr>
            </w:tcPrChange>
          </w:tcPr>
          <w:p w:rsidRPr="0005093C" w:rsidR="0005093C" w:rsidDel="00BD4B5B" w:rsidP="00BD4B5B" w:rsidRDefault="0005093C" w14:paraId="5111EF2E" w14:textId="2FFCE31D">
            <w:pPr>
              <w:rPr>
                <w:del w:author="Kumar, Sampath" w:date="2017-09-14T15:48:00Z" w:id="241"/>
                <w:rFonts w:cs="Arial"/>
                <w:color w:val="000000"/>
                <w:szCs w:val="24"/>
              </w:rPr>
            </w:pPr>
            <w:del w:author="Kumar, Sampath" w:date="2017-09-14T15:48:00Z" w:id="242">
              <w:r w:rsidRPr="0005093C" w:rsidDel="00BD4B5B">
                <w:rPr>
                  <w:rFonts w:cs="Arial"/>
                  <w:color w:val="000000"/>
                  <w:szCs w:val="24"/>
                </w:rPr>
                <w:delText> </w:delText>
              </w:r>
              <w:r w:rsidDel="00BD4B5B" w:rsidR="00483F0F">
                <w:rPr>
                  <w:rFonts w:cs="Arial"/>
                  <w:color w:val="000000"/>
                  <w:szCs w:val="24"/>
                </w:rPr>
                <w:delText>Hongkong-China</w:delText>
              </w:r>
            </w:del>
          </w:p>
        </w:tc>
        <w:tc>
          <w:tcPr>
            <w:tcW w:w="1600" w:type="dxa"/>
            <w:tcBorders>
              <w:top w:val="nil"/>
              <w:left w:val="nil"/>
              <w:bottom w:val="single" w:color="auto" w:sz="8" w:space="0"/>
              <w:right w:val="nil"/>
            </w:tcBorders>
            <w:shd w:val="clear" w:color="auto" w:fill="auto"/>
            <w:noWrap/>
            <w:vAlign w:val="bottom"/>
            <w:hideMark/>
            <w:tcPrChange w:author="Kumar, Sampath" w:date="2017-09-14T15:48:00Z" w:id="243">
              <w:tcPr>
                <w:tcW w:w="1600" w:type="dxa"/>
                <w:tcBorders>
                  <w:top w:val="nil"/>
                  <w:left w:val="nil"/>
                  <w:bottom w:val="single" w:color="auto" w:sz="8" w:space="0"/>
                  <w:right w:val="nil"/>
                </w:tcBorders>
                <w:shd w:val="clear" w:color="auto" w:fill="auto"/>
                <w:noWrap/>
                <w:vAlign w:val="bottom"/>
                <w:hideMark/>
              </w:tcPr>
            </w:tcPrChange>
          </w:tcPr>
          <w:p w:rsidRPr="0005093C" w:rsidR="0005093C" w:rsidDel="00BD4B5B" w:rsidP="0005093C" w:rsidRDefault="0005093C" w14:paraId="3811ABA0" w14:textId="3B16E31E">
            <w:pPr>
              <w:rPr>
                <w:del w:author="Kumar, Sampath" w:date="2017-09-14T15:48:00Z" w:id="244"/>
                <w:rFonts w:cs="Arial"/>
                <w:color w:val="000000"/>
                <w:szCs w:val="24"/>
              </w:rPr>
            </w:pPr>
            <w:del w:author="Kumar, Sampath" w:date="2017-09-14T15:48:00Z" w:id="245">
              <w:r w:rsidRPr="0005093C" w:rsidDel="00BD4B5B">
                <w:rPr>
                  <w:rFonts w:cs="Arial"/>
                  <w:color w:val="000000"/>
                  <w:szCs w:val="24"/>
                </w:rPr>
                <w:delText> </w:delText>
              </w:r>
            </w:del>
          </w:p>
        </w:tc>
        <w:tc>
          <w:tcPr>
            <w:tcW w:w="1484" w:type="dxa"/>
            <w:tcBorders>
              <w:top w:val="nil"/>
              <w:left w:val="nil"/>
              <w:bottom w:val="single" w:color="auto" w:sz="8" w:space="0"/>
              <w:right w:val="nil"/>
            </w:tcBorders>
            <w:shd w:val="clear" w:color="auto" w:fill="auto"/>
            <w:noWrap/>
            <w:vAlign w:val="bottom"/>
            <w:hideMark/>
            <w:tcPrChange w:author="Kumar, Sampath" w:date="2017-09-14T15:48:00Z" w:id="246">
              <w:tcPr>
                <w:tcW w:w="1480" w:type="dxa"/>
                <w:tcBorders>
                  <w:top w:val="nil"/>
                  <w:left w:val="nil"/>
                  <w:bottom w:val="single" w:color="auto" w:sz="8" w:space="0"/>
                  <w:right w:val="nil"/>
                </w:tcBorders>
                <w:shd w:val="clear" w:color="auto" w:fill="auto"/>
                <w:noWrap/>
                <w:vAlign w:val="bottom"/>
                <w:hideMark/>
              </w:tcPr>
            </w:tcPrChange>
          </w:tcPr>
          <w:p w:rsidRPr="0005093C" w:rsidR="0005093C" w:rsidDel="00BD4B5B" w:rsidP="0005093C" w:rsidRDefault="0005093C" w14:paraId="18F1F2E4" w14:textId="7813CD56">
            <w:pPr>
              <w:rPr>
                <w:del w:author="Kumar, Sampath" w:date="2017-09-14T15:48:00Z" w:id="247"/>
                <w:rFonts w:cs="Arial"/>
                <w:color w:val="000000"/>
                <w:szCs w:val="24"/>
              </w:rPr>
            </w:pPr>
            <w:del w:author="Kumar, Sampath" w:date="2017-09-14T15:48:00Z" w:id="248">
              <w:r w:rsidRPr="0005093C" w:rsidDel="00BD4B5B">
                <w:rPr>
                  <w:rFonts w:cs="Arial"/>
                  <w:color w:val="000000"/>
                  <w:szCs w:val="24"/>
                </w:rPr>
                <w:delText> </w:delText>
              </w:r>
            </w:del>
          </w:p>
        </w:tc>
        <w:tc>
          <w:tcPr>
            <w:tcW w:w="1580" w:type="dxa"/>
            <w:tcBorders>
              <w:top w:val="nil"/>
              <w:left w:val="nil"/>
              <w:bottom w:val="single" w:color="auto" w:sz="8" w:space="0"/>
              <w:right w:val="single" w:color="auto" w:sz="8" w:space="0"/>
            </w:tcBorders>
            <w:shd w:val="clear" w:color="auto" w:fill="auto"/>
            <w:noWrap/>
            <w:vAlign w:val="bottom"/>
            <w:hideMark/>
            <w:tcPrChange w:author="Kumar, Sampath" w:date="2017-09-14T15:48:00Z" w:id="249">
              <w:tcPr>
                <w:tcW w:w="1580" w:type="dxa"/>
                <w:tcBorders>
                  <w:top w:val="nil"/>
                  <w:left w:val="nil"/>
                  <w:bottom w:val="single" w:color="auto" w:sz="8" w:space="0"/>
                  <w:right w:val="single" w:color="auto" w:sz="8" w:space="0"/>
                </w:tcBorders>
                <w:shd w:val="clear" w:color="auto" w:fill="auto"/>
                <w:noWrap/>
                <w:vAlign w:val="bottom"/>
                <w:hideMark/>
              </w:tcPr>
            </w:tcPrChange>
          </w:tcPr>
          <w:p w:rsidRPr="0005093C" w:rsidR="0005093C" w:rsidDel="00BD4B5B" w:rsidP="0005093C" w:rsidRDefault="0005093C" w14:paraId="14FFDF89" w14:textId="2AB95B79">
            <w:pPr>
              <w:rPr>
                <w:del w:author="Kumar, Sampath" w:date="2017-09-14T15:48:00Z" w:id="250"/>
                <w:rFonts w:cs="Arial"/>
                <w:color w:val="000000"/>
                <w:szCs w:val="24"/>
              </w:rPr>
            </w:pPr>
            <w:del w:author="Kumar, Sampath" w:date="2017-09-14T15:48:00Z" w:id="251">
              <w:r w:rsidRPr="0005093C" w:rsidDel="00BD4B5B">
                <w:rPr>
                  <w:rFonts w:cs="Arial"/>
                  <w:color w:val="000000"/>
                  <w:szCs w:val="24"/>
                </w:rPr>
                <w:delText> </w:delText>
              </w:r>
            </w:del>
          </w:p>
        </w:tc>
      </w:tr>
    </w:tbl>
    <w:p w:rsidR="0005093C" w:rsidP="0005093C" w:rsidRDefault="0005093C" w14:paraId="51435828" w14:textId="77777777">
      <w:pPr>
        <w:pStyle w:val="BodyText"/>
        <w:rPr>
          <w:lang w:val="en-GB"/>
        </w:rPr>
      </w:pPr>
    </w:p>
    <w:p w:rsidRPr="00C73463" w:rsidR="007A4F4A" w:rsidP="00804EEF" w:rsidRDefault="007A4F4A" w14:paraId="1D4F0166" w14:textId="4FB53E2B">
      <w:pPr>
        <w:pStyle w:val="Heading1"/>
        <w:rPr/>
      </w:pPr>
      <w:bookmarkStart w:name="_Toc493440873" w:id="252"/>
      <w:proofErr w:type="spellStart"/>
      <w:r w:rsidRPr="0764CD8C" w:rsidR="0764CD8C">
        <w:rPr>
          <w:rFonts w:cs="Arial"/>
        </w:rPr>
        <w:t>Proguard</w:t>
      </w:r>
      <w:proofErr w:type="spellEnd"/>
      <w:r w:rsidRPr="0764CD8C" w:rsidR="0764CD8C">
        <w:rPr>
          <w:rFonts w:cs="Arial"/>
        </w:rPr>
        <w:t xml:space="preserve"> </w:t>
      </w:r>
      <w:commentRangeStart w:id="253"/>
      <w:r w:rsidRPr="0764CD8C" w:rsidR="0764CD8C">
        <w:rPr>
          <w:rFonts w:cs="Arial"/>
        </w:rPr>
        <w:t>Rules</w:t>
      </w:r>
      <w:commentRangeEnd w:id="253"/>
      <w:r>
        <w:rPr>
          <w:rStyle w:val="CommentReference"/>
        </w:rPr>
        <w:commentReference w:id="253"/>
      </w:r>
      <w:bookmarkEnd w:id="252"/>
    </w:p>
    <w:p w:rsidRPr="00133D0D" w:rsidR="00133D0D" w:rsidP="0764CD8C" w:rsidRDefault="004B177B" w14:paraId="77D42C07" w14:textId="007FBF13">
      <w:pPr>
        <w:pStyle w:val="HTMLPreformatted"/>
        <w:shd w:val="clear" w:color="auto" w:fill="FFFFFF" w:themeFill="background1"/>
        <w:rPr>
          <w:rFonts w:ascii="Menlo" w:hAnsi="Menlo" w:eastAsia="ＭＳ 明朝" w:cs="Menlo" w:eastAsiaTheme="minorEastAsia"/>
          <w:color w:val="000000" w:themeColor="text1" w:themeTint="FF" w:themeShade="FF"/>
          <w:sz w:val="18"/>
          <w:szCs w:val="18"/>
        </w:rPr>
      </w:pPr>
      <w:r w:rsidRPr="004B177B">
        <w:rPr>
          <w:color w:val="000000"/>
          <w:sz w:val="18"/>
          <w:szCs w:val="18"/>
        </w:rPr>
        <w:br/>
      </w:r>
      <w:del w:author="Kumar, Sampath" w:date="2017-09-14T15:50:00Z" w:id="255">
        <w:r w:rsidRPr="004B177B" w:rsidDel="00133D0D">
          <w:rPr>
            <w:b/>
            <w:bCs/>
            <w:color w:val="000080"/>
            <w:sz w:val="18"/>
            <w:szCs w:val="18"/>
          </w:rPr>
          <w:delText>-dontusemixedcaseclassnames</w:delText>
        </w:r>
        <w:r w:rsidRPr="004B177B" w:rsidDel="00133D0D">
          <w:rPr>
            <w:b/>
            <w:bCs/>
            <w:color w:val="000080"/>
            <w:sz w:val="18"/>
            <w:szCs w:val="18"/>
          </w:rPr>
          <w:br/>
        </w:r>
        <w:r w:rsidRPr="004B177B" w:rsidDel="00133D0D">
          <w:rPr>
            <w:b/>
            <w:bCs/>
            <w:color w:val="000080"/>
            <w:sz w:val="18"/>
            <w:szCs w:val="18"/>
          </w:rPr>
          <w:delText>-dontskipnonpubliclibraryclasses</w:delText>
        </w:r>
        <w:r w:rsidRPr="004B177B" w:rsidDel="00133D0D">
          <w:rPr>
            <w:b/>
            <w:bCs/>
            <w:color w:val="000080"/>
            <w:sz w:val="18"/>
            <w:szCs w:val="18"/>
          </w:rPr>
          <w:br/>
        </w:r>
        <w:r w:rsidRPr="004B177B" w:rsidDel="00133D0D">
          <w:rPr>
            <w:b/>
            <w:bCs/>
            <w:color w:val="000080"/>
            <w:sz w:val="18"/>
            <w:szCs w:val="18"/>
          </w:rPr>
          <w:delText>-dontskipnonpubliclibraryclassmembers</w:delText>
        </w:r>
        <w:r w:rsidRPr="004B177B" w:rsidDel="00133D0D">
          <w:rPr>
            <w:b/>
            <w:bCs/>
            <w:color w:val="000080"/>
            <w:sz w:val="18"/>
            <w:szCs w:val="18"/>
          </w:rPr>
          <w:br/>
        </w:r>
        <w:r w:rsidRPr="004B177B" w:rsidDel="00133D0D">
          <w:rPr>
            <w:b/>
            <w:bCs/>
            <w:color w:val="000080"/>
            <w:sz w:val="18"/>
            <w:szCs w:val="18"/>
          </w:rPr>
          <w:delText>-dontpreverify</w:delText>
        </w:r>
        <w:r w:rsidRPr="004B177B" w:rsidDel="00133D0D">
          <w:rPr>
            <w:b/>
            <w:bCs/>
            <w:color w:val="000080"/>
            <w:sz w:val="18"/>
            <w:szCs w:val="18"/>
          </w:rPr>
          <w:br/>
        </w:r>
        <w:r w:rsidRPr="004B177B" w:rsidDel="00133D0D">
          <w:rPr>
            <w:b/>
            <w:bCs/>
            <w:color w:val="000080"/>
            <w:sz w:val="18"/>
            <w:szCs w:val="18"/>
          </w:rPr>
          <w:delText xml:space="preserve">-keepattributes </w:delText>
        </w:r>
        <w:r w:rsidRPr="004B177B" w:rsidDel="00133D0D">
          <w:rPr>
            <w:color w:val="000000"/>
            <w:sz w:val="18"/>
            <w:szCs w:val="18"/>
          </w:rPr>
          <w:delText>*Annotation*</w:delText>
        </w:r>
        <w:r w:rsidRPr="004B177B" w:rsidDel="00133D0D">
          <w:rPr>
            <w:color w:val="000000"/>
            <w:sz w:val="18"/>
            <w:szCs w:val="18"/>
          </w:rPr>
          <w:br/>
        </w:r>
        <w:r w:rsidRPr="004B177B" w:rsidDel="00133D0D">
          <w:rPr>
            <w:b/>
            <w:bCs/>
            <w:color w:val="000080"/>
            <w:sz w:val="18"/>
            <w:szCs w:val="18"/>
          </w:rPr>
          <w:delText xml:space="preserve">-keepattributes </w:delText>
        </w:r>
        <w:r w:rsidRPr="004B177B" w:rsidDel="00133D0D">
          <w:rPr>
            <w:color w:val="000000"/>
            <w:sz w:val="18"/>
            <w:szCs w:val="18"/>
          </w:rPr>
          <w:delText>Signature</w:delText>
        </w:r>
        <w:r w:rsidRPr="004B177B" w:rsidDel="00133D0D">
          <w:rPr>
            <w:color w:val="000000"/>
            <w:sz w:val="18"/>
            <w:szCs w:val="18"/>
          </w:rPr>
          <w:br/>
        </w:r>
        <w:r w:rsidRPr="004B177B" w:rsidDel="00133D0D">
          <w:rPr>
            <w:color w:val="000000"/>
            <w:sz w:val="18"/>
            <w:szCs w:val="18"/>
          </w:rPr>
          <w:br/>
        </w:r>
        <w:r w:rsidRPr="004B177B" w:rsidDel="00133D0D">
          <w:rPr>
            <w:color w:val="000000"/>
            <w:sz w:val="18"/>
            <w:szCs w:val="18"/>
          </w:rPr>
          <w:br/>
        </w:r>
        <w:r w:rsidRPr="004B177B" w:rsidDel="00133D0D">
          <w:rPr>
            <w:i/>
            <w:iCs/>
            <w:color w:val="808080"/>
            <w:sz w:val="18"/>
            <w:szCs w:val="18"/>
          </w:rPr>
          <w:delText># Gson specific classes</w:delText>
        </w:r>
        <w:r w:rsidRPr="004B177B" w:rsidDel="00133D0D">
          <w:rPr>
            <w:i/>
            <w:iCs/>
            <w:color w:val="80808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sun.misc.Unsafe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com.google.gson.stream.**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com.philips.cdp.prxclient.** {</w:delText>
        </w:r>
        <w:r w:rsidRPr="004B177B" w:rsidDel="00133D0D">
          <w:rPr>
            <w:b/>
            <w:bCs/>
            <w:color w:val="660E7A"/>
            <w:sz w:val="18"/>
            <w:szCs w:val="18"/>
          </w:rPr>
          <w:delText>*;</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com.philips.cdp.prxclient.prxdatamodels.**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com.google.gson.examples.android.model.**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color w:val="000000"/>
            <w:sz w:val="18"/>
            <w:szCs w:val="18"/>
          </w:rPr>
          <w:br/>
        </w:r>
      </w:del>
      <w:r w:rsidRPr="004B177B">
        <w:rPr>
          <w:color w:val="000000"/>
          <w:sz w:val="18"/>
          <w:szCs w:val="18"/>
        </w:rPr>
        <w:br/>
      </w:r>
      <w:r w:rsidRPr="004B177B">
        <w:rPr>
          <w:color w:val="000000"/>
          <w:sz w:val="18"/>
          <w:szCs w:val="18"/>
        </w:rPr>
        <w:br/>
      </w:r>
      <w:ins w:author="Kumar, Sampath" w:date="2017-09-14T15:50:00Z" w:id="256">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-dontusemixedcaseclassnames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-dontskipnonpubliclibraryclasses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-dontskipnonpubliclibraryclassmembers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-dontpreverify</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 xml:space="preserve">-keepattributes </w:t>
        </w:r>
        <w:r w:rsidRPr="0764CD8C" w:rsidR="00133D0D">
          <w:rPr>
            <w:rFonts w:ascii="Menlo" w:hAnsi="Menlo" w:eastAsia="ＭＳ 明朝" w:cs="Menlo" w:eastAsiaTheme="minorEastAsia"/>
            <w:color w:val="000000"/>
            <w:sz w:val="18"/>
            <w:szCs w:val="18"/>
          </w:rPr>
          <w:t>*Annotation*</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-keepattributes </w:t>
        </w:r>
        <w:r w:rsidRPr="0764CD8C" w:rsidR="00133D0D">
          <w:rPr>
            <w:rFonts w:ascii="Menlo" w:hAnsi="Menlo" w:eastAsia="ＭＳ 明朝" w:cs="Menlo" w:eastAsiaTheme="minorEastAsia"/>
            <w:color w:val="000000"/>
            <w:sz w:val="18"/>
            <w:szCs w:val="18"/>
          </w:rPr>
          <w:t>Signature</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 Gson specific classes</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sun.misc.Unsafe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com.google.gson.stream.**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com.philips.cdp.prxclient.**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com.philips.cdp.prxclient.prxdatamodels.**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com.google.gson.examples.android.model.**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#Tagging</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lastRenderedPageBreak/>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com.adobe.mobile.**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com.philips.cdp.tagging.**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#Network</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org.apache.http.**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android.net.http.**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#UIKit</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com.shamanland.**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uk.co.chrisjenx.**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#ConsumerCare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#-keep class com.philips.cdp.digitalcare.** {*;}</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android.app.Activity</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android.app.Application</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android.content.BroadcastReceiver</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android.app.Fragment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&lt;init&gt;(...);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android.support.v4.app.Fragment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&lt;init&gt;(...);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color w:val="000000"/>
            <w:sz w:val="18"/>
            <w:szCs w:val="18"/>
          </w:rPr>
          <w:t xml:space="preserve">    </w:t>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enum *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static **[] values();</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public static ** valueOf(java.lang.String);</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android.view.View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&lt;init&gt;(android.content.Context);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public &lt;init&gt;(android.content.Context, android.util.AttributeSet);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public &lt;init&gt;(android.content.Context, android.util.AttributeSet, int);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public void set*(...);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-keepclasseswithmembers </w:t>
        </w:r>
        <w:r w:rsidRPr="0764CD8C" w:rsidR="00133D0D">
          <w:rPr>
            <w:rFonts w:ascii="Menlo" w:hAnsi="Menlo" w:eastAsia="ＭＳ 明朝" w:cs="Menlo" w:eastAsiaTheme="minorEastAsia"/>
            <w:color w:val="000000"/>
            <w:sz w:val="18"/>
            <w:szCs w:val="18"/>
          </w:rPr>
          <w:t>class *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&lt;init&gt;(android.content.Context, android.util.AttributeSet);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-keepclasseswithmembers </w:t>
        </w:r>
        <w:r w:rsidRPr="0764CD8C" w:rsidR="00133D0D">
          <w:rPr>
            <w:rFonts w:ascii="Menlo" w:hAnsi="Menlo" w:eastAsia="ＭＳ 明朝" w:cs="Menlo" w:eastAsiaTheme="minorEastAsia"/>
            <w:color w:val="000000"/>
            <w:sz w:val="18"/>
            <w:szCs w:val="18"/>
          </w:rPr>
          <w:t>class *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&lt;init&gt;(android.content.Context, android.util.AttributeSet, int);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class * extends android.content.Context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void *(android.view.View);</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b w:val="1"/>
            <w:bCs w:val="1"/>
            <w:color w:val="660E7A"/>
            <w:sz w:val="18"/>
            <w:szCs w:val="18"/>
          </w:rPr>
          <w:t xml:space="preserve">   public void *(android.view.MenuItem);</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class * implements android.os.Parcelable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static android.os.Parcelable$Creator CREATOR;</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class **.R$*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static &lt;fields&gt;;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class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lastRenderedPageBreak/>
          <w:t xml:space="preserve">  @android.webkit.JavascriptInterface &lt;methods&gt;;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class * extends android.webkit.WebChromeClient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public void openFileChooser(...);</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#GooglePLayServices</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android.support.**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android.view.**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interface android.support.v13.app.**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android.support.v13.**</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 extends android.app.Fragment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com.philips.cdp.uikit.customviews.**</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#-keep class com.google.android.gms.** { *; }</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com.google.android.gms.**</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org.w3c.dom.bootstrap.DOMImplementationRegistry</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#-dontwarn  com.philips.cdp.productselection.R$id</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android.view.**</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android.media.session</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android.app.**</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#-dontwarn com.philips.cdp.digitalcare.**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#-dontwarn com.philips.cdp.productselection.**</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android.support.**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com.adobe.mobile.**</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org.apache.**</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com.shamanland.**</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uk.co.chrisjenx.**</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android.support.design</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-printmapping </w:t>
        </w:r>
        <w:r w:rsidRPr="0764CD8C" w:rsidR="00133D0D">
          <w:rPr>
            <w:rFonts w:ascii="Menlo" w:hAnsi="Menlo" w:eastAsia="ＭＳ 明朝" w:cs="Menlo" w:eastAsiaTheme="minorEastAsia"/>
            <w:color w:val="000000"/>
            <w:sz w:val="18"/>
            <w:szCs w:val="18"/>
          </w:rPr>
          <w:t>out.map</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-keepparameternames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 xml:space="preserve">-renamesourcefileattribute </w:t>
        </w:r>
        <w:r w:rsidRPr="0764CD8C" w:rsidR="00133D0D">
          <w:rPr>
            <w:rFonts w:ascii="Menlo" w:hAnsi="Menlo" w:eastAsia="ＭＳ 明朝" w:cs="Menlo" w:eastAsiaTheme="minorEastAsia"/>
            <w:color w:val="000000"/>
            <w:sz w:val="18"/>
            <w:szCs w:val="18"/>
          </w:rPr>
          <w:t>SourceFile</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-keepattributes </w:t>
        </w:r>
        <w:r w:rsidRPr="0764CD8C" w:rsidR="00133D0D">
          <w:rPr>
            <w:rFonts w:ascii="Menlo" w:hAnsi="Menlo" w:eastAsia="ＭＳ 明朝" w:cs="Menlo" w:eastAsiaTheme="minorEastAsia"/>
            <w:color w:val="000000"/>
            <w:sz w:val="18"/>
            <w:szCs w:val="18"/>
          </w:rPr>
          <w:t>Exceptions,InnerClasses,Signature,Deprecated,SourceFile,LineNumberTable,EnclosingMethod</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 Preserve all annotations.</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-keepattributes </w:t>
        </w:r>
        <w:r w:rsidRPr="0764CD8C" w:rsidR="00133D0D">
          <w:rPr>
            <w:rFonts w:ascii="Menlo" w:hAnsi="Menlo" w:eastAsia="ＭＳ 明朝" w:cs="Menlo" w:eastAsiaTheme="minorEastAsia"/>
            <w:color w:val="000000"/>
            <w:sz w:val="18"/>
            <w:szCs w:val="18"/>
          </w:rPr>
          <w:t>*Annotation*,InnerClasses</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 Preserve all native method names and the names of their classes.</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-keepclasseswithmembernames </w:t>
        </w:r>
        <w:r w:rsidRPr="0764CD8C" w:rsidR="00133D0D">
          <w:rPr>
            <w:rFonts w:ascii="Menlo" w:hAnsi="Menlo" w:eastAsia="ＭＳ 明朝" w:cs="Menlo" w:eastAsiaTheme="minorEastAsia"/>
            <w:color w:val="000000"/>
            <w:sz w:val="18"/>
            <w:szCs w:val="18"/>
          </w:rPr>
          <w:t>class * {</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660E7A"/>
            <w:sz w:val="18"/>
            <w:szCs w:val="18"/>
          </w:rPr>
          <w:t xml:space="preserve">    native &lt;methods&gt;;</w:t>
        </w:r>
        <w:r w:rsidRPr="00133D0D" w:rsidR="00133D0D">
          <w:rPr>
            <w:rFonts w:ascii="Menlo" w:hAnsi="Menlo" w:cs="Menlo" w:eastAsiaTheme="minorEastAsia"/>
            <w:b/>
            <w:bCs/>
            <w:color w:val="660E7A"/>
            <w:sz w:val="18"/>
            <w:szCs w:val="18"/>
          </w:rPr>
          <w:br/>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 Your library may contain more items that need to be preserved;</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typically classes that are dynamically created using Class.forName:</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-keep public class mypackage.MyClass</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-keep public interface mypackage.MyInterface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-keep public class * implements mypackage.MyInterface</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This is a configuration file for AppInfra ProGuard.</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lastRenderedPageBreak/>
          <w:t># http://proguard.sourceforge.net/index.html#manual/usage.html</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-dontusemixedcaseclassnames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-dontskipnonpubliclibraryclasses</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-verbose</w:t>
        </w:r>
        <w:r w:rsidRPr="00133D0D" w:rsidR="00133D0D">
          <w:rPr>
            <w:rFonts w:ascii="Menlo" w:hAnsi="Menlo" w:cs="Menlo" w:eastAsiaTheme="minorEastAsia"/>
            <w:b/>
            <w:bCs/>
            <w:color w:val="000080"/>
            <w:sz w:val="18"/>
            <w:szCs w:val="18"/>
          </w:rPr>
          <w:br/>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i w:val="1"/>
            <w:iCs w:val="1"/>
            <w:color w:val="808080"/>
            <w:sz w:val="18"/>
            <w:szCs w:val="18"/>
          </w:rPr>
          <w:t># Optimization is turned off by default. Dex does not like code run</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through the ProGuard optimize and preverify steps (and performs some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of these optimizations on its own).</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-dontoptimize</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b w:val="1"/>
            <w:bCs w:val="1"/>
            <w:color w:val="000080"/>
            <w:sz w:val="18"/>
            <w:szCs w:val="18"/>
          </w:rPr>
          <w:t>-dontpreverify</w:t>
        </w:r>
        <w:r w:rsidRPr="00133D0D" w:rsidR="00133D0D">
          <w:rPr>
            <w:rFonts w:ascii="Menlo" w:hAnsi="Menlo" w:cs="Menlo" w:eastAsiaTheme="minorEastAsia"/>
            <w:b/>
            <w:bCs/>
            <w:color w:val="000080"/>
            <w:sz w:val="18"/>
            <w:szCs w:val="18"/>
          </w:rPr>
          <w:br/>
        </w:r>
        <w:r w:rsidRPr="0764CD8C" w:rsidR="00133D0D">
          <w:rPr>
            <w:rFonts w:ascii="Menlo" w:hAnsi="Menlo" w:eastAsia="ＭＳ 明朝" w:cs="Menlo" w:eastAsiaTheme="minorEastAsia"/>
            <w:i w:val="1"/>
            <w:iCs w:val="1"/>
            <w:color w:val="808080"/>
            <w:sz w:val="18"/>
            <w:szCs w:val="18"/>
          </w:rPr>
          <w:t># Note that if you want to enable optimization, you cannot just</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include optimization flags in your own project configuration file;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instead you will need to point to the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"proguard-android-optimize.txt" file instead of this one from your</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project.properties file.</w:t>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#GMS</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com.google.android.gms.* {</w:t>
        </w:r>
        <w:r w:rsidRPr="0764CD8C" w:rsidR="00133D0D">
          <w:rPr>
            <w:rFonts w:ascii="Menlo" w:hAnsi="Menlo" w:eastAsia="ＭＳ 明朝" w:cs="Menlo" w:eastAsiaTheme="minorEastAsia"/>
            <w:b w:val="1"/>
            <w:bCs w:val="1"/>
            <w:color w:val="660E7A"/>
            <w:sz w:val="18"/>
            <w:szCs w:val="18"/>
          </w:rPr>
          <w:t xml:space="preserve"> public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com.google.android.gms.**</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org.w3c.dom.bootstrap.DOMImplementationRegistry</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 The support library contains references to newer platform versions.</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Don't warn about those in case this app is linking against an older</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i w:val="1"/>
            <w:iCs w:val="1"/>
            <w:color w:val="808080"/>
            <w:sz w:val="18"/>
            <w:szCs w:val="18"/>
          </w:rPr>
          <w:t># platform version.  We know about them, and they are safe.</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android.support.**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##General network</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javax.net.ssl.**</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public class javax.net.ssl.**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-keepclassmembers </w:t>
        </w:r>
        <w:r w:rsidRPr="0764CD8C" w:rsidR="00133D0D">
          <w:rPr>
            <w:rFonts w:ascii="Menlo" w:hAnsi="Menlo" w:eastAsia="ＭＳ 明朝" w:cs="Menlo" w:eastAsiaTheme="minorEastAsia"/>
            <w:color w:val="000000"/>
            <w:sz w:val="18"/>
            <w:szCs w:val="18"/>
          </w:rPr>
          <w:t>public class org.apache.http.**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-keepattributes </w:t>
        </w:r>
        <w:r w:rsidRPr="0764CD8C" w:rsidR="00133D0D">
          <w:rPr>
            <w:rFonts w:ascii="Menlo" w:hAnsi="Menlo" w:eastAsia="ＭＳ 明朝" w:cs="Menlo" w:eastAsiaTheme="minorEastAsia"/>
            <w:color w:val="000000"/>
            <w:sz w:val="18"/>
            <w:szCs w:val="18"/>
          </w:rPr>
          <w:t>InnerClasses,Exceptions</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-dontwarn </w:t>
        </w:r>
        <w:r w:rsidRPr="0764CD8C" w:rsidR="00133D0D">
          <w:rPr>
            <w:rFonts w:ascii="Menlo" w:hAnsi="Menlo" w:eastAsia="ＭＳ 明朝" w:cs="Menlo" w:eastAsiaTheme="minorEastAsia"/>
            <w:color w:val="000000"/>
            <w:sz w:val="18"/>
            <w:szCs w:val="18"/>
          </w:rPr>
          <w:t>org.apache.**</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org.apache.http.**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#Tagging lib and jar</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com.adobe.mobile.** {</w:t>
        </w:r>
        <w:r w:rsidRPr="0764CD8C" w:rsidR="00133D0D">
          <w:rPr>
            <w:rFonts w:ascii="Menlo" w:hAnsi="Menlo" w:eastAsia="ＭＳ 明朝" w:cs="Menlo" w:eastAsiaTheme="minorEastAsia"/>
            <w:b w:val="1"/>
            <w:bCs w:val="1"/>
            <w:color w:val="660E7A"/>
            <w:sz w:val="18"/>
            <w:szCs w:val="18"/>
          </w:rPr>
          <w:t>*;</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class com.android.volley.**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interface com.android.volley.**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i w:val="1"/>
            <w:iCs w:val="1"/>
            <w:color w:val="808080"/>
            <w:sz w:val="18"/>
            <w:szCs w:val="18"/>
          </w:rPr>
          <w:t>#appinfra</w:t>
        </w:r>
        <w:r w:rsidRPr="00133D0D" w:rsidR="00133D0D">
          <w:rPr>
            <w:rFonts w:ascii="Menlo" w:hAnsi="Menlo" w:cs="Menlo" w:eastAsiaTheme="minorEastAsia"/>
            <w:i/>
            <w:iCs/>
            <w:color w:val="80808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com.philips.platform.appinfra.rest.request.GsonCustomRequest.**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r w:rsidRPr="0764CD8C" w:rsidR="00133D0D">
          <w:rPr>
            <w:rFonts w:ascii="Menlo" w:hAnsi="Menlo" w:eastAsia="ＭＳ 明朝" w:cs="Menlo" w:eastAsiaTheme="minorEastAsia"/>
            <w:b w:val="1"/>
            <w:bCs w:val="1"/>
            <w:color w:val="000080"/>
            <w:sz w:val="18"/>
            <w:szCs w:val="18"/>
          </w:rPr>
          <w:t xml:space="preserve">-keep </w:t>
        </w:r>
        <w:r w:rsidRPr="0764CD8C" w:rsidR="00133D0D">
          <w:rPr>
            <w:rFonts w:ascii="Menlo" w:hAnsi="Menlo" w:eastAsia="ＭＳ 明朝" w:cs="Menlo" w:eastAsiaTheme="minorEastAsia"/>
            <w:color w:val="000000"/>
            <w:sz w:val="18"/>
            <w:szCs w:val="18"/>
          </w:rPr>
          <w:t>public class com.philips.platform.appinfra.languagepack.model.** {</w:t>
        </w:r>
        <w:r w:rsidRPr="0764CD8C" w:rsidR="00133D0D">
          <w:rPr>
            <w:rFonts w:ascii="Menlo" w:hAnsi="Menlo" w:eastAsia="ＭＳ 明朝" w:cs="Menlo" w:eastAsiaTheme="minorEastAsia"/>
            <w:b w:val="1"/>
            <w:bCs w:val="1"/>
            <w:color w:val="660E7A"/>
            <w:sz w:val="18"/>
            <w:szCs w:val="18"/>
          </w:rPr>
          <w:t xml:space="preserve"> *; </w:t>
        </w:r>
        <w:r w:rsidRPr="0764CD8C" w:rsidR="00133D0D">
          <w:rPr>
            <w:rFonts w:ascii="Menlo" w:hAnsi="Menlo" w:eastAsia="ＭＳ 明朝" w:cs="Menlo" w:eastAsiaTheme="minorEastAsia"/>
            <w:color w:val="000000"/>
            <w:sz w:val="18"/>
            <w:szCs w:val="18"/>
          </w:rPr>
          <w:t>}</w:t>
        </w:r>
        <w:r w:rsidRPr="00133D0D" w:rsidR="00133D0D">
          <w:rPr>
            <w:rFonts w:ascii="Menlo" w:hAnsi="Menlo" w:cs="Menlo" w:eastAsiaTheme="minorEastAsia"/>
            <w:color w:val="000000"/>
            <w:sz w:val="18"/>
            <w:szCs w:val="18"/>
          </w:rPr>
          <w:br/>
        </w:r>
      </w:ins>
    </w:p>
    <w:p w:rsidRPr="004B177B" w:rsidR="004B177B" w:rsidP="0764CD8C" w:rsidRDefault="004B177B" w14:paraId="29CC22BA" w14:textId="73ABEF00" w14:noSpellErr="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themeTint="FF" w:themeShade="FF"/>
          <w:sz w:val="18"/>
          <w:szCs w:val="18"/>
        </w:rPr>
      </w:pPr>
      <w:del w:author="Kumar, Sampath" w:date="2017-09-14T15:50:00Z" w:id="257">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#Tagging</w:delText>
        </w:r>
        <w:r w:rsidRPr="004B177B" w:rsidDel="00133D0D">
          <w:rPr>
            <w:rFonts w:ascii="Courier New" w:hAnsi="Courier New" w:cs="Courier New"/>
            <w:i/>
            <w:iCs/>
            <w:color w:val="808080"/>
            <w:sz w:val="18"/>
            <w:szCs w:val="18"/>
          </w:rPr>
          <w:br/>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com.adobe.mobile.**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del>
      <w:r w:rsidRPr="004B177B">
        <w:rPr>
          <w:rFonts w:ascii="Courier New" w:hAnsi="Courier New" w:cs="Courier New"/>
          <w:color w:val="000000"/>
          <w:sz w:val="18"/>
          <w:szCs w:val="18"/>
        </w:rPr>
        <w:br/>
      </w:r>
      <w:del w:author="Kumar, Sampath" w:date="2017-09-14T15:50:00Z" w:id="258">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com.philips.cdp.tagging.**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#LocaleMatch</w:delText>
        </w:r>
        <w:r w:rsidRPr="004B177B" w:rsidDel="00133D0D">
          <w:rPr>
            <w:rFonts w:ascii="Courier New" w:hAnsi="Courier New" w:cs="Courier New"/>
            <w:i/>
            <w:iCs/>
            <w:color w:val="808080"/>
            <w:sz w:val="18"/>
            <w:szCs w:val="18"/>
          </w:rPr>
          <w:br/>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com.philips.cdp.localematch.**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#Network</w:delText>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org.apache.http.** {</w:delText>
        </w:r>
        <w:r w:rsidRPr="004B177B" w:rsidDel="00133D0D">
          <w:rPr>
            <w:rFonts w:ascii="Courier New" w:hAnsi="Courier New" w:cs="Courier New"/>
            <w:b/>
            <w:bCs/>
            <w:color w:val="660E7A"/>
            <w:sz w:val="18"/>
            <w:szCs w:val="18"/>
          </w:rPr>
          <w:delText xml:space="preserve"> *; </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android.net.http.** {</w:delText>
        </w:r>
        <w:r w:rsidRPr="004B177B" w:rsidDel="00133D0D">
          <w:rPr>
            <w:rFonts w:ascii="Courier New" w:hAnsi="Courier New" w:cs="Courier New"/>
            <w:b/>
            <w:bCs/>
            <w:color w:val="660E7A"/>
            <w:sz w:val="18"/>
            <w:szCs w:val="18"/>
          </w:rPr>
          <w:delText xml:space="preserve"> *; </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#UIKit</w:delText>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com.shamanland.**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uk.co.chrisjenx.**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#ConsumerCare</w:delText>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com.philips.cdp.digitalcare.**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del>
      <w:r w:rsidRPr="004B177B">
        <w:rPr>
          <w:rFonts w:ascii="Courier New" w:hAnsi="Courier New" w:cs="Courier New"/>
          <w:color w:val="000000"/>
          <w:sz w:val="18"/>
          <w:szCs w:val="18"/>
        </w:rPr>
        <w:br/>
      </w:r>
      <w:del w:author="Kumar, Sampath" w:date="2017-09-14T15:50:00Z" w:id="259">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android.app.Activity</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android.app.Application</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android.content.BroadcastReceiver</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android.app.Fragment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&lt;init&gt;(...);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android.support.v4.app.Fragment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&lt;init&gt;(...);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delText xml:space="preserve">    </w:delText>
        </w:r>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enum *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static **[] values();</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public static ** valueOf(java.lang.String);</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android.view.View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&lt;init&gt;(android.content.Context);</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public &lt;init&gt;(android.content.Context, android.util.AttributeSet);</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public &lt;init&gt;(android.content.Context, android.util.AttributeSet, int);</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public void set*(...);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-keepclasseswithmembers </w:delText>
        </w:r>
        <w:r w:rsidRPr="004B177B" w:rsidDel="00133D0D">
          <w:rPr>
            <w:rFonts w:ascii="Courier New" w:hAnsi="Courier New" w:cs="Courier New"/>
            <w:color w:val="000000"/>
            <w:sz w:val="18"/>
            <w:szCs w:val="18"/>
          </w:rPr>
          <w:delText>class *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&lt;init&gt;(android.content.Context, android.util.AttributeSet);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-keepclasseswithmembers </w:delText>
        </w:r>
        <w:r w:rsidRPr="004B177B" w:rsidDel="00133D0D">
          <w:rPr>
            <w:rFonts w:ascii="Courier New" w:hAnsi="Courier New" w:cs="Courier New"/>
            <w:color w:val="000000"/>
            <w:sz w:val="18"/>
            <w:szCs w:val="18"/>
          </w:rPr>
          <w:delText>class *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&lt;init&gt;(android.content.Context, android.util.AttributeSet, int);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class * extends android.content.Context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void *(android.view.View);</w:delText>
        </w:r>
        <w:r w:rsidRPr="004B177B" w:rsidDel="00133D0D">
          <w:rPr>
            <w:rFonts w:ascii="Courier New" w:hAnsi="Courier New" w:cs="Courier New"/>
            <w:b/>
            <w:bCs/>
            <w:color w:val="660E7A"/>
            <w:sz w:val="18"/>
            <w:szCs w:val="18"/>
          </w:rPr>
          <w:br/>
        </w:r>
        <w:r w:rsidRPr="004B177B" w:rsidDel="00133D0D">
          <w:rPr>
            <w:rFonts w:ascii="Courier New" w:hAnsi="Courier New" w:cs="Courier New"/>
            <w:b/>
            <w:bCs/>
            <w:color w:val="660E7A"/>
            <w:sz w:val="18"/>
            <w:szCs w:val="18"/>
          </w:rPr>
          <w:delText xml:space="preserve">   public void *(android.view.MenuItem);</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class * implements android.os.Parcelable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static android.os.Parcelable$Creator CREATOR;</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class **.R$*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public static &lt;fields&gt;;</w:delText>
        </w:r>
      </w:del>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del w:author="Kumar, Sampath" w:date="2017-09-14T15:50:00Z" w:id="260">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class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@android.webkit.JavascriptInterface &lt;methods&gt;;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#GooglePLayServices</w:delText>
        </w:r>
        <w:r w:rsidRPr="004B177B" w:rsidDel="00133D0D">
          <w:rPr>
            <w:rFonts w:ascii="Courier New" w:hAnsi="Courier New" w:cs="Courier New"/>
            <w:i/>
            <w:iCs/>
            <w:color w:val="808080"/>
            <w:sz w:val="18"/>
            <w:szCs w:val="18"/>
          </w:rPr>
          <w:br/>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android.support.**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android.view.**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interface android.support.v13.app.** {</w:delText>
        </w:r>
        <w:r w:rsidRPr="004B177B" w:rsidDel="00133D0D">
          <w:rPr>
            <w:rFonts w:ascii="Courier New" w:hAnsi="Courier New" w:cs="Courier New"/>
            <w:b/>
            <w:bCs/>
            <w:color w:val="660E7A"/>
            <w:sz w:val="18"/>
            <w:szCs w:val="18"/>
          </w:rPr>
          <w:delText xml:space="preserve"> *; </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android.support.v13.**</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android.app.Fragment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com.philips.cdp.uikit.customviews.**</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#-keep class com.google.android.gms.** { *; }</w:delText>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com.google.android.gms.**</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org.w3c.dom.bootstrap.DOMImplementationRegistry</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com.philips.cdp.productselection.R$id</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android.view.**</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android.media.session</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android.app.**</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com.philips.cdp.digitalcare.**</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com.philips.cdp.productselection.**</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android.support.**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com.adobe.mobile.**</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org.apache.**</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com.shamanland.**</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uk.co.chrisjenx.**</w:delText>
        </w:r>
      </w:del>
    </w:p>
    <w:p w:rsidRPr="007A4F4A" w:rsidR="007A4F4A" w:rsidP="007A4F4A" w:rsidRDefault="007A4F4A" w14:paraId="42233F21" w14:textId="77777777">
      <w:pPr>
        <w:pStyle w:val="BodyText"/>
        <w:rPr>
          <w:lang w:val="en-GB"/>
        </w:rPr>
      </w:pPr>
    </w:p>
    <w:p w:rsidRPr="0005093C" w:rsidR="0005093C" w:rsidP="0005093C" w:rsidRDefault="0005093C" w14:paraId="1F99C4FC" w14:textId="77777777">
      <w:pPr>
        <w:pStyle w:val="BodyText"/>
        <w:rPr>
          <w:lang w:val="en-GB"/>
        </w:rPr>
      </w:pPr>
    </w:p>
    <w:p w:rsidR="00C92CE3" w:rsidP="0764CD8C" w:rsidRDefault="00C92CE3" w14:paraId="475739C8" w14:textId="33E136BF" w14:noSpellErr="1">
      <w:pPr>
        <w:pStyle w:val="Heading1"/>
        <w:rPr>
          <w:rFonts w:cs="Arial"/>
        </w:rPr>
      </w:pPr>
      <w:bookmarkStart w:name="_Toc493440874" w:id="261"/>
      <w:bookmarkStart w:name="_Toc444883193" w:id="262"/>
      <w:r w:rsidRPr="0764CD8C" w:rsidR="0764CD8C">
        <w:rPr>
          <w:rFonts w:cs="Arial"/>
        </w:rPr>
        <w:t xml:space="preserve">Migration from 17.3 to 17.4 </w:t>
      </w:r>
      <w:commentRangeStart w:id="263"/>
      <w:r w:rsidRPr="0764CD8C" w:rsidR="0764CD8C">
        <w:rPr>
          <w:rFonts w:cs="Arial"/>
        </w:rPr>
        <w:t>release</w:t>
      </w:r>
      <w:commentRangeEnd w:id="263"/>
      <w:r>
        <w:rPr>
          <w:rStyle w:val="CommentReference"/>
        </w:rPr>
        <w:commentReference w:id="263"/>
      </w:r>
      <w:bookmarkEnd w:id="261"/>
    </w:p>
    <w:p w:rsidR="00C92CE3" w:rsidP="00C92CE3" w:rsidRDefault="00C92CE3" w14:paraId="6880C3C3" w14:textId="77777777">
      <w:pPr>
        <w:pStyle w:val="ListParagraph"/>
        <w:spacing w:before="100" w:beforeAutospacing="1" w:after="100" w:afterAutospacing="1"/>
        <w:rPr>
          <w:rFonts w:cs="Arial"/>
          <w:szCs w:val="24"/>
        </w:rPr>
      </w:pPr>
    </w:p>
    <w:p w:rsidR="00C92CE3" w:rsidP="0764CD8C" w:rsidRDefault="00C92CE3" w14:paraId="2EE2FF8F" w14:textId="77777777">
      <w:pPr>
        <w:pStyle w:val="ListParagraph"/>
        <w:numPr>
          <w:ilvl w:val="0"/>
          <w:numId w:val="18"/>
        </w:numPr>
        <w:spacing w:before="100" w:beforeAutospacing="on" w:after="100" w:afterAutospacing="on"/>
        <w:rPr>
          <w:rFonts w:cs="Arial"/>
        </w:rPr>
      </w:pPr>
      <w:r w:rsidRPr="0764CD8C" w:rsidR="0764CD8C">
        <w:rPr>
          <w:rFonts w:cs="Arial"/>
        </w:rPr>
        <w:t xml:space="preserve">Complete </w:t>
      </w:r>
      <w:proofErr w:type="spellStart"/>
      <w:r w:rsidRPr="0764CD8C" w:rsidR="0764CD8C">
        <w:rPr>
          <w:rFonts w:cs="Arial"/>
        </w:rPr>
        <w:t>UiKit</w:t>
      </w:r>
      <w:proofErr w:type="spellEnd"/>
      <w:r w:rsidRPr="0764CD8C" w:rsidR="0764CD8C">
        <w:rPr>
          <w:rFonts w:cs="Arial"/>
        </w:rPr>
        <w:t xml:space="preserve"> support is removed and converted to DLS.</w:t>
      </w:r>
    </w:p>
    <w:p w:rsidR="00674E72" w:rsidP="00674E72" w:rsidRDefault="00674E72" w14:paraId="04FFFE85" w14:textId="77777777">
      <w:pPr>
        <w:pStyle w:val="ListParagraph"/>
        <w:spacing w:before="100" w:beforeAutospacing="1" w:after="100" w:afterAutospacing="1"/>
        <w:ind w:left="1080"/>
        <w:rPr>
          <w:rFonts w:cs="Arial"/>
          <w:szCs w:val="24"/>
        </w:rPr>
      </w:pPr>
    </w:p>
    <w:p w:rsidR="00804EEF" w:rsidP="0764CD8C" w:rsidRDefault="00804EEF" w14:paraId="145F1A5D" w14:textId="35BBE9AA" w14:noSpellErr="1">
      <w:pPr>
        <w:pStyle w:val="ListParagraph"/>
        <w:numPr>
          <w:ilvl w:val="0"/>
          <w:numId w:val="18"/>
        </w:numPr>
        <w:spacing w:before="100" w:beforeAutospacing="on" w:after="100" w:afterAutospacing="on"/>
        <w:rPr>
          <w:rFonts w:cs="Arial"/>
        </w:rPr>
      </w:pPr>
      <w:r w:rsidRPr="0764CD8C" w:rsidR="0764CD8C">
        <w:rPr>
          <w:rFonts w:cs="Arial"/>
        </w:rPr>
        <w:t xml:space="preserve">Refer “Section 3“ </w:t>
      </w:r>
      <w:r w:rsidRPr="0764CD8C" w:rsidR="0764CD8C">
        <w:rPr>
          <w:rFonts w:cs="Arial"/>
        </w:rPr>
        <w:t xml:space="preserve">for integrating DLS </w:t>
      </w:r>
    </w:p>
    <w:p w:rsidRPr="004E0FCF" w:rsidR="004E0FCF" w:rsidP="004E0FCF" w:rsidRDefault="004E0FCF" w14:paraId="2551D0D4" w14:textId="77777777">
      <w:pPr>
        <w:pStyle w:val="ListParagraph"/>
        <w:rPr>
          <w:rFonts w:cs="Arial"/>
          <w:szCs w:val="24"/>
        </w:rPr>
      </w:pPr>
    </w:p>
    <w:p w:rsidR="004E0FCF" w:rsidP="0764CD8C" w:rsidRDefault="004E0FCF" w14:paraId="53F97D89" w14:textId="4FDC147C" w14:noSpellErr="1">
      <w:pPr>
        <w:pStyle w:val="ListParagraph"/>
        <w:numPr>
          <w:ilvl w:val="0"/>
          <w:numId w:val="18"/>
        </w:numPr>
        <w:spacing w:before="100" w:beforeAutospacing="on" w:after="100" w:afterAutospacing="on"/>
        <w:rPr>
          <w:rFonts w:cs="Arial"/>
        </w:rPr>
      </w:pPr>
      <w:r w:rsidRPr="0764CD8C">
        <w:rPr>
          <w:rFonts w:cs="Arial"/>
        </w:rPr>
        <w:t>Main menu title and resource keys are updated. Please refer the below digitalcare_config.xml.</w:t>
      </w:r>
      <w:bookmarkStart w:name="_GoBack" w:id="264"/>
      <w:r>
        <w:rPr>
          <w:rFonts w:cs="Arial"/>
          <w:szCs w:val="24"/>
        </w:rPr>
        <w:object w:dxaOrig="1531" w:dyaOrig="990" w14:anchorId="490ABA2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76.2pt;height:49.4pt" o:ole="" type="#_x0000_t75">
            <v:imagedata o:title="" r:id="rId21"/>
          </v:shape>
          <o:OLEObject Type="Embed" ProgID="Package" ShapeID="_x0000_i1026" DrawAspect="Icon" ObjectID="_1569157321" r:id="rId22"/>
        </w:object>
      </w:r>
      <w:bookmarkEnd w:id="264"/>
    </w:p>
    <w:p w:rsidR="00C92CE3" w:rsidP="00C92CE3" w:rsidRDefault="00C92CE3" w14:paraId="5572E41E" w14:textId="77777777">
      <w:pPr>
        <w:pStyle w:val="ListParagraph"/>
        <w:spacing w:before="100" w:beforeAutospacing="1" w:after="100" w:afterAutospacing="1"/>
        <w:ind w:left="1080"/>
        <w:rPr>
          <w:rFonts w:cs="Arial"/>
          <w:szCs w:val="24"/>
        </w:rPr>
      </w:pPr>
    </w:p>
    <w:p w:rsidR="00C92CE3" w:rsidP="0764CD8C" w:rsidRDefault="00C92CE3" w14:paraId="33A64491" w14:textId="77777777" w14:noSpellErr="1">
      <w:pPr>
        <w:pStyle w:val="ListParagraph"/>
        <w:numPr>
          <w:ilvl w:val="0"/>
          <w:numId w:val="18"/>
        </w:numPr>
        <w:spacing w:before="100" w:beforeAutospacing="on" w:after="100" w:afterAutospacing="on"/>
        <w:rPr>
          <w:rFonts w:cs="Arial"/>
        </w:rPr>
      </w:pPr>
      <w:r w:rsidRPr="0764CD8C" w:rsidR="0764CD8C">
        <w:rPr>
          <w:rFonts w:cs="Arial"/>
        </w:rPr>
        <w:t>Service discovery (SD) changes for platform (77000)  microsite id</w:t>
      </w:r>
    </w:p>
    <w:p w:rsidR="00C92CE3" w:rsidP="0764CD8C" w:rsidRDefault="00C92CE3" w14:paraId="0CA13736" w14:textId="77777777">
      <w:pPr>
        <w:spacing w:before="100" w:beforeAutospacing="on" w:after="100" w:afterAutospacing="on"/>
        <w:ind w:left="1080"/>
        <w:rPr>
          <w:rFonts w:cs="Arial"/>
        </w:rPr>
      </w:pPr>
      <w:r w:rsidRPr="0764CD8C" w:rsidR="0764CD8C">
        <w:rPr>
          <w:rFonts w:cs="Arial"/>
        </w:rPr>
        <w:t xml:space="preserve">a, Facebook and Twitter </w:t>
      </w:r>
      <w:proofErr w:type="spellStart"/>
      <w:r w:rsidRPr="0764CD8C" w:rsidR="0764CD8C">
        <w:rPr>
          <w:rFonts w:cs="Arial"/>
        </w:rPr>
        <w:t>url’s</w:t>
      </w:r>
      <w:proofErr w:type="spellEnd"/>
      <w:r w:rsidRPr="0764CD8C" w:rsidR="0764CD8C">
        <w:rPr>
          <w:rFonts w:cs="Arial"/>
        </w:rPr>
        <w:t xml:space="preserve"> are added in service discovery. Now verticals can add locale based </w:t>
      </w:r>
      <w:proofErr w:type="spellStart"/>
      <w:r w:rsidRPr="0764CD8C" w:rsidR="0764CD8C">
        <w:rPr>
          <w:rFonts w:cs="Arial"/>
        </w:rPr>
        <w:t>facebook</w:t>
      </w:r>
      <w:proofErr w:type="spellEnd"/>
      <w:r w:rsidRPr="0764CD8C" w:rsidR="0764CD8C">
        <w:rPr>
          <w:rFonts w:cs="Arial"/>
        </w:rPr>
        <w:t xml:space="preserve">, twitter pages by configuring </w:t>
      </w:r>
      <w:proofErr w:type="spellStart"/>
      <w:r w:rsidRPr="0764CD8C" w:rsidR="0764CD8C">
        <w:rPr>
          <w:rFonts w:cs="Arial"/>
        </w:rPr>
        <w:t>url’s</w:t>
      </w:r>
      <w:proofErr w:type="spellEnd"/>
      <w:r w:rsidRPr="0764CD8C" w:rsidR="0764CD8C">
        <w:rPr>
          <w:rFonts w:cs="Arial"/>
        </w:rPr>
        <w:t xml:space="preserve"> in SD. Also providing backward compatibility, if no </w:t>
      </w:r>
      <w:proofErr w:type="spellStart"/>
      <w:r w:rsidRPr="0764CD8C" w:rsidR="0764CD8C">
        <w:rPr>
          <w:rFonts w:cs="Arial"/>
        </w:rPr>
        <w:t>url’s</w:t>
      </w:r>
      <w:proofErr w:type="spellEnd"/>
      <w:r w:rsidRPr="0764CD8C" w:rsidR="0764CD8C">
        <w:rPr>
          <w:rFonts w:cs="Arial"/>
        </w:rPr>
        <w:t xml:space="preserve"> in SD it will </w:t>
      </w:r>
      <w:proofErr w:type="gramStart"/>
      <w:r w:rsidRPr="0764CD8C" w:rsidR="0764CD8C">
        <w:rPr>
          <w:rFonts w:cs="Arial"/>
        </w:rPr>
        <w:t>fallback</w:t>
      </w:r>
      <w:proofErr w:type="gramEnd"/>
      <w:r w:rsidRPr="0764CD8C" w:rsidR="0764CD8C">
        <w:rPr>
          <w:rFonts w:cs="Arial"/>
        </w:rPr>
        <w:t xml:space="preserve"> to CC config file. </w:t>
      </w:r>
    </w:p>
    <w:p w:rsidR="00C92CE3" w:rsidP="0764CD8C" w:rsidRDefault="00C92CE3" w14:paraId="1FCFBF80" w14:textId="77777777">
      <w:pPr>
        <w:spacing w:before="100" w:beforeAutospacing="on" w:after="100" w:afterAutospacing="on"/>
        <w:ind w:left="1080"/>
        <w:rPr>
          <w:rFonts w:cs="Arial"/>
        </w:rPr>
      </w:pPr>
      <w:r w:rsidRPr="0764CD8C" w:rsidR="0764CD8C">
        <w:rPr>
          <w:rFonts w:cs="Arial"/>
        </w:rPr>
        <w:t xml:space="preserve">b, Live chat </w:t>
      </w:r>
      <w:proofErr w:type="spellStart"/>
      <w:r w:rsidRPr="0764CD8C" w:rsidR="0764CD8C">
        <w:rPr>
          <w:rFonts w:cs="Arial"/>
        </w:rPr>
        <w:t>url</w:t>
      </w:r>
      <w:proofErr w:type="spellEnd"/>
      <w:r w:rsidRPr="0764CD8C" w:rsidR="0764CD8C">
        <w:rPr>
          <w:rFonts w:cs="Arial"/>
        </w:rPr>
        <w:t xml:space="preserve"> also added in SD , and integrating app can have locale based chat </w:t>
      </w:r>
      <w:proofErr w:type="spellStart"/>
      <w:r w:rsidRPr="0764CD8C" w:rsidR="0764CD8C">
        <w:rPr>
          <w:rFonts w:cs="Arial"/>
        </w:rPr>
        <w:t>url’s</w:t>
      </w:r>
      <w:proofErr w:type="spellEnd"/>
      <w:r w:rsidRPr="0764CD8C" w:rsidR="0764CD8C">
        <w:rPr>
          <w:rFonts w:cs="Arial"/>
        </w:rPr>
        <w:t xml:space="preserve"> now.  The first preference is setting chat </w:t>
      </w:r>
      <w:proofErr w:type="spellStart"/>
      <w:r w:rsidRPr="0764CD8C" w:rsidR="0764CD8C">
        <w:rPr>
          <w:rFonts w:cs="Arial"/>
        </w:rPr>
        <w:t>url</w:t>
      </w:r>
      <w:proofErr w:type="spellEnd"/>
      <w:r w:rsidRPr="0764CD8C" w:rsidR="0764CD8C">
        <w:rPr>
          <w:rFonts w:cs="Arial"/>
        </w:rPr>
        <w:t xml:space="preserve"> via API, if not it will fall back to SD and at last to config file. </w:t>
      </w:r>
    </w:p>
    <w:p w:rsidR="00C92CE3" w:rsidP="0764CD8C" w:rsidRDefault="00C92CE3" w14:paraId="7FF263C5" w14:textId="77777777">
      <w:pPr>
        <w:spacing w:before="100" w:beforeAutospacing="on" w:after="100" w:afterAutospacing="on"/>
        <w:ind w:left="1080"/>
        <w:rPr>
          <w:rFonts w:cs="Arial"/>
        </w:rPr>
      </w:pPr>
      <w:r w:rsidRPr="0764CD8C" w:rsidR="0764CD8C">
        <w:rPr>
          <w:rFonts w:cs="Arial"/>
        </w:rPr>
        <w:t xml:space="preserve">Note:- If integrating app want only SD based configuration they can remove </w:t>
      </w:r>
      <w:proofErr w:type="spellStart"/>
      <w:r w:rsidRPr="0764CD8C" w:rsidR="0764CD8C">
        <w:rPr>
          <w:rFonts w:cs="Arial"/>
        </w:rPr>
        <w:t>facebook</w:t>
      </w:r>
      <w:proofErr w:type="spellEnd"/>
      <w:r w:rsidRPr="0764CD8C" w:rsidR="0764CD8C">
        <w:rPr>
          <w:rFonts w:cs="Arial"/>
        </w:rPr>
        <w:t xml:space="preserve"> page id ,twitter </w:t>
      </w:r>
      <w:proofErr w:type="spellStart"/>
      <w:r w:rsidRPr="0764CD8C" w:rsidR="0764CD8C">
        <w:rPr>
          <w:rFonts w:cs="Arial"/>
        </w:rPr>
        <w:t>pagename</w:t>
      </w:r>
      <w:proofErr w:type="spellEnd"/>
      <w:r w:rsidRPr="0764CD8C" w:rsidR="0764CD8C">
        <w:rPr>
          <w:rFonts w:cs="Arial"/>
        </w:rPr>
        <w:t xml:space="preserve"> and live chat from CC config file which will remove the buttons if data not available in SD. </w:t>
      </w:r>
    </w:p>
    <w:p w:rsidRPr="00C92CE3" w:rsidR="00C92CE3" w:rsidP="0764CD8C" w:rsidRDefault="00C92CE3" w14:paraId="6C7D728A" w14:textId="0B56AF57">
      <w:pPr>
        <w:pStyle w:val="Normal"/>
        <w:spacing w:beforeAutospacing="on" w:afterAutospacing="on"/>
        <w:ind w:left="1080"/>
        <w:rPr>
          <w:rFonts w:cs="Arial"/>
        </w:rPr>
      </w:pPr>
    </w:p>
    <w:p w:rsidRPr="00C92CE3" w:rsidR="00C92CE3" w:rsidP="0764CD8C" w:rsidRDefault="00C92CE3" w14:paraId="6AE02465" w14:textId="2C4FE616">
      <w:pPr>
        <w:pStyle w:val="ListParagraph"/>
        <w:numPr>
          <w:ilvl w:val="0"/>
          <w:numId w:val="18"/>
        </w:numPr>
        <w:spacing w:beforeAutospacing="on" w:afterAutospacing="on"/>
        <w:rPr>
          <w:sz w:val="24"/>
          <w:szCs w:val="24"/>
        </w:rPr>
      </w:pPr>
      <w:r w:rsidRPr="0764CD8C" w:rsidR="0764CD8C">
        <w:rPr>
          <w:rFonts w:cs="Arial"/>
        </w:rPr>
        <w:t xml:space="preserve">Its mandatory to add the below resource value </w:t>
      </w:r>
      <w:r w:rsidRPr="0764CD8C" w:rsidR="0764CD8C">
        <w:rPr>
          <w:rFonts w:cs="Arial"/>
        </w:rPr>
        <w:t>with vertical package ID</w:t>
      </w:r>
      <w:r w:rsidRPr="0764CD8C" w:rsidR="0764CD8C">
        <w:rPr>
          <w:rFonts w:cs="Arial"/>
        </w:rPr>
        <w:t xml:space="preserve"> in</w:t>
      </w:r>
      <w:r w:rsidRPr="0764CD8C" w:rsidR="0764CD8C">
        <w:rPr>
          <w:rFonts w:cs="Arial"/>
        </w:rPr>
        <w:t xml:space="preserve"> the </w:t>
      </w:r>
      <w:r w:rsidRPr="0764CD8C" w:rsidR="0764CD8C">
        <w:rPr>
          <w:rFonts w:cs="Arial"/>
        </w:rPr>
        <w:t>build.gradle</w:t>
      </w:r>
      <w:r w:rsidRPr="0764CD8C" w:rsidR="0764CD8C">
        <w:rPr>
          <w:rFonts w:cs="Arial"/>
        </w:rPr>
        <w:t>-&gt;</w:t>
      </w:r>
      <w:proofErr w:type="spellStart"/>
      <w:r w:rsidRPr="0764CD8C" w:rsidR="0764CD8C">
        <w:rPr>
          <w:rFonts w:cs="Arial"/>
        </w:rPr>
        <w:t>defaultC</w:t>
      </w:r>
      <w:r w:rsidRPr="0764CD8C" w:rsidR="0764CD8C">
        <w:rPr>
          <w:rFonts w:cs="Arial"/>
        </w:rPr>
        <w:t>onfig</w:t>
      </w:r>
      <w:proofErr w:type="spellEnd"/>
      <w:r w:rsidRPr="0764CD8C" w:rsidR="0764CD8C">
        <w:rPr>
          <w:rFonts w:cs="Arial"/>
        </w:rPr>
        <w:t xml:space="preserve"> in order to avoid the provider conflicts.</w:t>
      </w:r>
    </w:p>
    <w:p w:rsidR="0764CD8C" w:rsidP="0764CD8C" w:rsidRDefault="0764CD8C" w14:paraId="3CFC9965" w14:textId="21703145">
      <w:pPr>
        <w:pStyle w:val="Normal"/>
        <w:spacing w:beforeAutospacing="on" w:afterAutospacing="on"/>
        <w:ind w:left="720" w:firstLine="720"/>
      </w:pPr>
      <w:proofErr w:type="spellStart"/>
      <w:r w:rsidRPr="0764CD8C" w:rsidR="0764CD8C">
        <w:rPr>
          <w:rFonts w:ascii="Arial" w:hAnsi="Arial" w:eastAsia="Arial" w:cs="Arial"/>
          <w:noProof w:val="0"/>
          <w:sz w:val="18"/>
          <w:szCs w:val="18"/>
          <w:lang w:val="en-US"/>
        </w:rPr>
        <w:t>resValue</w:t>
      </w:r>
      <w:proofErr w:type="spellEnd"/>
      <w:r w:rsidRPr="0764CD8C" w:rsidR="0764CD8C">
        <w:rPr>
          <w:rFonts w:ascii="Arial" w:hAnsi="Arial" w:eastAsia="Arial" w:cs="Arial"/>
          <w:noProof w:val="0"/>
          <w:sz w:val="18"/>
          <w:szCs w:val="18"/>
          <w:lang w:val="en-US"/>
        </w:rPr>
        <w:t>(</w:t>
      </w:r>
      <w:r w:rsidRPr="0764CD8C" w:rsidR="0764CD8C">
        <w:rPr>
          <w:rFonts w:ascii="Arial" w:hAnsi="Arial" w:eastAsia="Arial" w:cs="Arial"/>
          <w:b w:val="1"/>
          <w:bCs w:val="1"/>
          <w:noProof w:val="0"/>
          <w:color w:val="008000"/>
          <w:sz w:val="18"/>
          <w:szCs w:val="18"/>
          <w:lang w:val="en-US"/>
        </w:rPr>
        <w:t>"string"</w:t>
      </w:r>
      <w:r w:rsidRPr="0764CD8C" w:rsidR="0764CD8C">
        <w:rPr>
          <w:rFonts w:ascii="Arial" w:hAnsi="Arial" w:eastAsia="Arial" w:cs="Arial"/>
          <w:noProof w:val="0"/>
          <w:sz w:val="18"/>
          <w:szCs w:val="18"/>
          <w:lang w:val="en-US"/>
        </w:rPr>
        <w:t xml:space="preserve">, </w:t>
      </w:r>
      <w:r w:rsidRPr="0764CD8C" w:rsidR="0764CD8C">
        <w:rPr>
          <w:rFonts w:ascii="Arial" w:hAnsi="Arial" w:eastAsia="Arial" w:cs="Arial"/>
          <w:b w:val="1"/>
          <w:bCs w:val="1"/>
          <w:noProof w:val="0"/>
          <w:color w:val="008000"/>
          <w:sz w:val="18"/>
          <w:szCs w:val="18"/>
          <w:lang w:val="en-US"/>
        </w:rPr>
        <w:t>"DCC_AUTHORITY"</w:t>
      </w:r>
      <w:r w:rsidRPr="0764CD8C" w:rsidR="0764CD8C">
        <w:rPr>
          <w:rFonts w:ascii="Arial" w:hAnsi="Arial" w:eastAsia="Arial" w:cs="Arial"/>
          <w:noProof w:val="0"/>
          <w:sz w:val="18"/>
          <w:szCs w:val="18"/>
          <w:lang w:val="en-US"/>
        </w:rPr>
        <w:t xml:space="preserve">, </w:t>
      </w:r>
      <w:r w:rsidRPr="0764CD8C" w:rsidR="0764CD8C">
        <w:rPr>
          <w:rFonts w:ascii="Arial" w:hAnsi="Arial" w:eastAsia="Arial" w:cs="Arial"/>
          <w:b w:val="1"/>
          <w:bCs w:val="1"/>
          <w:noProof w:val="0"/>
          <w:color w:val="008000"/>
          <w:sz w:val="18"/>
          <w:szCs w:val="18"/>
          <w:lang w:val="en-US"/>
        </w:rPr>
        <w:t>"</w:t>
      </w:r>
      <w:proofErr w:type="spellStart"/>
      <w:r w:rsidRPr="0764CD8C" w:rsidR="0764CD8C">
        <w:rPr>
          <w:rFonts w:ascii="Arial" w:hAnsi="Arial" w:eastAsia="Arial" w:cs="Arial"/>
          <w:b w:val="1"/>
          <w:bCs w:val="1"/>
          <w:noProof w:val="0"/>
          <w:color w:val="008000"/>
          <w:sz w:val="18"/>
          <w:szCs w:val="18"/>
          <w:lang w:val="en-US"/>
        </w:rPr>
        <w:t>com.philips.cdp.digitalcare</w:t>
      </w:r>
      <w:proofErr w:type="spellEnd"/>
      <w:r w:rsidRPr="0764CD8C" w:rsidR="0764CD8C">
        <w:rPr>
          <w:rFonts w:ascii="Arial" w:hAnsi="Arial" w:eastAsia="Arial" w:cs="Arial"/>
          <w:b w:val="1"/>
          <w:bCs w:val="1"/>
          <w:noProof w:val="0"/>
          <w:color w:val="008000"/>
          <w:sz w:val="18"/>
          <w:szCs w:val="18"/>
          <w:lang w:val="en-US"/>
        </w:rPr>
        <w:t>"</w:t>
      </w:r>
      <w:r w:rsidRPr="0764CD8C" w:rsidR="0764CD8C">
        <w:rPr>
          <w:rFonts w:ascii="Arial" w:hAnsi="Arial" w:eastAsia="Arial" w:cs="Arial"/>
          <w:noProof w:val="0"/>
          <w:sz w:val="18"/>
          <w:szCs w:val="18"/>
          <w:lang w:val="en-US"/>
        </w:rPr>
        <w:t>)</w:t>
      </w:r>
    </w:p>
    <w:p w:rsidR="0764CD8C" w:rsidP="0764CD8C" w:rsidRDefault="0764CD8C" w14:paraId="55D20C63" w14:textId="1EC98992">
      <w:pPr>
        <w:pStyle w:val="Normal"/>
        <w:spacing w:beforeAutospacing="on" w:afterAutospacing="on"/>
        <w:ind w:left="720" w:firstLine="720"/>
        <w:rPr>
          <w:rFonts w:ascii="Arial" w:hAnsi="Arial" w:eastAsia="Arial" w:cs="Arial"/>
          <w:noProof w:val="0"/>
          <w:sz w:val="18"/>
          <w:szCs w:val="18"/>
          <w:lang w:val="en-US"/>
        </w:rPr>
      </w:pPr>
    </w:p>
    <w:p w:rsidR="0764CD8C" w:rsidP="0764CD8C" w:rsidRDefault="0764CD8C" w14:noSpellErr="1" w14:paraId="1ABFEC57" w14:textId="759B07B5">
      <w:pPr>
        <w:pStyle w:val="Normal"/>
        <w:spacing w:beforeAutospacing="on" w:afterAutospacing="on"/>
        <w:ind w:left="720" w:firstLine="720"/>
        <w:rPr>
          <w:rFonts w:ascii="Arial" w:hAnsi="Arial" w:eastAsia="Arial" w:cs="Arial"/>
          <w:noProof w:val="0"/>
          <w:sz w:val="18"/>
          <w:szCs w:val="18"/>
          <w:lang w:val="en-US"/>
        </w:rPr>
      </w:pPr>
      <w:r w:rsidRPr="0764CD8C" w:rsidR="0764CD8C">
        <w:rPr>
          <w:rFonts w:ascii="Arial" w:hAnsi="Arial" w:eastAsia="Arial" w:cs="Arial"/>
          <w:noProof w:val="0"/>
          <w:sz w:val="18"/>
          <w:szCs w:val="18"/>
          <w:lang w:val="en-US"/>
        </w:rPr>
        <w:t>Note: DCC uses the provider for downloading the pdfs</w:t>
      </w:r>
    </w:p>
    <w:p w:rsidR="00FF7B65" w:rsidP="0764CD8C" w:rsidRDefault="00FF7B65" w14:paraId="3F97A6E1" w14:textId="77777777" w14:noSpellErr="1">
      <w:pPr>
        <w:pStyle w:val="Heading1"/>
        <w:rPr>
          <w:rFonts w:cs="Arial"/>
        </w:rPr>
      </w:pPr>
      <w:bookmarkStart w:name="_Toc493440875" w:id="265"/>
      <w:r w:rsidRPr="0764CD8C" w:rsidR="0764CD8C">
        <w:rPr>
          <w:rFonts w:cs="Arial"/>
        </w:rPr>
        <w:t xml:space="preserve">Frequently asked </w:t>
      </w:r>
      <w:commentRangeStart w:id="266"/>
      <w:r w:rsidRPr="0764CD8C" w:rsidR="0764CD8C">
        <w:rPr>
          <w:rFonts w:cs="Arial"/>
        </w:rPr>
        <w:t>Questions</w:t>
      </w:r>
      <w:commentRangeEnd w:id="266"/>
      <w:r>
        <w:rPr>
          <w:rStyle w:val="CommentReference"/>
        </w:rPr>
        <w:commentReference w:id="266"/>
      </w:r>
      <w:bookmarkEnd w:id="262"/>
      <w:bookmarkEnd w:id="265"/>
    </w:p>
    <w:p w:rsidRPr="008F62E3" w:rsidR="00FF7B65" w:rsidP="0764CD8C" w:rsidRDefault="00FF7B65" w14:paraId="37E9E067" w14:textId="0E073839" w14:noSpellErr="1">
      <w:pPr>
        <w:pStyle w:val="Heading1"/>
        <w:numPr>
          <w:ilvl w:val="1"/>
          <w:numId w:val="4"/>
        </w:numPr>
        <w:rPr>
          <w:rFonts w:cs="Arial"/>
          <w:sz w:val="24"/>
          <w:szCs w:val="24"/>
        </w:rPr>
      </w:pPr>
      <w:bookmarkStart w:name="_Toc437015076" w:id="267"/>
      <w:bookmarkStart w:name="_Toc444883194" w:id="268"/>
      <w:bookmarkStart w:name="_Toc493440876" w:id="269"/>
      <w:r w:rsidRPr="0764CD8C" w:rsidR="0764CD8C">
        <w:rPr>
          <w:rFonts w:cs="Arial"/>
          <w:sz w:val="24"/>
          <w:szCs w:val="24"/>
        </w:rPr>
        <w:t>How about customising fonts and sizes?</w:t>
      </w:r>
      <w:bookmarkEnd w:id="267"/>
      <w:bookmarkEnd w:id="268"/>
      <w:bookmarkEnd w:id="269"/>
    </w:p>
    <w:p w:rsidR="00FF7B65" w:rsidP="0764CD8C" w:rsidRDefault="00FF7B65" w14:paraId="2252A104" w14:textId="77777777" w14:noSpellErr="1">
      <w:pPr>
        <w:pStyle w:val="BodyText"/>
        <w:ind w:left="1440"/>
        <w:rPr>
          <w:lang w:val="en-GB"/>
        </w:rPr>
      </w:pPr>
      <w:r w:rsidRPr="0764CD8C" w:rsidR="0764CD8C">
        <w:rPr>
          <w:lang w:val="en-GB"/>
        </w:rPr>
        <w:t>We use Central Sans Font as per Philips design guidelines. Both fonts and sizes cannot be configured as of now.</w:t>
      </w:r>
    </w:p>
    <w:p w:rsidR="00406248" w:rsidP="00FF7B65" w:rsidRDefault="00406248" w14:paraId="2592F4AD" w14:textId="77777777">
      <w:pPr>
        <w:pStyle w:val="BodyText"/>
        <w:ind w:left="1440"/>
        <w:rPr>
          <w:lang w:val="en-GB"/>
        </w:rPr>
      </w:pPr>
    </w:p>
    <w:p w:rsidRPr="006D422D" w:rsidR="00FF7B65" w:rsidP="0764CD8C" w:rsidRDefault="00FF7B65" w14:paraId="56F7E8E0" w14:textId="77777777" w14:noSpellErr="1">
      <w:pPr>
        <w:pStyle w:val="BodyText"/>
        <w:numPr>
          <w:ilvl w:val="1"/>
          <w:numId w:val="4"/>
        </w:numPr>
        <w:rPr>
          <w:b w:val="1"/>
          <w:bCs w:val="1"/>
          <w:lang w:val="en-GB"/>
        </w:rPr>
      </w:pPr>
      <w:r w:rsidRPr="0764CD8C" w:rsidR="0764CD8C">
        <w:rPr>
          <w:b w:val="1"/>
          <w:bCs w:val="1"/>
          <w:lang w:val="en-GB"/>
        </w:rPr>
        <w:t>Can we add our own buttons inside consumer care?</w:t>
      </w:r>
    </w:p>
    <w:p w:rsidR="00FF7B65" w:rsidP="0764CD8C" w:rsidRDefault="00FF7B65" w14:paraId="7FADABB8" w14:textId="77777777" w14:noSpellErr="1">
      <w:pPr>
        <w:pStyle w:val="BodyText"/>
        <w:ind w:left="1440"/>
        <w:rPr>
          <w:lang w:val="en-GB"/>
        </w:rPr>
      </w:pPr>
      <w:r w:rsidRPr="0764CD8C" w:rsidR="0764CD8C">
        <w:rPr>
          <w:lang w:val="en-GB"/>
        </w:rPr>
        <w:t>Yes. However we have restricted this to main menu screen, product menu and list of social service providers list.</w:t>
      </w:r>
    </w:p>
    <w:p w:rsidR="00406248" w:rsidP="00FF7B65" w:rsidRDefault="00406248" w14:paraId="2121B7C0" w14:textId="77777777">
      <w:pPr>
        <w:pStyle w:val="BodyText"/>
        <w:ind w:left="1440"/>
        <w:rPr>
          <w:lang w:val="en-GB"/>
        </w:rPr>
      </w:pPr>
    </w:p>
    <w:p w:rsidRPr="006D422D" w:rsidR="00FF7B65" w:rsidP="0764CD8C" w:rsidRDefault="00FF7B65" w14:paraId="44A1A396" w14:textId="77777777" w14:noSpellErr="1">
      <w:pPr>
        <w:pStyle w:val="BodyText"/>
        <w:numPr>
          <w:ilvl w:val="1"/>
          <w:numId w:val="4"/>
        </w:numPr>
        <w:rPr>
          <w:b w:val="1"/>
          <w:bCs w:val="1"/>
          <w:lang w:val="en-GB"/>
        </w:rPr>
      </w:pPr>
      <w:r w:rsidRPr="0764CD8C" w:rsidR="0764CD8C">
        <w:rPr>
          <w:b w:val="1"/>
          <w:bCs w:val="1"/>
          <w:lang w:val="en-GB"/>
        </w:rPr>
        <w:t>Does Consumer care support App Tagging?</w:t>
      </w:r>
    </w:p>
    <w:p w:rsidR="001A77D8" w:rsidP="0764CD8C" w:rsidRDefault="00FF7B65" w14:paraId="7EA93DE6" w14:textId="3834D9F8">
      <w:pPr>
        <w:pStyle w:val="BodyText"/>
        <w:ind w:left="1440"/>
        <w:rPr>
          <w:lang w:val="en-GB"/>
        </w:rPr>
      </w:pPr>
      <w:r w:rsidRPr="0764CD8C" w:rsidR="0764CD8C">
        <w:rPr>
          <w:lang w:val="en-GB"/>
        </w:rPr>
        <w:t xml:space="preserve">Yes. Please make sure you call </w:t>
      </w:r>
      <w:proofErr w:type="spellStart"/>
      <w:r w:rsidRPr="0764CD8C" w:rsidR="0764CD8C">
        <w:rPr>
          <w:lang w:val="en-GB"/>
        </w:rPr>
        <w:t>enableTagging</w:t>
      </w:r>
      <w:proofErr w:type="spellEnd"/>
      <w:r w:rsidRPr="0764CD8C" w:rsidR="0764CD8C">
        <w:rPr>
          <w:lang w:val="en-GB"/>
        </w:rPr>
        <w:t xml:space="preserve"> and provide apps ID. Please check sample app for more details. Unless App calls </w:t>
      </w:r>
      <w:proofErr w:type="spellStart"/>
      <w:r w:rsidRPr="0764CD8C" w:rsidR="0764CD8C">
        <w:rPr>
          <w:lang w:val="en-GB"/>
        </w:rPr>
        <w:t>enableTagging</w:t>
      </w:r>
      <w:proofErr w:type="spellEnd"/>
      <w:r w:rsidRPr="0764CD8C" w:rsidR="0764CD8C">
        <w:rPr>
          <w:lang w:val="en-GB"/>
        </w:rPr>
        <w:t xml:space="preserve"> () API tagging will not be enabled inside consumer care.</w:t>
      </w:r>
    </w:p>
    <w:p w:rsidR="001A77D8" w:rsidP="00FF7B65" w:rsidRDefault="001A77D8" w14:paraId="3DB88E07" w14:textId="77777777">
      <w:pPr>
        <w:pStyle w:val="BodyText"/>
        <w:ind w:left="1440"/>
        <w:rPr>
          <w:lang w:val="en-GB"/>
        </w:rPr>
      </w:pPr>
    </w:p>
    <w:p w:rsidRPr="006D422D" w:rsidR="00FF7B65" w:rsidP="0764CD8C" w:rsidRDefault="00FF7B65" w14:paraId="091A5F67" w14:textId="77777777" w14:noSpellErr="1">
      <w:pPr>
        <w:pStyle w:val="BodyText"/>
        <w:numPr>
          <w:ilvl w:val="1"/>
          <w:numId w:val="4"/>
        </w:numPr>
        <w:rPr>
          <w:b w:val="1"/>
          <w:bCs w:val="1"/>
          <w:lang w:val="en-GB"/>
        </w:rPr>
      </w:pPr>
      <w:r w:rsidRPr="0764CD8C" w:rsidR="0764CD8C">
        <w:rPr>
          <w:b w:val="1"/>
          <w:bCs w:val="1"/>
          <w:lang w:val="en-GB"/>
        </w:rPr>
        <w:t>Where do I find my product information?</w:t>
      </w:r>
    </w:p>
    <w:p w:rsidR="00FF7B65" w:rsidP="0764CD8C" w:rsidRDefault="00FF7B65" w14:paraId="53CA9EB3" w14:textId="77777777">
      <w:pPr>
        <w:pStyle w:val="BodyText"/>
        <w:ind w:left="1440"/>
        <w:rPr>
          <w:lang w:val="en-GB"/>
        </w:rPr>
      </w:pPr>
      <w:r w:rsidRPr="0764CD8C" w:rsidR="0764CD8C">
        <w:rPr>
          <w:lang w:val="en-GB"/>
        </w:rPr>
        <w:t xml:space="preserve">Each business has to provide complete </w:t>
      </w:r>
      <w:proofErr w:type="spellStart"/>
      <w:r w:rsidRPr="0764CD8C" w:rsidR="0764CD8C">
        <w:rPr>
          <w:lang w:val="en-GB"/>
        </w:rPr>
        <w:t>ctn</w:t>
      </w:r>
      <w:proofErr w:type="spellEnd"/>
      <w:r w:rsidRPr="0764CD8C" w:rsidR="0764CD8C">
        <w:rPr>
          <w:lang w:val="en-GB"/>
        </w:rPr>
        <w:t xml:space="preserve"> number including slash </w:t>
      </w:r>
    </w:p>
    <w:p w:rsidR="00FF7B65" w:rsidP="0764CD8C" w:rsidRDefault="00FF7B65" w14:paraId="1F372048" w14:textId="77777777" w14:noSpellErr="1">
      <w:pPr>
        <w:pStyle w:val="BodyText"/>
        <w:ind w:left="1440"/>
        <w:rPr>
          <w:lang w:val="en-GB"/>
        </w:rPr>
      </w:pPr>
      <w:r w:rsidRPr="0764CD8C" w:rsidR="0764CD8C">
        <w:rPr>
          <w:lang w:val="en-GB"/>
        </w:rPr>
        <w:t xml:space="preserve">Ex: </w:t>
      </w:r>
      <w:r w:rsidRPr="0764CD8C" w:rsidR="0764CD8C">
        <w:rPr>
          <w:lang w:val="en-GB"/>
        </w:rPr>
        <w:t>HD9240/90</w:t>
      </w:r>
    </w:p>
    <w:p w:rsidRPr="00E91EAA" w:rsidR="00E91EAA" w:rsidP="0764CD8C" w:rsidRDefault="00FF7B65" w14:paraId="0709AC76" w14:textId="151706CA">
      <w:pPr>
        <w:pStyle w:val="BodyText"/>
        <w:ind w:left="1440"/>
        <w:rPr>
          <w:lang w:val="en-GB"/>
        </w:rPr>
      </w:pPr>
      <w:r w:rsidRPr="0764CD8C" w:rsidR="0764CD8C">
        <w:rPr>
          <w:lang w:val="en-GB"/>
        </w:rPr>
        <w:t>With this please check below link which helps in finding out product tree information like category</w:t>
      </w:r>
      <w:r w:rsidRPr="0764CD8C" w:rsidR="0764CD8C">
        <w:rPr>
          <w:lang w:val="en-GB"/>
        </w:rPr>
        <w:t xml:space="preserve">, sub category etc. </w:t>
      </w:r>
      <w:r w:rsidRPr="0764CD8C" w:rsidR="0764CD8C">
        <w:rPr>
          <w:rFonts w:eastAsia="Cambria" w:cs="Arial" w:eastAsiaTheme="minorAscii"/>
        </w:rPr>
        <w:t xml:space="preserve">please add relevant </w:t>
      </w:r>
      <w:proofErr w:type="spellStart"/>
      <w:r w:rsidRPr="0764CD8C" w:rsidR="0764CD8C">
        <w:rPr>
          <w:rFonts w:eastAsia="Cambria" w:cs="Arial" w:eastAsiaTheme="minorAscii"/>
        </w:rPr>
        <w:t>ctn</w:t>
      </w:r>
      <w:proofErr w:type="spellEnd"/>
      <w:r w:rsidRPr="0764CD8C" w:rsidR="0764CD8C">
        <w:rPr>
          <w:rFonts w:eastAsia="Cambria" w:cs="Arial" w:eastAsiaTheme="minorAscii"/>
        </w:rPr>
        <w:t xml:space="preserve"> number</w:t>
      </w:r>
    </w:p>
    <w:p w:rsidRPr="00E91EAA" w:rsidR="00E91EAA" w:rsidP="00CA5BEA" w:rsidRDefault="00016274" w14:paraId="1929D5BB" w14:textId="77777777">
      <w:pPr>
        <w:pStyle w:val="ListParagraph"/>
        <w:numPr>
          <w:ilvl w:val="0"/>
          <w:numId w:val="12"/>
        </w:numPr>
        <w:rPr>
          <w:rFonts w:cs="Arial"/>
          <w:szCs w:val="24"/>
        </w:rPr>
      </w:pPr>
      <w:hyperlink w:history="1" r:id="rId23">
        <w:r w:rsidRPr="00E91EAA" w:rsidR="00E91EAA">
          <w:rPr>
            <w:rStyle w:val="Hyperlink"/>
            <w:rFonts w:cs="Arial"/>
            <w:szCs w:val="24"/>
          </w:rPr>
          <w:t>http://www.philips.co.uk/prx/product/B2C/en_GB/CONSUMER/products/</w:t>
        </w:r>
        <w:r w:rsidRPr="00E91EAA" w:rsidR="00E91EAA">
          <w:rPr>
            <w:rStyle w:val="Hyperlink"/>
            <w:rFonts w:cs="Arial"/>
            <w:szCs w:val="24"/>
            <w:highlight w:val="yellow"/>
          </w:rPr>
          <w:t>HD9240/90</w:t>
        </w:r>
        <w:r w:rsidRPr="00E91EAA" w:rsidR="00E91EAA">
          <w:rPr>
            <w:rStyle w:val="Hyperlink"/>
            <w:rFonts w:cs="Arial"/>
            <w:szCs w:val="24"/>
          </w:rPr>
          <w:t>.summary</w:t>
        </w:r>
      </w:hyperlink>
    </w:p>
    <w:p w:rsidRPr="008D6FA5" w:rsidR="00E91EAA" w:rsidP="00CA5BEA" w:rsidRDefault="00016274" w14:paraId="74F91683" w14:textId="77777777">
      <w:pPr>
        <w:pStyle w:val="ListParagraph"/>
        <w:numPr>
          <w:ilvl w:val="0"/>
          <w:numId w:val="12"/>
        </w:numPr>
        <w:rPr>
          <w:rFonts w:cs="Arial"/>
          <w:sz w:val="20"/>
        </w:rPr>
      </w:pPr>
      <w:hyperlink w:history="1" r:id="rId24">
        <w:r w:rsidRPr="00E91EAA" w:rsidR="00E91EAA">
          <w:rPr>
            <w:rStyle w:val="Hyperlink"/>
            <w:rFonts w:cs="Arial"/>
            <w:szCs w:val="24"/>
          </w:rPr>
          <w:t>http://nlvu077.gdc1.ce.philips.com:9080/repobrowser/catalogBrowser.jsp?catalogid=catalog_CL_CONSUMER&amp;catalogType=CONSUMER&amp;country=CL&amp;language=es</w:t>
        </w:r>
      </w:hyperlink>
    </w:p>
    <w:p w:rsidR="00FF7B65" w:rsidP="00FF7B65" w:rsidRDefault="00FF7B65" w14:paraId="3C541E3B" w14:textId="77777777">
      <w:pPr>
        <w:pStyle w:val="BodyText"/>
        <w:ind w:left="1440"/>
        <w:rPr>
          <w:lang w:val="en-GB"/>
        </w:rPr>
      </w:pPr>
    </w:p>
    <w:p w:rsidR="00FF7B65" w:rsidP="0764CD8C" w:rsidRDefault="00FF7B65" w14:paraId="02189EFF" w14:textId="48CACDBD" w14:noSpellErr="1">
      <w:pPr>
        <w:pStyle w:val="BodyText"/>
        <w:ind w:left="1440"/>
        <w:rPr>
          <w:lang w:val="en-GB"/>
        </w:rPr>
      </w:pPr>
      <w:r w:rsidRPr="0764CD8C" w:rsidR="0764CD8C">
        <w:rPr>
          <w:lang w:val="en-GB"/>
        </w:rPr>
        <w:t xml:space="preserve">Please replace locale to check whether product data is available </w:t>
      </w:r>
      <w:r w:rsidRPr="0764CD8C" w:rsidR="0764CD8C">
        <w:rPr>
          <w:lang w:val="en-GB"/>
        </w:rPr>
        <w:t xml:space="preserve">in </w:t>
      </w:r>
      <w:r w:rsidRPr="0764CD8C" w:rsidR="0764CD8C">
        <w:rPr>
          <w:lang w:val="en-GB"/>
        </w:rPr>
        <w:t>corresponding countries.</w:t>
      </w:r>
    </w:p>
    <w:p w:rsidR="00FF7B65" w:rsidP="0764CD8C" w:rsidRDefault="00FF7B65" w14:paraId="3A80FDB0" w14:textId="77777777" w14:noSpellErr="1">
      <w:pPr>
        <w:pStyle w:val="BodyText"/>
        <w:numPr>
          <w:ilvl w:val="1"/>
          <w:numId w:val="4"/>
        </w:numPr>
        <w:rPr>
          <w:b w:val="1"/>
          <w:bCs w:val="1"/>
          <w:lang w:val="en-GB"/>
        </w:rPr>
      </w:pPr>
      <w:r w:rsidRPr="0764CD8C" w:rsidR="0764CD8C">
        <w:rPr>
          <w:b w:val="1"/>
          <w:bCs w:val="1"/>
          <w:lang w:val="en-GB"/>
        </w:rPr>
        <w:t>Does Consumer care support multiple products?</w:t>
      </w:r>
    </w:p>
    <w:p w:rsidR="00FF7B65" w:rsidP="0764CD8C" w:rsidRDefault="00966F8E" w14:paraId="0158657B" w14:textId="202F97A0" w14:noSpellErr="1">
      <w:pPr>
        <w:pStyle w:val="BodyText"/>
        <w:ind w:left="1440"/>
        <w:rPr>
          <w:lang w:val="en-GB"/>
        </w:rPr>
      </w:pPr>
      <w:r w:rsidRPr="0764CD8C" w:rsidR="0764CD8C">
        <w:rPr>
          <w:lang w:val="en-GB"/>
        </w:rPr>
        <w:t>Yes it supports multiple products from 16.1 release which has version 4.0.0.</w:t>
      </w:r>
    </w:p>
    <w:p w:rsidR="00966F8E" w:rsidP="0764CD8C" w:rsidRDefault="00966F8E" w14:paraId="7A54BEFB" w14:textId="7B89FBC4" w14:noSpellErr="1">
      <w:pPr>
        <w:pStyle w:val="BodyText"/>
        <w:ind w:left="1440"/>
        <w:rPr>
          <w:lang w:val="en-GB"/>
        </w:rPr>
      </w:pPr>
      <w:r w:rsidRPr="0764CD8C" w:rsidR="0764CD8C">
        <w:rPr>
          <w:lang w:val="en-GB"/>
        </w:rPr>
        <w:t>Currently app can send hardcoded list of products as input after which consumer care will take care of selection of product.</w:t>
      </w:r>
    </w:p>
    <w:p w:rsidR="008E7215" w:rsidP="008E7215" w:rsidRDefault="008E7215" w14:paraId="493ED413" w14:textId="77777777">
      <w:pPr>
        <w:pStyle w:val="BodyText"/>
        <w:ind w:left="1440"/>
        <w:rPr>
          <w:lang w:val="en-GB"/>
        </w:rPr>
      </w:pPr>
    </w:p>
    <w:p w:rsidR="008E7215" w:rsidP="0764CD8C" w:rsidRDefault="008E7215" w14:paraId="0A5AC7AE" w14:textId="71632DD2" w14:noSpellErr="1">
      <w:pPr>
        <w:pStyle w:val="BodyText"/>
        <w:numPr>
          <w:ilvl w:val="1"/>
          <w:numId w:val="4"/>
        </w:numPr>
        <w:rPr>
          <w:b w:val="1"/>
          <w:bCs w:val="1"/>
          <w:lang w:val="en-GB"/>
        </w:rPr>
      </w:pPr>
      <w:r w:rsidRPr="0764CD8C" w:rsidR="0764CD8C">
        <w:rPr>
          <w:b w:val="1"/>
          <w:bCs w:val="1"/>
          <w:lang w:val="en-GB"/>
        </w:rPr>
        <w:t xml:space="preserve">How to fix below fatal </w:t>
      </w:r>
      <w:r w:rsidRPr="0764CD8C" w:rsidR="0764CD8C">
        <w:rPr>
          <w:b w:val="1"/>
          <w:bCs w:val="1"/>
          <w:lang w:val="en-GB"/>
        </w:rPr>
        <w:t>exception</w:t>
      </w:r>
      <w:r w:rsidRPr="0764CD8C" w:rsidR="0764CD8C">
        <w:rPr>
          <w:b w:val="1"/>
          <w:bCs w:val="1"/>
          <w:lang w:val="en-GB"/>
        </w:rPr>
        <w:t>?</w:t>
      </w:r>
    </w:p>
    <w:p w:rsidR="008E7215" w:rsidP="0764CD8C" w:rsidRDefault="008E7215" w14:paraId="4559975D" w14:textId="79F37AE4">
      <w:pPr>
        <w:pStyle w:val="ListParagraph"/>
        <w:autoSpaceDE w:val="0"/>
        <w:autoSpaceDN w:val="0"/>
        <w:spacing w:before="40" w:after="40"/>
        <w:ind w:left="1080"/>
        <w:rPr>
          <w:rFonts w:ascii="Segoe UI" w:hAnsi="Segoe UI" w:cs="Segoe UI"/>
          <w:b w:val="1"/>
          <w:bCs w:val="1"/>
          <w:color w:val="000000" w:themeColor="text1" w:themeTint="FF" w:themeShade="FF"/>
          <w:sz w:val="20"/>
          <w:szCs w:val="20"/>
        </w:rPr>
      </w:pPr>
      <w:r w:rsidRPr="0764CD8C" w:rsidR="0764CD8C">
        <w:rPr>
          <w:rFonts w:ascii="Segoe UI" w:hAnsi="Segoe UI" w:cs="Segoe UI"/>
          <w:color w:val="000000" w:themeColor="text1" w:themeTint="FF" w:themeShade="FF"/>
          <w:sz w:val="20"/>
          <w:szCs w:val="20"/>
        </w:rPr>
        <w:t xml:space="preserve"> </w:t>
      </w:r>
      <w:proofErr w:type="spellStart"/>
      <w:r w:rsidRPr="0764CD8C" w:rsidR="0764CD8C">
        <w:rPr>
          <w:rFonts w:ascii="Segoe UI" w:hAnsi="Segoe UI" w:cs="Segoe UI"/>
          <w:b w:val="1"/>
          <w:bCs w:val="1"/>
          <w:color w:val="000000" w:themeColor="text1" w:themeTint="FF" w:themeShade="FF"/>
          <w:sz w:val="20"/>
          <w:szCs w:val="20"/>
        </w:rPr>
        <w:t>com.android.build.api.transform.TransformException</w:t>
      </w:r>
      <w:proofErr w:type="spellEnd"/>
      <w:r w:rsidRPr="0764CD8C" w:rsidR="0764CD8C">
        <w:rPr>
          <w:rFonts w:ascii="Segoe UI" w:hAnsi="Segoe UI" w:cs="Segoe UI"/>
          <w:b w:val="1"/>
          <w:bCs w:val="1"/>
          <w:color w:val="000000" w:themeColor="text1" w:themeTint="FF" w:themeShade="FF"/>
          <w:sz w:val="20"/>
          <w:szCs w:val="20"/>
        </w:rPr>
        <w:t xml:space="preserve">: </w:t>
      </w:r>
      <w:proofErr w:type="spellStart"/>
      <w:r w:rsidRPr="0764CD8C" w:rsidR="0764CD8C">
        <w:rPr>
          <w:rFonts w:ascii="Segoe UI" w:hAnsi="Segoe UI" w:cs="Segoe UI"/>
          <w:b w:val="1"/>
          <w:bCs w:val="1"/>
          <w:color w:val="000000" w:themeColor="text1" w:themeTint="FF" w:themeShade="FF"/>
          <w:sz w:val="20"/>
          <w:szCs w:val="20"/>
        </w:rPr>
        <w:t>com.android.builder.packaging.DuplicateFileException</w:t>
      </w:r>
      <w:proofErr w:type="spellEnd"/>
      <w:r w:rsidRPr="0764CD8C" w:rsidR="0764CD8C">
        <w:rPr>
          <w:rFonts w:ascii="Segoe UI" w:hAnsi="Segoe UI" w:cs="Segoe UI"/>
          <w:b w:val="1"/>
          <w:bCs w:val="1"/>
          <w:color w:val="000000" w:themeColor="text1" w:themeTint="FF" w:themeShade="FF"/>
          <w:sz w:val="20"/>
          <w:szCs w:val="20"/>
        </w:rPr>
        <w:t>: Duplicate files copied in APK lib/mips/libblasV8.so</w:t>
      </w:r>
    </w:p>
    <w:p w:rsidR="008E7215" w:rsidP="0764CD8C" w:rsidRDefault="0029503B" w14:paraId="6D836C99" w14:textId="16615489">
      <w:pPr>
        <w:pStyle w:val="ListParagraph"/>
        <w:autoSpaceDE w:val="0"/>
        <w:autoSpaceDN w:val="0"/>
        <w:spacing w:before="40" w:after="40"/>
        <w:ind w:left="1080"/>
        <w:rPr>
          <w:rFonts w:ascii="Calibri" w:hAnsi="Calibri"/>
          <w:b w:val="1"/>
          <w:bCs w:val="1"/>
        </w:rPr>
      </w:pPr>
      <w:r w:rsidRPr="0764CD8C" w:rsidR="0764CD8C">
        <w:rPr>
          <w:rFonts w:ascii="Calibri" w:hAnsi="Calibri"/>
          <w:b w:val="1"/>
          <w:bCs w:val="1"/>
        </w:rPr>
        <w:t xml:space="preserve">Or any duplication related exception, the duplication library can be added to </w:t>
      </w:r>
      <w:proofErr w:type="spellStart"/>
      <w:r w:rsidRPr="0764CD8C" w:rsidR="0764CD8C">
        <w:rPr>
          <w:rFonts w:ascii="Calibri" w:hAnsi="Calibri"/>
          <w:b w:val="1"/>
          <w:bCs w:val="1"/>
        </w:rPr>
        <w:t>packageOption</w:t>
      </w:r>
      <w:proofErr w:type="spellEnd"/>
      <w:r w:rsidRPr="0764CD8C" w:rsidR="0764CD8C">
        <w:rPr>
          <w:rFonts w:ascii="Calibri" w:hAnsi="Calibri"/>
          <w:b w:val="1"/>
          <w:bCs w:val="1"/>
        </w:rPr>
        <w:t>.</w:t>
      </w:r>
    </w:p>
    <w:p w:rsidRPr="008E7215" w:rsidR="0029503B" w:rsidP="008E7215" w:rsidRDefault="0029503B" w14:paraId="3B5CDF30" w14:textId="77777777">
      <w:pPr>
        <w:pStyle w:val="ListParagraph"/>
        <w:autoSpaceDE w:val="0"/>
        <w:autoSpaceDN w:val="0"/>
        <w:spacing w:before="40" w:after="40"/>
        <w:rPr>
          <w:rFonts w:ascii="Calibri" w:hAnsi="Calibri"/>
          <w:b/>
        </w:rPr>
      </w:pPr>
    </w:p>
    <w:p w:rsidR="008E7215" w:rsidP="0764CD8C" w:rsidRDefault="008E7215" w14:paraId="2B30AE7B" w14:textId="77777777" w14:noSpellErr="1">
      <w:pPr>
        <w:autoSpaceDE w:val="0"/>
        <w:autoSpaceDN w:val="0"/>
        <w:spacing w:before="40" w:after="40"/>
        <w:ind w:left="1440"/>
        <w:rPr>
          <w:rFonts w:ascii="Calibri" w:hAnsi="Calibri"/>
        </w:rPr>
      </w:pPr>
      <w:r w:rsidRPr="0764CD8C" w:rsidR="0764CD8C">
        <w:rPr>
          <w:rFonts w:ascii="Consolas" w:hAnsi="Consolas" w:cs="Consolas"/>
          <w:color w:val="2E3133"/>
          <w:sz w:val="20"/>
          <w:szCs w:val="20"/>
        </w:rPr>
        <w:t>android {</w:t>
      </w:r>
    </w:p>
    <w:p w:rsidR="008E7215" w:rsidP="00B41833" w:rsidRDefault="008E7215" w14:paraId="05A26D71" w14:textId="77777777">
      <w:pPr>
        <w:autoSpaceDE w:val="0"/>
        <w:autoSpaceDN w:val="0"/>
        <w:spacing w:before="40" w:after="40"/>
        <w:ind w:left="1440"/>
      </w:pPr>
      <w:r w:rsidRPr="0764CD8C" w:rsidR="0764CD8C">
        <w:rPr>
          <w:rFonts w:ascii="Segoe UI" w:hAnsi="Segoe UI" w:cs="Segoe UI"/>
          <w:color w:val="2E3133"/>
          <w:sz w:val="20"/>
          <w:szCs w:val="20"/>
        </w:rPr>
        <w:t xml:space="preserve">           </w:t>
      </w:r>
      <w:proofErr w:type="spellStart"/>
      <w:r w:rsidRPr="0764CD8C" w:rsidR="0764CD8C">
        <w:rPr>
          <w:rFonts w:ascii="Segoe UI" w:hAnsi="Segoe UI" w:cs="Segoe UI"/>
          <w:color w:val="2E3133"/>
          <w:sz w:val="20"/>
          <w:szCs w:val="20"/>
        </w:rPr>
        <w:t>packagingOptions</w:t>
      </w:r>
      <w:proofErr w:type="spellEnd"/>
      <w:r w:rsidRPr="0764CD8C" w:rsidR="0764CD8C">
        <w:rPr>
          <w:rFonts w:ascii="Segoe UI" w:hAnsi="Segoe UI" w:cs="Segoe UI"/>
          <w:color w:val="2E3133"/>
          <w:sz w:val="20"/>
          <w:szCs w:val="20"/>
        </w:rPr>
        <w:t xml:space="preserve"> {</w:t>
      </w:r>
    </w:p>
    <w:p w:rsidR="008E7215" w:rsidP="00B41833" w:rsidRDefault="008E7215" w14:paraId="434D49D7" w14:textId="77777777" w14:noSpellErr="1">
      <w:pPr>
        <w:autoSpaceDE w:val="0"/>
        <w:autoSpaceDN w:val="0"/>
        <w:spacing w:before="40" w:after="40"/>
        <w:ind w:left="1440"/>
      </w:pPr>
      <w:r w:rsidRPr="0764CD8C">
        <w:rPr>
          <w:rFonts w:ascii="Segoe UI" w:hAnsi="Segoe UI" w:cs="Segoe UI"/>
          <w:color w:val="2E3133"/>
          <w:sz w:val="20"/>
          <w:szCs w:val="20"/>
          <w:shd w:val="clear" w:color="auto" w:fill="FFFFFF"/>
        </w:rPr>
        <w:t>             exclude ‘</w:t>
      </w:r>
      <w:r>
        <w:rPr>
          <w:rFonts w:ascii="Segoe UI" w:hAnsi="Segoe UI" w:cs="Segoe UI"/>
          <w:b w:val="1"/>
          <w:bCs w:val="1"/>
          <w:color w:val="008000"/>
          <w:sz w:val="18"/>
          <w:szCs w:val="18"/>
        </w:rPr>
        <w:t>lib/armeabi-v7a/libblasV8.so</w:t>
      </w:r>
      <w:r w:rsidRPr="0764CD8C">
        <w:rPr>
          <w:rFonts w:ascii="Times New Roman" w:hAnsi="Times New Roman"/>
        </w:rPr>
        <w:t>’</w:t>
      </w:r>
    </w:p>
    <w:p w:rsidR="008E7215" w:rsidP="00B41833" w:rsidRDefault="008E7215" w14:paraId="07168304" w14:textId="77777777" w14:noSpellErr="1">
      <w:pPr>
        <w:autoSpaceDE w:val="0"/>
        <w:autoSpaceDN w:val="0"/>
        <w:spacing w:before="40" w:after="40"/>
        <w:ind w:left="1440"/>
      </w:pPr>
      <w:r w:rsidRPr="0764CD8C" w:rsidR="0764CD8C">
        <w:rPr>
          <w:rFonts w:ascii="Segoe UI" w:hAnsi="Segoe UI" w:cs="Segoe UI"/>
          <w:color w:val="2E3133"/>
          <w:sz w:val="20"/>
          <w:szCs w:val="20"/>
        </w:rPr>
        <w:t>           }</w:t>
      </w:r>
    </w:p>
    <w:p w:rsidR="008E7215" w:rsidP="0764CD8C" w:rsidRDefault="008E7215" w14:paraId="05ACF5FE" w14:textId="125BF99B" w14:noSpellErr="1">
      <w:pPr>
        <w:autoSpaceDE w:val="0"/>
        <w:autoSpaceDN w:val="0"/>
        <w:ind w:left="720"/>
        <w:rPr>
          <w:rFonts w:ascii="Segoe UI" w:hAnsi="Segoe UI" w:cs="Segoe UI"/>
          <w:color w:val="2E3133"/>
          <w:sz w:val="20"/>
          <w:szCs w:val="20"/>
        </w:rPr>
      </w:pPr>
      <w:r w:rsidRPr="0764CD8C">
        <w:rPr>
          <w:rFonts w:ascii="Segoe UI" w:hAnsi="Segoe UI" w:cs="Segoe UI"/>
          <w:color w:val="2E3133"/>
          <w:sz w:val="20"/>
          <w:szCs w:val="20"/>
        </w:rPr>
        <w:t xml:space="preserve">         </w:t>
      </w:r>
      <w:r>
        <w:rPr>
          <w:rFonts w:ascii="Segoe UI" w:hAnsi="Segoe UI" w:cs="Segoe UI"/>
          <w:color w:val="2E3133"/>
          <w:sz w:val="20"/>
        </w:rPr>
        <w:tab/>
      </w:r>
      <w:r w:rsidRPr="0764CD8C">
        <w:rPr>
          <w:rFonts w:ascii="Segoe UI" w:hAnsi="Segoe UI" w:cs="Segoe UI"/>
          <w:color w:val="2E3133"/>
          <w:sz w:val="20"/>
          <w:szCs w:val="20"/>
        </w:rPr>
        <w:t>}</w:t>
      </w:r>
    </w:p>
    <w:p w:rsidR="00F7231D" w:rsidP="00B41833" w:rsidRDefault="00F7231D" w14:paraId="58EA2E87" w14:textId="77777777">
      <w:pPr>
        <w:autoSpaceDE w:val="0"/>
        <w:autoSpaceDN w:val="0"/>
        <w:ind w:left="720"/>
        <w:rPr>
          <w:rFonts w:ascii="Segoe UI" w:hAnsi="Segoe UI" w:cs="Segoe UI"/>
          <w:color w:val="2E3133"/>
          <w:sz w:val="20"/>
        </w:rPr>
      </w:pPr>
    </w:p>
    <w:p w:rsidR="00F7231D" w:rsidP="00F7231D" w:rsidRDefault="00F7231D" w14:paraId="27C6AAD2" w14:textId="77777777" w14:noSpellErr="1">
      <w:pPr>
        <w:autoSpaceDE w:val="0"/>
        <w:autoSpaceDN w:val="0"/>
        <w:ind w:left="720"/>
      </w:pPr>
      <w:r w:rsidR="0764CD8C">
        <w:rPr/>
        <w:t>android {</w:t>
      </w:r>
    </w:p>
    <w:p w:rsidR="00F7231D" w:rsidP="00F7231D" w:rsidRDefault="00F7231D" w14:paraId="0B93FB2E" w14:textId="77777777">
      <w:pPr>
        <w:autoSpaceDE w:val="0"/>
        <w:autoSpaceDN w:val="0"/>
        <w:ind w:left="720"/>
      </w:pPr>
      <w:r w:rsidR="0764CD8C">
        <w:rPr/>
        <w:t xml:space="preserve">    </w:t>
      </w:r>
      <w:proofErr w:type="spellStart"/>
      <w:r w:rsidR="0764CD8C">
        <w:rPr/>
        <w:t>packagingOptions</w:t>
      </w:r>
      <w:proofErr w:type="spellEnd"/>
      <w:r w:rsidR="0764CD8C">
        <w:rPr/>
        <w:t xml:space="preserve"> {</w:t>
      </w:r>
    </w:p>
    <w:p w:rsidR="00F7231D" w:rsidP="00F7231D" w:rsidRDefault="00F7231D" w14:paraId="4717D2BA" w14:textId="77777777" w14:noSpellErr="1">
      <w:pPr>
        <w:autoSpaceDE w:val="0"/>
        <w:autoSpaceDN w:val="0"/>
        <w:ind w:left="720"/>
      </w:pPr>
      <w:r w:rsidR="0764CD8C">
        <w:rPr/>
        <w:t xml:space="preserve">        exclude 'lib/arm64-v8a/librsjni.so'</w:t>
      </w:r>
    </w:p>
    <w:p w:rsidR="00F7231D" w:rsidP="00F7231D" w:rsidRDefault="00F7231D" w14:paraId="77FBFA31" w14:textId="77777777">
      <w:pPr>
        <w:autoSpaceDE w:val="0"/>
        <w:autoSpaceDN w:val="0"/>
        <w:ind w:left="720"/>
      </w:pPr>
      <w:r w:rsidR="0764CD8C">
        <w:rPr/>
        <w:t xml:space="preserve">        </w:t>
      </w:r>
      <w:proofErr w:type="spellStart"/>
      <w:r w:rsidR="0764CD8C">
        <w:rPr/>
        <w:t>pickFirst</w:t>
      </w:r>
      <w:proofErr w:type="spellEnd"/>
      <w:r w:rsidR="0764CD8C">
        <w:rPr/>
        <w:t xml:space="preserve"> 'lib/arm64-v8a/libRSSupport.so'</w:t>
      </w:r>
    </w:p>
    <w:p w:rsidR="00F7231D" w:rsidP="00F7231D" w:rsidRDefault="00F7231D" w14:paraId="18BA14BA" w14:textId="77777777" w14:noSpellErr="1">
      <w:pPr>
        <w:autoSpaceDE w:val="0"/>
        <w:autoSpaceDN w:val="0"/>
        <w:ind w:left="720"/>
      </w:pPr>
      <w:r w:rsidR="0764CD8C">
        <w:rPr/>
        <w:t xml:space="preserve">    }</w:t>
      </w:r>
    </w:p>
    <w:p w:rsidR="008E7215" w:rsidP="00F7231D" w:rsidRDefault="00F7231D" w14:paraId="6CA651EA" w14:textId="36A6AB95" w14:noSpellErr="1">
      <w:pPr>
        <w:autoSpaceDE w:val="0"/>
        <w:autoSpaceDN w:val="0"/>
        <w:ind w:left="720"/>
      </w:pPr>
      <w:r w:rsidR="0764CD8C">
        <w:rPr/>
        <w:t>}</w:t>
      </w:r>
    </w:p>
    <w:p w:rsidR="00F21D2E" w:rsidP="00F7231D" w:rsidRDefault="00F21D2E" w14:paraId="527E2F57" w14:textId="77777777">
      <w:pPr>
        <w:autoSpaceDE w:val="0"/>
        <w:autoSpaceDN w:val="0"/>
        <w:ind w:left="720"/>
      </w:pPr>
    </w:p>
    <w:p w:rsidR="00B32CC6" w:rsidP="0764CD8C" w:rsidRDefault="00F21D2E" w14:paraId="6C46F306" w14:textId="77777777" w14:noSpellErr="1">
      <w:pPr>
        <w:pStyle w:val="ListParagraph"/>
        <w:numPr>
          <w:ilvl w:val="1"/>
          <w:numId w:val="4"/>
        </w:numPr>
        <w:autoSpaceDE w:val="0"/>
        <w:autoSpaceDN w:val="0"/>
        <w:rPr>
          <w:b w:val="1"/>
          <w:bCs w:val="1"/>
          <w:lang w:val="en-GB"/>
        </w:rPr>
      </w:pPr>
      <w:r w:rsidRPr="0764CD8C" w:rsidR="0764CD8C">
        <w:rPr>
          <w:b w:val="1"/>
          <w:bCs w:val="1"/>
          <w:lang w:val="en-GB"/>
        </w:rPr>
        <w:t xml:space="preserve">Where can I find the documents related to </w:t>
      </w:r>
      <w:r w:rsidRPr="0764CD8C" w:rsidR="0764CD8C">
        <w:rPr>
          <w:b w:val="1"/>
          <w:bCs w:val="1"/>
          <w:lang w:val="en-GB"/>
        </w:rPr>
        <w:t>DLS themes ?</w:t>
      </w:r>
    </w:p>
    <w:p w:rsidRPr="00B32CC6" w:rsidR="00B32CC6" w:rsidP="0764CD8C" w:rsidRDefault="00B32CC6" w14:paraId="3DCD764D" w14:textId="4030E4FD" w14:noSpellErr="1">
      <w:pPr>
        <w:pStyle w:val="ListParagraph"/>
        <w:autoSpaceDE w:val="0"/>
        <w:autoSpaceDN w:val="0"/>
        <w:ind w:firstLine="360"/>
        <w:rPr>
          <w:lang w:val="en-GB"/>
        </w:rPr>
      </w:pPr>
      <w:r w:rsidRPr="0764CD8C" w:rsidR="0764CD8C">
        <w:rPr>
          <w:lang w:val="en-GB"/>
        </w:rPr>
        <w:t>You can refer this below link</w:t>
      </w:r>
    </w:p>
    <w:p w:rsidRPr="00B32CC6" w:rsidR="00B32CC6" w:rsidP="00B32CC6" w:rsidRDefault="00B32CC6" w14:paraId="64D8CB23" w14:textId="55A36E08">
      <w:pPr>
        <w:autoSpaceDE w:val="0"/>
        <w:autoSpaceDN w:val="0"/>
        <w:ind w:left="1080"/>
        <w:rPr>
          <w:lang w:val="en-GB"/>
        </w:rPr>
      </w:pPr>
      <w:r>
        <w:rPr>
          <w:lang w:val="en-GB"/>
        </w:rPr>
        <w:t xml:space="preserve">         </w:t>
      </w:r>
      <w:hyperlink w:history="1" r:id="rId25">
        <w:r w:rsidRPr="00B32CC6">
          <w:rPr>
            <w:rStyle w:val="Hyperlink"/>
            <w:lang w:val="en-GB"/>
          </w:rPr>
          <w:t>http://tfsemea1.ta.philips.com:8080/tfs/TPC_Region24/CDP2/TEAM%20Sabers/_git/uid-android?path=%2FDocuments%2FExternal&amp;version=GBdevelop&amp;_a=contents</w:t>
        </w:r>
      </w:hyperlink>
    </w:p>
    <w:p w:rsidRPr="00967213" w:rsidR="00967213" w:rsidP="0764CD8C" w:rsidRDefault="00967213" w14:paraId="45CEA579" w14:textId="04C6F2CA" w14:noSpellErr="1">
      <w:pPr>
        <w:pStyle w:val="ListParagraph"/>
        <w:numPr>
          <w:ilvl w:val="1"/>
          <w:numId w:val="4"/>
        </w:numPr>
        <w:autoSpaceDE w:val="0"/>
        <w:autoSpaceDN w:val="0"/>
        <w:rPr>
          <w:lang w:val="en-GB"/>
        </w:rPr>
      </w:pPr>
      <w:r w:rsidRPr="0764CD8C" w:rsidR="0764CD8C">
        <w:rPr>
          <w:lang w:val="en-GB"/>
        </w:rPr>
        <w:t>Does Consumer care support Facebook, Twitter from Service discovery?</w:t>
      </w:r>
    </w:p>
    <w:p w:rsidR="00B32CC6" w:rsidP="0764CD8C" w:rsidRDefault="00967213" w14:paraId="1E60A6CD" w14:textId="3E05591D">
      <w:pPr>
        <w:pStyle w:val="ListParagraph"/>
        <w:autoSpaceDE w:val="0"/>
        <w:autoSpaceDN w:val="0"/>
        <w:ind w:left="1440"/>
        <w:rPr>
          <w:lang w:val="en-GB"/>
        </w:rPr>
      </w:pPr>
      <w:r w:rsidRPr="0764CD8C" w:rsidR="0764CD8C">
        <w:rPr>
          <w:lang w:val="en-GB"/>
        </w:rPr>
        <w:t xml:space="preserve">            Yes, it supports from  Service Discovery as the first preference. If data not available it will </w:t>
      </w:r>
      <w:proofErr w:type="spellStart"/>
      <w:r w:rsidRPr="0764CD8C" w:rsidR="0764CD8C">
        <w:rPr>
          <w:lang w:val="en-GB"/>
        </w:rPr>
        <w:t>fallback</w:t>
      </w:r>
      <w:proofErr w:type="spellEnd"/>
      <w:r w:rsidRPr="0764CD8C" w:rsidR="0764CD8C">
        <w:rPr>
          <w:lang w:val="en-GB"/>
        </w:rPr>
        <w:t xml:space="preserve"> to local config file for this PI. If local config file data is not their the respective bu</w:t>
      </w:r>
      <w:r w:rsidRPr="0764CD8C" w:rsidR="0764CD8C">
        <w:rPr>
          <w:lang w:val="en-GB"/>
        </w:rPr>
        <w:t>ttons will be removed. From PI17</w:t>
      </w:r>
      <w:r w:rsidRPr="0764CD8C" w:rsidR="0764CD8C">
        <w:rPr>
          <w:lang w:val="en-GB"/>
        </w:rPr>
        <w:t>.5 onwards local  config file support will be deprecated.</w:t>
      </w:r>
    </w:p>
    <w:p w:rsidR="00967213" w:rsidP="0764CD8C" w:rsidRDefault="00967213" w14:paraId="2BE0EE61" w14:textId="2E74F2CD" w14:noSpellErr="1">
      <w:pPr>
        <w:pStyle w:val="ListParagraph"/>
        <w:numPr>
          <w:ilvl w:val="1"/>
          <w:numId w:val="4"/>
        </w:numPr>
        <w:autoSpaceDE w:val="0"/>
        <w:autoSpaceDN w:val="0"/>
        <w:rPr>
          <w:lang w:val="en-GB"/>
        </w:rPr>
      </w:pPr>
      <w:r w:rsidRPr="0764CD8C" w:rsidR="0764CD8C">
        <w:rPr>
          <w:lang w:val="en-GB"/>
        </w:rPr>
        <w:t>Does consumer care support live chat from service discovery ?</w:t>
      </w:r>
    </w:p>
    <w:p w:rsidR="00967213" w:rsidP="0764CD8C" w:rsidRDefault="00967213" w14:paraId="7C539B2C" w14:textId="12FFE8A3">
      <w:pPr>
        <w:pStyle w:val="ListParagraph"/>
        <w:autoSpaceDE w:val="0"/>
        <w:autoSpaceDN w:val="0"/>
        <w:ind w:left="1440"/>
        <w:rPr>
          <w:lang w:val="en-GB"/>
        </w:rPr>
      </w:pPr>
      <w:r>
        <w:rPr>
          <w:lang w:val="en-GB"/>
        </w:rPr>
        <w:t>Yes , it support. But the first preferences is from API exposed. (</w:t>
      </w:r>
      <w:proofErr w:type="spellStart"/>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proofErr w:type="spellEnd"/>
      <w:r w:rsidRPr="00E86EBE">
        <w:rPr>
          <w:rFonts w:ascii="Courier New" w:hAnsi="Courier New" w:cs="Courier New"/>
          <w:color w:val="000000"/>
          <w:sz w:val="18"/>
          <w:szCs w:val="18"/>
        </w:rPr>
        <w:t>(</w:t>
      </w:r>
      <w:r>
        <w:rPr>
          <w:rFonts w:ascii="Courier New" w:hAnsi="Courier New" w:cs="Courier New"/>
          <w:color w:val="000000"/>
          <w:sz w:val="18"/>
          <w:szCs w:val="18"/>
        </w:rPr>
        <w:t xml:space="preserve">“live chat </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w:t>
      </w:r>
      <w:r>
        <w:rPr>
          <w:lang w:val="en-GB"/>
        </w:rPr>
        <w:t>). Second preference is from service discovery. Then it will look into config.xml.</w:t>
      </w:r>
      <w:r w:rsidR="008B6A61">
        <w:rPr>
          <w:lang w:val="en-GB"/>
        </w:rPr>
        <w:t xml:space="preserve"> From PI17.5, API and config file support </w:t>
      </w:r>
      <w:proofErr w:type="spellStart"/>
      <w:r w:rsidR="008B6A61">
        <w:rPr>
          <w:lang w:val="en-GB"/>
        </w:rPr>
        <w:t xml:space="preserve">fro</w:t>
      </w:r>
      <w:proofErr w:type="spellEnd"/>
      <w:r w:rsidR="008B6A61">
        <w:rPr>
          <w:lang w:val="en-GB"/>
        </w:rPr>
        <w:t xml:space="preserve"> live chat </w:t>
      </w:r>
      <w:proofErr w:type="spellStart"/>
      <w:r w:rsidR="008B6A61">
        <w:rPr>
          <w:lang w:val="en-GB"/>
        </w:rPr>
        <w:t xml:space="preserve">wil</w:t>
      </w:r>
      <w:proofErr w:type="spellEnd"/>
      <w:r w:rsidR="008B6A61">
        <w:rPr>
          <w:lang w:val="en-GB"/>
        </w:rPr>
        <w:t xml:space="preserve"> be deprecated. </w:t>
      </w:r>
    </w:p>
    <w:p w:rsidR="00B32CC6" w:rsidP="00B32CC6" w:rsidRDefault="00B32CC6" w14:paraId="7CEBD658" w14:textId="65378164">
      <w:pPr>
        <w:pStyle w:val="ListParagraph"/>
        <w:autoSpaceDE w:val="0"/>
        <w:autoSpaceDN w:val="0"/>
        <w:ind w:left="1440"/>
        <w:rPr>
          <w:lang w:val="en-GB"/>
        </w:rPr>
      </w:pPr>
    </w:p>
    <w:p w:rsidRPr="00B32CC6" w:rsidR="00B32CC6" w:rsidP="00B32CC6" w:rsidRDefault="00B32CC6" w14:paraId="0E8A153D" w14:textId="77777777">
      <w:pPr>
        <w:pStyle w:val="ListParagraph"/>
        <w:autoSpaceDE w:val="0"/>
        <w:autoSpaceDN w:val="0"/>
        <w:ind w:left="1440"/>
        <w:rPr>
          <w:lang w:val="en-GB"/>
        </w:rPr>
      </w:pPr>
    </w:p>
    <w:p w:rsidRPr="00B32CC6" w:rsidR="00F21D2E" w:rsidP="00B32CC6" w:rsidRDefault="00F21D2E" w14:paraId="3C756344" w14:textId="6BF5E3C4">
      <w:pPr>
        <w:pStyle w:val="ListParagraph"/>
        <w:autoSpaceDE w:val="0"/>
        <w:autoSpaceDN w:val="0"/>
        <w:ind w:left="1440"/>
        <w:rPr>
          <w:lang w:val="en-GB"/>
        </w:rPr>
      </w:pPr>
      <w:r w:rsidRPr="00B32CC6">
        <w:rPr>
          <w:lang w:val="en-GB"/>
        </w:rPr>
        <w:t xml:space="preserve"> </w:t>
      </w:r>
    </w:p>
    <w:p w:rsidRPr="00FF7B65" w:rsidR="00FF7B65" w:rsidP="0764CD8C" w:rsidRDefault="00FF7B65" w14:paraId="606B52DC" w14:textId="77777777" w14:noSpellErr="1">
      <w:pPr>
        <w:pStyle w:val="Heading1"/>
        <w:rPr>
          <w:rFonts w:cs="Arial"/>
        </w:rPr>
      </w:pPr>
      <w:bookmarkStart w:name="_Toc444883195" w:id="270"/>
      <w:bookmarkStart w:name="_Toc493440877" w:id="271"/>
      <w:r w:rsidRPr="0764CD8C" w:rsidR="0764CD8C">
        <w:rPr>
          <w:rFonts w:eastAsia="ＭＳ 明朝" w:cs="Arial" w:eastAsiaTheme="minorEastAsia"/>
        </w:rPr>
        <w:t>Notes</w:t>
      </w:r>
      <w:bookmarkEnd w:id="270"/>
      <w:bookmarkEnd w:id="271"/>
    </w:p>
    <w:p w:rsidRPr="008D6FA5" w:rsidR="00FF7B65" w:rsidP="0764CD8C" w:rsidRDefault="00FF7B65" w14:paraId="10569A1E" w14:textId="77777777" w14:noSpellErr="1">
      <w:pPr>
        <w:pStyle w:val="ListParagraph"/>
        <w:numPr>
          <w:ilvl w:val="0"/>
          <w:numId w:val="9"/>
        </w:numPr>
        <w:spacing w:before="100" w:beforeAutospacing="on" w:after="100" w:afterAutospacing="on"/>
        <w:rPr>
          <w:rFonts w:cs="Arial"/>
        </w:rPr>
      </w:pPr>
      <w:r w:rsidRPr="0764CD8C" w:rsidR="0764CD8C">
        <w:rPr>
          <w:rFonts w:cs="Arial"/>
        </w:rPr>
        <w:t>Registration is developed as separate library project. App is expected to invoke registration library on click of registration button inside consumer care support page.</w:t>
      </w:r>
    </w:p>
    <w:p w:rsidR="00FF7B65" w:rsidP="0764CD8C" w:rsidRDefault="00FF7B65" w14:paraId="65631C5B" w14:textId="77777777" w14:noSpellErr="1">
      <w:pPr>
        <w:pStyle w:val="ListParagraph"/>
        <w:numPr>
          <w:ilvl w:val="0"/>
          <w:numId w:val="9"/>
        </w:numPr>
        <w:spacing w:before="100" w:beforeAutospacing="on" w:after="100" w:afterAutospacing="on"/>
        <w:rPr>
          <w:rFonts w:cs="Arial"/>
        </w:rPr>
      </w:pPr>
      <w:r w:rsidRPr="0764CD8C" w:rsidR="0764CD8C">
        <w:rPr>
          <w:rFonts w:cs="Arial"/>
        </w:rPr>
        <w:t>Library should be initialized as per document or sample app otherwise library would throw runtime exception.</w:t>
      </w:r>
    </w:p>
    <w:p w:rsidRPr="008D6FA5" w:rsidR="005A5311" w:rsidP="0764CD8C" w:rsidRDefault="005A5311" w14:paraId="06A2B90E" w14:textId="763D0BE3" w14:noSpellErr="1">
      <w:pPr>
        <w:pStyle w:val="ListParagraph"/>
        <w:numPr>
          <w:ilvl w:val="0"/>
          <w:numId w:val="9"/>
        </w:numPr>
        <w:spacing w:before="100" w:beforeAutospacing="on" w:after="100" w:afterAutospacing="on"/>
        <w:rPr>
          <w:rFonts w:cs="Arial"/>
        </w:rPr>
      </w:pPr>
      <w:r w:rsidRPr="0764CD8C" w:rsidR="0764CD8C">
        <w:rPr>
          <w:rFonts w:cs="Arial"/>
        </w:rPr>
        <w:t>Developer option “don’t keep activities” should be disabled.</w:t>
      </w:r>
    </w:p>
    <w:p w:rsidR="00FF7B65" w:rsidP="0764CD8C" w:rsidRDefault="00FF7B65" w14:paraId="2643B663" w14:textId="07B11DDA" w14:noSpellErr="1">
      <w:pPr>
        <w:pStyle w:val="ListParagraph"/>
        <w:numPr>
          <w:ilvl w:val="0"/>
          <w:numId w:val="9"/>
        </w:numPr>
        <w:spacing w:before="100" w:beforeAutospacing="on" w:after="100" w:afterAutospacing="on"/>
        <w:rPr>
          <w:rFonts w:cs="Arial"/>
        </w:rPr>
      </w:pPr>
      <w:r w:rsidRPr="0764CD8C" w:rsidR="0764CD8C">
        <w:rPr>
          <w:rFonts w:cs="Arial"/>
        </w:rPr>
        <w:t>Please refer sample application for more details.</w:t>
      </w:r>
      <w:bookmarkEnd w:id="149"/>
    </w:p>
    <w:p w:rsidR="00CC6EB3" w:rsidP="0764CD8C" w:rsidRDefault="00CC6EB3" w14:paraId="12E0F955" w14:textId="69C137E1">
      <w:pPr>
        <w:pStyle w:val="ListParagraph"/>
        <w:numPr>
          <w:ilvl w:val="0"/>
          <w:numId w:val="9"/>
        </w:numPr>
        <w:spacing w:before="100" w:beforeAutospacing="on" w:after="100" w:afterAutospacing="on"/>
        <w:rPr>
          <w:rFonts w:cs="Arial"/>
        </w:rPr>
      </w:pPr>
      <w:proofErr w:type="spellStart"/>
      <w:r w:rsidRPr="0764CD8C" w:rsidR="0764CD8C">
        <w:rPr>
          <w:rFonts w:cs="Arial"/>
        </w:rPr>
        <w:t>GooglePlayServices</w:t>
      </w:r>
      <w:proofErr w:type="spellEnd"/>
      <w:r w:rsidRPr="0764CD8C" w:rsidR="0764CD8C">
        <w:rPr>
          <w:rFonts w:cs="Arial"/>
        </w:rPr>
        <w:t>/</w:t>
      </w:r>
      <w:proofErr w:type="spellStart"/>
      <w:r w:rsidRPr="0764CD8C" w:rsidR="0764CD8C">
        <w:rPr>
          <w:rFonts w:cs="Arial"/>
        </w:rPr>
        <w:t>GoogleMaps</w:t>
      </w:r>
      <w:proofErr w:type="spellEnd"/>
      <w:r w:rsidRPr="0764CD8C" w:rsidR="0764CD8C">
        <w:rPr>
          <w:rFonts w:cs="Arial"/>
        </w:rPr>
        <w:t xml:space="preserve"> added in the </w:t>
      </w:r>
      <w:proofErr w:type="spellStart"/>
      <w:r w:rsidRPr="0764CD8C" w:rsidR="0764CD8C">
        <w:rPr>
          <w:rFonts w:cs="Arial"/>
        </w:rPr>
        <w:t>ConsumerCare</w:t>
      </w:r>
      <w:proofErr w:type="spellEnd"/>
      <w:r w:rsidRPr="0764CD8C" w:rsidR="0764CD8C">
        <w:rPr>
          <w:rFonts w:cs="Arial"/>
        </w:rPr>
        <w:t xml:space="preserve"> Component is </w:t>
      </w:r>
      <w:r w:rsidRPr="0764CD8C" w:rsidR="0764CD8C">
        <w:rPr>
          <w:rFonts w:cs="Arial"/>
        </w:rPr>
        <w:t>10</w:t>
      </w:r>
      <w:r w:rsidRPr="0764CD8C" w:rsidR="0764CD8C">
        <w:rPr>
          <w:rFonts w:cs="Arial"/>
        </w:rPr>
        <w:t>.</w:t>
      </w:r>
      <w:r w:rsidRPr="0764CD8C" w:rsidR="0764CD8C">
        <w:rPr>
          <w:rFonts w:cs="Arial"/>
        </w:rPr>
        <w:t>2</w:t>
      </w:r>
      <w:r w:rsidRPr="0764CD8C" w:rsidR="0764CD8C">
        <w:rPr>
          <w:rFonts w:cs="Arial"/>
        </w:rPr>
        <w:t xml:space="preserve">.0, If the vertical apps needs the latest they can exclude in </w:t>
      </w:r>
      <w:proofErr w:type="spellStart"/>
      <w:r w:rsidRPr="0764CD8C" w:rsidR="0764CD8C">
        <w:rPr>
          <w:rFonts w:cs="Arial"/>
        </w:rPr>
        <w:t>gradle</w:t>
      </w:r>
      <w:proofErr w:type="spellEnd"/>
      <w:r w:rsidRPr="0764CD8C" w:rsidR="0764CD8C">
        <w:rPr>
          <w:rFonts w:cs="Arial"/>
        </w:rPr>
        <w:t xml:space="preserve"> level by adding there required </w:t>
      </w:r>
      <w:proofErr w:type="spellStart"/>
      <w:r w:rsidRPr="0764CD8C" w:rsidR="0764CD8C">
        <w:rPr>
          <w:rFonts w:cs="Arial"/>
        </w:rPr>
        <w:t>GooglePlayServices</w:t>
      </w:r>
      <w:proofErr w:type="spellEnd"/>
      <w:r w:rsidRPr="0764CD8C" w:rsidR="0764CD8C">
        <w:rPr>
          <w:rFonts w:cs="Arial"/>
        </w:rPr>
        <w:t>/</w:t>
      </w:r>
      <w:proofErr w:type="spellStart"/>
      <w:r w:rsidRPr="0764CD8C" w:rsidR="0764CD8C">
        <w:rPr>
          <w:rFonts w:cs="Arial"/>
        </w:rPr>
        <w:t>GoogleMaps</w:t>
      </w:r>
      <w:proofErr w:type="spellEnd"/>
      <w:r w:rsidRPr="0764CD8C" w:rsidR="0764CD8C">
        <w:rPr>
          <w:rFonts w:cs="Arial"/>
        </w:rPr>
        <w:t xml:space="preserve"> version.</w:t>
      </w:r>
    </w:p>
    <w:p w:rsidR="002F6735" w:rsidP="0764CD8C" w:rsidRDefault="002F6735" w14:paraId="25A8C570" w14:textId="05AB1161">
      <w:pPr>
        <w:pStyle w:val="ListParagraph"/>
        <w:numPr>
          <w:ilvl w:val="0"/>
          <w:numId w:val="9"/>
        </w:numPr>
        <w:spacing w:before="100" w:beforeAutospacing="on" w:after="100" w:afterAutospacing="on"/>
        <w:rPr>
          <w:rFonts w:cs="Arial"/>
        </w:rPr>
      </w:pPr>
      <w:r w:rsidRPr="0764CD8C" w:rsidR="0764CD8C">
        <w:rPr>
          <w:rFonts w:cs="Arial"/>
        </w:rPr>
        <w:t xml:space="preserve">For more info on </w:t>
      </w:r>
      <w:proofErr w:type="spellStart"/>
      <w:r w:rsidRPr="0764CD8C" w:rsidR="0764CD8C">
        <w:rPr>
          <w:rFonts w:cs="Arial"/>
        </w:rPr>
        <w:t>AppInfra</w:t>
      </w:r>
      <w:proofErr w:type="spellEnd"/>
      <w:r w:rsidRPr="0764CD8C" w:rsidR="0764CD8C">
        <w:rPr>
          <w:rFonts w:cs="Arial"/>
        </w:rPr>
        <w:t xml:space="preserve"> properties find the below link :</w:t>
      </w:r>
    </w:p>
    <w:p w:rsidR="00D573A3" w:rsidP="00E7044B" w:rsidRDefault="00016274" w14:paraId="76CD5502" w14:textId="62BAEF5A">
      <w:pPr>
        <w:pStyle w:val="ListParagraph"/>
        <w:spacing w:before="100" w:beforeAutospacing="1" w:after="100" w:afterAutospacing="1"/>
        <w:rPr>
          <w:rFonts w:cs="Arial"/>
          <w:szCs w:val="24"/>
        </w:rPr>
      </w:pPr>
      <w:hyperlink w:history="1" r:id="rId26">
        <w:r w:rsidRPr="00FE541C" w:rsidR="00E7044B">
          <w:rPr>
            <w:rStyle w:val="Hyperlink"/>
            <w:rFonts w:cs="Arial"/>
            <w:szCs w:val="24"/>
          </w:rPr>
          <w:t>http://tfsemea1.ta.philips.com:8080/tfs/TPC_Region24/CDP2/TEAM%20Sabers/_git/ail-android-appinfra?path=%2FDocuments&amp;version=GBdevelop&amp;_a=contents</w:t>
        </w:r>
      </w:hyperlink>
    </w:p>
    <w:p w:rsidRPr="00D573A3" w:rsidR="00E7044B" w:rsidP="00E7044B" w:rsidRDefault="00E7044B" w14:paraId="387D3393" w14:textId="77777777">
      <w:pPr>
        <w:pStyle w:val="ListParagraph"/>
        <w:spacing w:before="100" w:beforeAutospacing="1" w:after="100" w:afterAutospacing="1"/>
        <w:rPr>
          <w:rFonts w:cs="Arial"/>
          <w:szCs w:val="24"/>
        </w:rPr>
      </w:pPr>
    </w:p>
    <w:p w:rsidR="00D573A3" w:rsidP="0764CD8C" w:rsidRDefault="00D573A3" w14:paraId="0DCAA1E1" w14:textId="77777777" w14:noSpellErr="1">
      <w:pPr>
        <w:pStyle w:val="ListParagraph"/>
        <w:numPr>
          <w:ilvl w:val="0"/>
          <w:numId w:val="9"/>
        </w:numPr>
        <w:spacing w:before="100" w:beforeAutospacing="on" w:after="100" w:afterAutospacing="on"/>
        <w:rPr>
          <w:rFonts w:cs="Arial"/>
        </w:rPr>
      </w:pPr>
      <w:r w:rsidRPr="0764CD8C" w:rsidR="0764CD8C">
        <w:rPr>
          <w:rFonts w:cs="Arial"/>
        </w:rPr>
        <w:t>China specific implementation is attached in the below document (</w:t>
      </w:r>
      <w:r w:rsidRPr="0764CD8C" w:rsidR="0764CD8C">
        <w:rPr>
          <w:rFonts w:cs="Arial"/>
        </w:rPr>
        <w:t>CC_China_Support.docx</w:t>
      </w:r>
      <w:r w:rsidRPr="0764CD8C" w:rsidR="0764CD8C">
        <w:rPr>
          <w:rFonts w:cs="Arial"/>
        </w:rPr>
        <w:t>)</w:t>
      </w:r>
    </w:p>
    <w:bookmarkStart w:name="_MON_1548580344" w:id="272"/>
    <w:bookmarkEnd w:id="272"/>
    <w:p w:rsidR="00C92CE3" w:rsidP="00E7044B" w:rsidRDefault="00E7044B" w14:paraId="5C25F8A2" w14:textId="44865FC6">
      <w:pPr>
        <w:pStyle w:val="ListParagraph"/>
        <w:spacing w:before="100" w:beforeAutospacing="1" w:after="100" w:afterAutospacing="1"/>
        <w:rPr>
          <w:ins w:author="Shivakumar, Deepthi" w:date="2017-09-14T18:43:00Z" w:id="273"/>
          <w:rFonts w:cs="Arial"/>
          <w:szCs w:val="24"/>
        </w:rPr>
      </w:pPr>
      <w:r>
        <w:rPr>
          <w:rFonts w:cs="Arial"/>
          <w:szCs w:val="24"/>
        </w:rPr>
        <w:object w:dxaOrig="1520" w:dyaOrig="960" w14:anchorId="6B61CF1A">
          <v:shape id="_x0000_i1025" style="width:77pt;height:48.55pt" o:ole="" type="#_x0000_t75">
            <v:imagedata o:title="" r:id="rId27"/>
          </v:shape>
          <o:OLEObject Type="Embed" ProgID="Word.Document.12" ShapeID="_x0000_i1025" DrawAspect="Icon" ObjectID="_1569157322" r:id="rId28">
            <o:FieldCodes>\s</o:FieldCodes>
          </o:OLEObject>
        </w:object>
      </w:r>
    </w:p>
    <w:p w:rsidR="00C92CE3" w:rsidP="00E7044B" w:rsidRDefault="00C92CE3" w14:paraId="37C04475" w14:textId="77777777">
      <w:pPr>
        <w:pStyle w:val="ListParagraph"/>
        <w:spacing w:before="100" w:beforeAutospacing="1" w:after="100" w:afterAutospacing="1"/>
        <w:rPr>
          <w:ins w:author="Shivakumar, Deepthi" w:date="2017-09-14T18:43:00Z" w:id="274"/>
          <w:rFonts w:cs="Arial"/>
          <w:szCs w:val="24"/>
        </w:rPr>
      </w:pPr>
    </w:p>
    <w:p w:rsidR="00C92CE3" w:rsidP="00E7044B" w:rsidRDefault="00C92CE3" w14:paraId="660EFBAB" w14:textId="77777777">
      <w:pPr>
        <w:pStyle w:val="ListParagraph"/>
        <w:spacing w:before="100" w:beforeAutospacing="1" w:after="100" w:afterAutospacing="1"/>
        <w:rPr>
          <w:rFonts w:cs="Arial"/>
          <w:szCs w:val="24"/>
        </w:rPr>
      </w:pPr>
    </w:p>
    <w:p w:rsidR="00E7044B" w:rsidP="0764CD8C" w:rsidRDefault="00E7044B" w14:paraId="5477167C" w14:textId="7A68119E">
      <w:pPr>
        <w:pStyle w:val="ListParagraph"/>
        <w:numPr>
          <w:ilvl w:val="0"/>
          <w:numId w:val="9"/>
        </w:numPr>
        <w:spacing w:before="100" w:beforeAutospacing="on" w:after="100" w:afterAutospacing="on"/>
        <w:rPr>
          <w:rFonts w:cs="Arial"/>
        </w:rPr>
      </w:pPr>
      <w:r w:rsidRPr="0764CD8C" w:rsidR="0764CD8C">
        <w:rPr>
          <w:rFonts w:cs="Arial"/>
        </w:rPr>
        <w:t xml:space="preserve">For china </w:t>
      </w:r>
      <w:proofErr w:type="spellStart"/>
      <w:r w:rsidRPr="0764CD8C" w:rsidR="0764CD8C">
        <w:rPr>
          <w:rFonts w:cs="Arial"/>
        </w:rPr>
        <w:t>livechat</w:t>
      </w:r>
      <w:proofErr w:type="spellEnd"/>
      <w:r w:rsidRPr="0764CD8C" w:rsidR="0764CD8C">
        <w:rPr>
          <w:rFonts w:cs="Arial"/>
        </w:rPr>
        <w:t xml:space="preserve"> </w:t>
      </w:r>
      <w:proofErr w:type="spellStart"/>
      <w:r w:rsidRPr="0764CD8C" w:rsidR="0764CD8C">
        <w:rPr>
          <w:rFonts w:cs="Arial"/>
        </w:rPr>
        <w:t>url</w:t>
      </w:r>
      <w:proofErr w:type="spellEnd"/>
      <w:r w:rsidRPr="0764CD8C" w:rsidR="0764CD8C">
        <w:rPr>
          <w:rFonts w:cs="Arial"/>
        </w:rPr>
        <w:t xml:space="preserve"> we exposed the API. </w:t>
      </w:r>
      <w:r w:rsidRPr="0764CD8C" w:rsidR="0764CD8C">
        <w:rPr>
          <w:rFonts w:eastAsia="ＭＳ 明朝" w:eastAsiaTheme="minorEastAsia"/>
        </w:rPr>
        <w:t>Integrating App should append a unique value (token) to the URL as query parameter</w:t>
      </w:r>
      <w:r w:rsidRPr="0764CD8C" w:rsidR="0764CD8C">
        <w:rPr>
          <w:rFonts w:eastAsia="ＭＳ 明朝" w:eastAsiaTheme="minorEastAsia"/>
        </w:rPr>
        <w:t>.</w:t>
      </w:r>
      <w:r w:rsidRPr="0764CD8C" w:rsidR="0764CD8C">
        <w:rPr>
          <w:rFonts w:eastAsia="ＭＳ 明朝" w:eastAsiaTheme="minorEastAsia"/>
        </w:rPr>
        <w:t xml:space="preserve"> </w:t>
      </w:r>
      <w:proofErr w:type="spellStart"/>
      <w:r w:rsidRPr="0764CD8C" w:rsidR="0764CD8C">
        <w:rPr>
          <w:rFonts w:eastAsia="ＭＳ 明朝" w:eastAsiaTheme="minorEastAsia"/>
        </w:rPr>
        <w:t>Live</w:t>
      </w:r>
      <w:r w:rsidRPr="0764CD8C" w:rsidR="0764CD8C">
        <w:rPr>
          <w:rFonts w:eastAsia="ＭＳ 明朝" w:eastAsiaTheme="minorEastAsia"/>
        </w:rPr>
        <w:t>com</w:t>
      </w:r>
      <w:proofErr w:type="spellEnd"/>
      <w:r w:rsidRPr="0764CD8C" w:rsidR="0764CD8C">
        <w:rPr>
          <w:rFonts w:eastAsia="ＭＳ 明朝" w:eastAsiaTheme="minorEastAsia"/>
        </w:rPr>
        <w:t xml:space="preserve"> backend receives this token </w:t>
      </w:r>
      <w:proofErr w:type="spellStart"/>
      <w:r w:rsidRPr="0764CD8C" w:rsidR="0764CD8C">
        <w:rPr>
          <w:rFonts w:eastAsia="ＭＳ 明朝" w:eastAsiaTheme="minorEastAsia"/>
        </w:rPr>
        <w:t>inorder</w:t>
      </w:r>
      <w:proofErr w:type="spellEnd"/>
      <w:r w:rsidRPr="0764CD8C" w:rsidR="0764CD8C">
        <w:rPr>
          <w:rFonts w:eastAsia="ＭＳ 明朝" w:eastAsiaTheme="minorEastAsia"/>
        </w:rPr>
        <w:t xml:space="preserve"> to maintain the unique user chat history between the platforms and the devices. </w:t>
      </w:r>
      <w:proofErr w:type="spellStart"/>
      <w:r w:rsidRPr="0764CD8C" w:rsidR="0764CD8C">
        <w:rPr>
          <w:rFonts w:eastAsia="ＭＳ 明朝" w:eastAsiaTheme="minorEastAsia"/>
        </w:rPr>
        <w:t>Eg</w:t>
      </w:r>
      <w:proofErr w:type="spellEnd"/>
      <w:r w:rsidRPr="0764CD8C" w:rsidR="0764CD8C">
        <w:rPr>
          <w:rFonts w:eastAsia="ＭＳ 明朝" w:eastAsiaTheme="minorEastAsia"/>
        </w:rPr>
        <w:t xml:space="preserve">. Token can be HTTP UUID. If this token not set, user will see the chats of </w:t>
      </w:r>
      <w:proofErr w:type="spellStart"/>
      <w:r w:rsidRPr="0764CD8C" w:rsidR="0764CD8C">
        <w:rPr>
          <w:rFonts w:eastAsia="ＭＳ 明朝" w:eastAsiaTheme="minorEastAsia"/>
        </w:rPr>
        <w:t>others.</w:t>
      </w:r>
      <w:r w:rsidRPr="0764CD8C" w:rsidR="0764CD8C">
        <w:rPr>
          <w:rFonts w:cs="Arial"/>
        </w:rPr>
        <w:t>If</w:t>
      </w:r>
      <w:proofErr w:type="spellEnd"/>
      <w:r w:rsidRPr="0764CD8C" w:rsidR="0764CD8C">
        <w:rPr>
          <w:rFonts w:cs="Arial"/>
        </w:rPr>
        <w:t xml:space="preserve"> the token is matched in the database (in other words, if the user has already used the live chat inside the app), </w:t>
      </w:r>
      <w:proofErr w:type="spellStart"/>
      <w:r w:rsidRPr="0764CD8C" w:rsidR="0764CD8C">
        <w:rPr>
          <w:rFonts w:cs="Arial"/>
        </w:rPr>
        <w:t>Livecom</w:t>
      </w:r>
      <w:proofErr w:type="spellEnd"/>
      <w:r w:rsidRPr="0764CD8C" w:rsidR="0764CD8C">
        <w:rPr>
          <w:rFonts w:cs="Arial"/>
        </w:rPr>
        <w:t xml:space="preserve"> will identify this as an existing "contact" and make his history accessible to the agent. On the APP side, the user will be able to go back through his previous history</w:t>
      </w:r>
    </w:p>
    <w:p w:rsidRPr="007371DC" w:rsidR="00C92CE3" w:rsidRDefault="00C92CE3" w14:paraId="7E948ED2" w14:textId="77777777">
      <w:pPr>
        <w:spacing w:before="100" w:beforeAutospacing="1" w:after="100" w:afterAutospacing="1"/>
        <w:rPr>
          <w:ins w:author="Kumar, Sampath" w:date="2017-09-14T15:52:00Z" w:id="276"/>
          <w:rFonts w:cs="Arial"/>
          <w:szCs w:val="24"/>
        </w:rPr>
        <w:pPrChange w:author="Shivakumar, Deepthi" w:date="2017-09-14T18:43:00Z" w:id="277">
          <w:pPr>
            <w:pStyle w:val="ListParagraph"/>
            <w:numPr>
              <w:numId w:val="9"/>
            </w:numPr>
            <w:spacing w:before="100" w:beforeAutospacing="1" w:after="100" w:afterAutospacing="1"/>
            <w:ind w:hanging="360"/>
          </w:pPr>
        </w:pPrChange>
      </w:pPr>
    </w:p>
    <w:p w:rsidRPr="00401974" w:rsidR="00401974" w:rsidRDefault="00401974" w14:paraId="1C87F86F" w14:textId="77777777">
      <w:pPr>
        <w:spacing w:before="100" w:beforeAutospacing="1" w:after="100" w:afterAutospacing="1"/>
        <w:rPr>
          <w:ins w:author="Kumar, Sampath" w:date="2017-09-14T15:52:00Z" w:id="278"/>
          <w:rFonts w:cs="Arial"/>
          <w:szCs w:val="24"/>
        </w:rPr>
        <w:pPrChange w:author="Kumar, Sampath" w:date="2017-09-14T15:52:00Z" w:id="279">
          <w:pPr>
            <w:pStyle w:val="ListParagraph"/>
            <w:numPr>
              <w:numId w:val="9"/>
            </w:numPr>
            <w:spacing w:before="100" w:beforeAutospacing="1" w:after="100" w:afterAutospacing="1"/>
            <w:ind w:hanging="360"/>
          </w:pPr>
        </w:pPrChange>
      </w:pPr>
    </w:p>
    <w:p w:rsidR="00401974" w:rsidDel="00C92CE3" w:rsidP="00401974" w:rsidRDefault="00401974" w14:paraId="5B0755E7" w14:textId="70F21A19">
      <w:pPr>
        <w:pStyle w:val="ListParagraph"/>
        <w:spacing w:before="100" w:beforeAutospacing="1" w:after="100" w:afterAutospacing="1"/>
        <w:rPr>
          <w:ins w:author="Kumar, Sampath" w:date="2017-09-14T15:52:00Z" w:id="280"/>
          <w:del w:author="Shivakumar, Deepthi" w:date="2017-09-14T18:42:00Z" w:id="281"/>
          <w:rFonts w:cs="Arial"/>
          <w:szCs w:val="24"/>
        </w:rPr>
      </w:pPr>
      <w:ins w:author="Kumar, Sampath" w:date="2017-09-14T15:52:00Z" w:id="282">
        <w:del w:author="Shivakumar, Deepthi" w:date="2017-09-14T18:42:00Z" w:id="283">
          <w:r w:rsidDel="00C92CE3">
            <w:rPr>
              <w:rFonts w:cs="Arial"/>
              <w:szCs w:val="24"/>
            </w:rPr>
            <w:delText>PI 16.4 Breaking Changes:-</w:delText>
          </w:r>
        </w:del>
      </w:ins>
    </w:p>
    <w:p w:rsidR="00401974" w:rsidDel="00C92CE3" w:rsidP="00401974" w:rsidRDefault="00401974" w14:paraId="43776C50" w14:textId="12E03017">
      <w:pPr>
        <w:pStyle w:val="ListParagraph"/>
        <w:spacing w:before="100" w:beforeAutospacing="1" w:after="100" w:afterAutospacing="1"/>
        <w:rPr>
          <w:ins w:author="Kumar, Sampath" w:date="2017-09-14T15:52:00Z" w:id="284"/>
          <w:del w:author="Shivakumar, Deepthi" w:date="2017-09-14T18:42:00Z" w:id="285"/>
          <w:rFonts w:cs="Arial"/>
          <w:szCs w:val="24"/>
        </w:rPr>
      </w:pPr>
    </w:p>
    <w:p w:rsidR="00401974" w:rsidDel="00C92CE3" w:rsidP="00401974" w:rsidRDefault="00C50046" w14:paraId="57831A65" w14:textId="1FBBA0AD">
      <w:pPr>
        <w:pStyle w:val="ListParagraph"/>
        <w:numPr>
          <w:ilvl w:val="0"/>
          <w:numId w:val="18"/>
        </w:numPr>
        <w:spacing w:before="100" w:beforeAutospacing="1" w:after="100" w:afterAutospacing="1"/>
        <w:rPr>
          <w:ins w:author="Kumar, Sampath" w:date="2017-09-14T15:52:00Z" w:id="286"/>
          <w:del w:author="Shivakumar, Deepthi" w:date="2017-09-14T18:42:00Z" w:id="287"/>
          <w:rFonts w:cs="Arial"/>
          <w:szCs w:val="24"/>
        </w:rPr>
      </w:pPr>
      <w:ins w:author="Kumar, Sampath" w:date="2017-09-14T15:52:00Z" w:id="288">
        <w:del w:author="Shivakumar, Deepthi" w:date="2017-09-14T18:42:00Z" w:id="289">
          <w:r w:rsidDel="00C92CE3">
            <w:rPr>
              <w:rFonts w:cs="Arial"/>
              <w:szCs w:val="24"/>
            </w:rPr>
            <w:delText>Complete UiKit</w:delText>
          </w:r>
          <w:r w:rsidDel="00C92CE3" w:rsidR="00401974">
            <w:rPr>
              <w:rFonts w:cs="Arial"/>
              <w:szCs w:val="24"/>
            </w:rPr>
            <w:delText xml:space="preserve"> support is removed and converted to DLS.</w:delText>
          </w:r>
        </w:del>
      </w:ins>
    </w:p>
    <w:p w:rsidR="00401974" w:rsidDel="00C92CE3" w:rsidP="00401974" w:rsidRDefault="00401974" w14:paraId="5B986CA8" w14:textId="7C0FC4AA">
      <w:pPr>
        <w:pStyle w:val="ListParagraph"/>
        <w:spacing w:before="100" w:beforeAutospacing="1" w:after="100" w:afterAutospacing="1"/>
        <w:ind w:left="1080"/>
        <w:rPr>
          <w:ins w:author="Kumar, Sampath" w:date="2017-09-14T15:52:00Z" w:id="290"/>
          <w:del w:author="Shivakumar, Deepthi" w:date="2017-09-14T18:42:00Z" w:id="291"/>
          <w:rFonts w:cs="Arial"/>
          <w:szCs w:val="24"/>
        </w:rPr>
      </w:pPr>
    </w:p>
    <w:p w:rsidR="00401974" w:rsidDel="00C92CE3" w:rsidP="00401974" w:rsidRDefault="00401974" w14:paraId="018D4C51" w14:textId="7810D2B2">
      <w:pPr>
        <w:pStyle w:val="ListParagraph"/>
        <w:numPr>
          <w:ilvl w:val="0"/>
          <w:numId w:val="18"/>
        </w:numPr>
        <w:spacing w:before="100" w:beforeAutospacing="1" w:after="100" w:afterAutospacing="1"/>
        <w:rPr>
          <w:ins w:author="Kumar, Sampath" w:date="2017-09-14T15:52:00Z" w:id="292"/>
          <w:del w:author="Shivakumar, Deepthi" w:date="2017-09-14T18:42:00Z" w:id="293"/>
          <w:rFonts w:cs="Arial"/>
          <w:szCs w:val="24"/>
        </w:rPr>
      </w:pPr>
      <w:ins w:author="Kumar, Sampath" w:date="2017-09-14T15:52:00Z" w:id="294">
        <w:del w:author="Shivakumar, Deepthi" w:date="2017-09-14T18:42:00Z" w:id="295">
          <w:r w:rsidDel="00C92CE3">
            <w:rPr>
              <w:rFonts w:cs="Arial"/>
              <w:szCs w:val="24"/>
            </w:rPr>
            <w:delText>Service discovery (SD) changes for platform (77000)  microsite id</w:delText>
          </w:r>
        </w:del>
      </w:ins>
    </w:p>
    <w:p w:rsidR="00401974" w:rsidDel="00C92CE3" w:rsidP="00401974" w:rsidRDefault="00401974" w14:paraId="24B56664" w14:textId="7BC8DE28">
      <w:pPr>
        <w:spacing w:before="100" w:beforeAutospacing="1" w:after="100" w:afterAutospacing="1"/>
        <w:ind w:left="1080"/>
        <w:rPr>
          <w:ins w:author="Kumar, Sampath" w:date="2017-09-14T15:52:00Z" w:id="296"/>
          <w:del w:author="Shivakumar, Deepthi" w:date="2017-09-14T18:42:00Z" w:id="297"/>
          <w:rFonts w:cs="Arial"/>
          <w:szCs w:val="24"/>
        </w:rPr>
      </w:pPr>
      <w:ins w:author="Kumar, Sampath" w:date="2017-09-14T15:52:00Z" w:id="298">
        <w:del w:author="Shivakumar, Deepthi" w:date="2017-09-14T18:42:00Z" w:id="299">
          <w:r w:rsidDel="00C92CE3">
            <w:rPr>
              <w:rFonts w:cs="Arial"/>
              <w:szCs w:val="24"/>
            </w:rPr>
            <w:delText xml:space="preserve">a, Facebook and Twitter url’s are added in service discovery. Now verticals can add locale based facebook, twitter pages by configuring url’s in SD. Also providing backward compatibility, if no url’s in SD it will fallback to CC config file. </w:delText>
          </w:r>
        </w:del>
      </w:ins>
    </w:p>
    <w:p w:rsidR="00401974" w:rsidDel="00C92CE3" w:rsidP="00401974" w:rsidRDefault="00401974" w14:paraId="5E25CF30" w14:textId="3A645F82">
      <w:pPr>
        <w:spacing w:before="100" w:beforeAutospacing="1" w:after="100" w:afterAutospacing="1"/>
        <w:ind w:left="1080"/>
        <w:rPr>
          <w:ins w:author="Kumar, Sampath" w:date="2017-09-14T15:52:00Z" w:id="300"/>
          <w:del w:author="Shivakumar, Deepthi" w:date="2017-09-14T18:42:00Z" w:id="301"/>
          <w:rFonts w:cs="Arial"/>
          <w:szCs w:val="24"/>
        </w:rPr>
      </w:pPr>
      <w:ins w:author="Kumar, Sampath" w:date="2017-09-14T15:52:00Z" w:id="302">
        <w:del w:author="Shivakumar, Deepthi" w:date="2017-09-14T18:42:00Z" w:id="303">
          <w:r w:rsidDel="00C92CE3">
            <w:rPr>
              <w:rFonts w:cs="Arial"/>
              <w:szCs w:val="24"/>
            </w:rPr>
            <w:delText xml:space="preserve">b, Live chat url also added in SD , and integrating app can have locale based chat url’s now.  The first preference is setting chat url via API, if not it will fall back to SD and at last to config file. </w:delText>
          </w:r>
        </w:del>
      </w:ins>
    </w:p>
    <w:p w:rsidR="00401974" w:rsidDel="00C92CE3" w:rsidP="00401974" w:rsidRDefault="00401974" w14:paraId="6B8A4701" w14:textId="0FABB5F8">
      <w:pPr>
        <w:spacing w:before="100" w:beforeAutospacing="1" w:after="100" w:afterAutospacing="1"/>
        <w:ind w:left="1080"/>
        <w:rPr>
          <w:ins w:author="Kumar, Sampath" w:date="2017-09-14T15:52:00Z" w:id="304"/>
          <w:del w:author="Shivakumar, Deepthi" w:date="2017-09-14T18:42:00Z" w:id="305"/>
          <w:rFonts w:cs="Arial"/>
          <w:szCs w:val="24"/>
        </w:rPr>
      </w:pPr>
      <w:ins w:author="Kumar, Sampath" w:date="2017-09-14T15:52:00Z" w:id="306">
        <w:del w:author="Shivakumar, Deepthi" w:date="2017-09-14T18:42:00Z" w:id="307">
          <w:r w:rsidDel="00C92CE3">
            <w:rPr>
              <w:rFonts w:cs="Arial"/>
              <w:szCs w:val="24"/>
            </w:rPr>
            <w:delText xml:space="preserve">Note:- If integrating app want only SD based configuration they can remove facebook page id ,twitter pagename and live chat from CC config file which will remove the buttons if data not available in SD. </w:delText>
          </w:r>
        </w:del>
      </w:ins>
    </w:p>
    <w:p w:rsidR="00401974" w:rsidRDefault="00401974" w14:paraId="32D2DC5D" w14:textId="497091C2">
      <w:pPr>
        <w:spacing w:before="100" w:beforeAutospacing="1" w:after="100" w:afterAutospacing="1"/>
        <w:rPr>
          <w:ins w:author="Kumar, Sampath" w:date="2017-09-14T15:52:00Z" w:id="308"/>
          <w:rFonts w:cs="Arial"/>
          <w:szCs w:val="24"/>
        </w:rPr>
        <w:pPrChange w:author="Shivakumar, Deepthi" w:date="2017-09-14T18:42:00Z" w:id="309">
          <w:pPr>
            <w:spacing w:before="100" w:beforeAutospacing="1" w:after="100" w:afterAutospacing="1"/>
            <w:ind w:left="1080"/>
          </w:pPr>
        </w:pPrChange>
      </w:pPr>
      <w:ins w:author="Kumar, Sampath" w:date="2017-09-14T15:52:00Z" w:id="310">
        <w:del w:author="Shivakumar, Deepthi" w:date="2017-09-14T18:42:00Z" w:id="311">
          <w:r w:rsidDel="00C92CE3">
            <w:rPr>
              <w:rFonts w:cs="Arial"/>
              <w:szCs w:val="24"/>
            </w:rPr>
            <w:delText xml:space="preserve"> </w:delText>
          </w:r>
        </w:del>
      </w:ins>
    </w:p>
    <w:p w:rsidRPr="0085319A" w:rsidR="00401974" w:rsidDel="0085319A" w:rsidRDefault="00401974" w14:paraId="5A19ABA1" w14:textId="5B169A4D">
      <w:pPr>
        <w:spacing w:before="100" w:beforeAutospacing="1" w:after="100" w:afterAutospacing="1"/>
        <w:ind w:left="720"/>
        <w:rPr>
          <w:del w:author="Kumar, Sampath" w:date="2017-09-14T15:55:00Z" w:id="312"/>
          <w:rFonts w:cs="Arial"/>
          <w:szCs w:val="24"/>
        </w:rPr>
        <w:pPrChange w:author="Kumar, Sampath" w:date="2017-09-14T15:56:00Z" w:id="313">
          <w:pPr>
            <w:pStyle w:val="ListParagraph"/>
            <w:numPr>
              <w:numId w:val="9"/>
            </w:numPr>
            <w:spacing w:before="100" w:beforeAutospacing="1" w:after="100" w:afterAutospacing="1"/>
            <w:ind w:hanging="360"/>
          </w:pPr>
        </w:pPrChange>
      </w:pPr>
    </w:p>
    <w:p w:rsidRPr="008D6FA5" w:rsidR="00FE77AA" w:rsidRDefault="00FE77AA" w14:paraId="3C99BF42" w14:textId="600A1224">
      <w:pPr>
        <w:pPrChange w:author="Kumar, Sampath" w:date="2017-09-14T15:56:00Z" w:id="314">
          <w:pPr>
            <w:pStyle w:val="ListParagraph"/>
            <w:spacing w:before="100" w:beforeAutospacing="1" w:after="100" w:afterAutospacing="1"/>
            <w:ind w:left="1440"/>
          </w:pPr>
        </w:pPrChange>
      </w:pPr>
    </w:p>
    <w:sectPr w:rsidRPr="008D6FA5" w:rsidR="00FE77AA" w:rsidSect="003C4F40">
      <w:headerReference w:type="default" r:id="rId29"/>
      <w:footerReference w:type="default" r:id="rId30"/>
      <w:pgSz w:w="11900" w:h="16840" w:orient="portrait"/>
      <w:pgMar w:top="1440" w:right="560" w:bottom="1440" w:left="1797"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SD" w:author="Shivakumar, Deepthi" w:date="2017-09-14T18:47:00Z" w:id="79">
    <w:p w:rsidR="00804EEF" w:rsidRDefault="00804EEF" w14:paraId="10EA6758" w14:textId="56B32346">
      <w:pPr>
        <w:pStyle w:val="CommentText"/>
        <w:rPr>
          <w:rStyle w:val="CommentReference"/>
        </w:rPr>
      </w:pPr>
      <w:r>
        <w:rPr>
          <w:rStyle w:val="CommentReference"/>
        </w:rPr>
        <w:annotationRef/>
      </w:r>
      <w:r>
        <w:rPr>
          <w:rStyle w:val="CommentReference"/>
        </w:rPr>
        <w:t>Refer this section in migration section for DLS movement.</w:t>
      </w:r>
    </w:p>
    <w:p w:rsidR="00804EEF" w:rsidRDefault="00804EEF" w14:paraId="2D9F6359" w14:textId="77777777">
      <w:pPr>
        <w:pStyle w:val="CommentText"/>
      </w:pPr>
    </w:p>
  </w:comment>
  <w:comment w:initials="SD" w:author="Shivakumar, Deepthi" w:date="2017-09-14T18:49:00Z" w:id="88">
    <w:p w:rsidR="00804EEF" w:rsidRDefault="00804EEF" w14:paraId="315D1B62" w14:textId="1CCA9383">
      <w:pPr>
        <w:pStyle w:val="CommentText"/>
      </w:pPr>
      <w:r>
        <w:rPr>
          <w:rStyle w:val="CommentReference"/>
        </w:rPr>
        <w:annotationRef/>
      </w:r>
      <w:r>
        <w:t>Recommended to use only for china</w:t>
      </w:r>
    </w:p>
  </w:comment>
  <w:comment w:initials="SD" w:author="Shivakumar, Deepthi" w:date="2017-09-14T18:49:00Z" w:id="106">
    <w:p w:rsidR="00804EEF" w:rsidRDefault="00804EEF" w14:paraId="2289D804" w14:textId="57CC764B">
      <w:pPr>
        <w:pStyle w:val="CommentText"/>
      </w:pPr>
      <w:r>
        <w:rPr>
          <w:rStyle w:val="CommentReference"/>
        </w:rPr>
        <w:annotationRef/>
      </w:r>
      <w:r>
        <w:t>Any change here for DLS?</w:t>
      </w:r>
      <w:r w:rsidR="00674E72">
        <w:t xml:space="preserve"> Done</w:t>
      </w:r>
      <w:r w:rsidR="0054259B">
        <w:t xml:space="preserve"> already</w:t>
      </w:r>
      <w:r w:rsidR="00674E72">
        <w:t>. Added DLS theme</w:t>
      </w:r>
    </w:p>
  </w:comment>
  <w:comment w:initials="SD" w:author="Shivakumar, Deepthi" w:date="2017-09-14T18:50:00Z" w:id="109">
    <w:p w:rsidR="00804EEF" w:rsidRDefault="00804EEF" w14:paraId="52E91E52" w14:textId="1DE509A8">
      <w:pPr>
        <w:pStyle w:val="CommentText"/>
      </w:pPr>
      <w:r>
        <w:rPr>
          <w:rStyle w:val="CommentReference"/>
        </w:rPr>
        <w:annotationRef/>
      </w:r>
      <w:r>
        <w:t>Canges are reflecting.</w:t>
      </w:r>
      <w:r w:rsidR="00F90B03">
        <w:t xml:space="preserve"> done</w:t>
      </w:r>
    </w:p>
  </w:comment>
  <w:comment w:initials="SD" w:author="Shivakumar, Deepthi" w:date="2017-09-17T19:54:00Z" w:id="111">
    <w:p w:rsidR="00804EEF" w:rsidRDefault="00804EEF" w14:paraId="7FA2F1F5" w14:textId="33BE26B2">
      <w:pPr>
        <w:pStyle w:val="CommentText"/>
      </w:pPr>
      <w:r>
        <w:t xml:space="preserve">Title </w:t>
      </w:r>
      <w:r>
        <w:rPr>
          <w:rStyle w:val="CommentReference"/>
        </w:rPr>
        <w:annotationRef/>
      </w:r>
      <w:r>
        <w:t>Alignment is missing</w:t>
      </w:r>
      <w:r w:rsidR="00243B1E">
        <w:t>. done</w:t>
      </w:r>
    </w:p>
  </w:comment>
  <w:comment w:initials="SD" w:author="Shivakumar, Deepthi" w:date="2017-09-14T18:51:00Z" w:id="169">
    <w:p w:rsidR="00804EEF" w:rsidRDefault="00804EEF" w14:paraId="5A6EC1C2" w14:textId="0DCB4671">
      <w:pPr>
        <w:pStyle w:val="CommentText"/>
      </w:pPr>
      <w:r>
        <w:rPr>
          <w:rStyle w:val="CommentReference"/>
        </w:rPr>
        <w:annotationRef/>
      </w:r>
      <w:r>
        <w:t>Changes are perfect ? yes</w:t>
      </w:r>
    </w:p>
    <w:p w:rsidR="00804EEF" w:rsidRDefault="00804EEF" w14:paraId="689A9822" w14:textId="77777777">
      <w:pPr>
        <w:pStyle w:val="CommentText"/>
      </w:pPr>
    </w:p>
  </w:comment>
  <w:comment w:initials="SD" w:author="Shivakumar, Deepthi" w:date="2017-09-14T18:44:00Z" w:id="253">
    <w:p w:rsidR="00804EEF" w:rsidRDefault="00804EEF" w14:paraId="24E8CEE5" w14:textId="03F7752F">
      <w:pPr>
        <w:pStyle w:val="CommentText"/>
      </w:pPr>
      <w:r>
        <w:rPr>
          <w:rStyle w:val="CommentReference"/>
        </w:rPr>
        <w:annotationRef/>
      </w:r>
      <w:r>
        <w:t>Please modify the proguard rules, remove unnecessary ones.</w:t>
      </w:r>
    </w:p>
  </w:comment>
  <w:comment w:initials="SD" w:author="Shivakumar, Deepthi" w:date="2017-09-14T18:53:00Z" w:id="263">
    <w:p w:rsidR="00804EEF" w:rsidRDefault="00804EEF" w14:paraId="7C64BAC4" w14:textId="0CCED2BB">
      <w:pPr>
        <w:pStyle w:val="CommentText"/>
      </w:pPr>
      <w:r>
        <w:rPr>
          <w:rStyle w:val="CommentReference"/>
        </w:rPr>
        <w:annotationRef/>
      </w:r>
      <w:r>
        <w:t>Need more clarity in steps</w:t>
      </w:r>
      <w:r w:rsidR="00F21D2E">
        <w:t xml:space="preserve">. Done </w:t>
      </w:r>
    </w:p>
    <w:p w:rsidR="00804EEF" w:rsidRDefault="00804EEF" w14:paraId="732998CD" w14:textId="3F5DF0BB">
      <w:pPr>
        <w:pStyle w:val="CommentText"/>
      </w:pPr>
    </w:p>
  </w:comment>
  <w:comment w:initials="SD" w:author="Shivakumar, Deepthi" w:date="2017-09-14T18:53:00Z" w:id="266">
    <w:p w:rsidR="00804EEF" w:rsidRDefault="00804EEF" w14:paraId="35F4E642" w14:textId="596B7AD2">
      <w:pPr>
        <w:pStyle w:val="CommentText"/>
      </w:pPr>
      <w:r>
        <w:rPr>
          <w:rStyle w:val="CommentReference"/>
        </w:rPr>
        <w:annotationRef/>
      </w:r>
      <w:r>
        <w:t>Add Q for DLS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9F6359" w15:done="0"/>
  <w15:commentEx w15:paraId="315D1B62" w15:done="0"/>
  <w15:commentEx w15:paraId="2289D804" w15:done="0"/>
  <w15:commentEx w15:paraId="52E91E52" w15:done="0"/>
  <w15:commentEx w15:paraId="7FA2F1F5" w15:done="0"/>
  <w15:commentEx w15:paraId="689A9822" w15:done="0"/>
  <w15:commentEx w15:paraId="24E8CEE5" w15:done="0"/>
  <w15:commentEx w15:paraId="732998CD" w15:done="0"/>
  <w15:commentEx w15:paraId="35F4E6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274" w:rsidP="003C4F40" w:rsidRDefault="00016274" w14:paraId="798C1CCF" w14:textId="77777777">
      <w:r>
        <w:separator/>
      </w:r>
    </w:p>
  </w:endnote>
  <w:endnote w:type="continuationSeparator" w:id="0">
    <w:p w:rsidR="00016274" w:rsidP="003C4F40" w:rsidRDefault="00016274" w14:paraId="47E79E5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Menlo">
    <w:altName w:val="Arial"/>
    <w:charset w:val="00"/>
    <w:family w:val="auto"/>
    <w:pitch w:val="variable"/>
    <w:sig w:usb0="E60022FF"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Pr="000737E2" w:rsidR="00804EEF" w:rsidTr="0764CD8C" w14:paraId="264D8EB6" w14:textId="77777777">
      <w:trPr>
        <w:trHeight w:val="227" w:hRule="exact"/>
      </w:trPr>
      <w:tc>
        <w:tcPr>
          <w:tcW w:w="992" w:type="dxa"/>
          <w:tcMar/>
          <w:vAlign w:val="center"/>
        </w:tcPr>
        <w:p w:rsidRPr="000737E2" w:rsidR="00804EEF" w:rsidP="0764CD8C" w:rsidRDefault="00804EEF" w14:paraId="102A2540" w14:textId="77777777" w14:noSpellErr="1">
          <w:pPr>
            <w:jc w:val="right"/>
            <w:rPr>
              <w:rFonts w:eastAsia="Calibri" w:cs="Arial"/>
              <w:sz w:val="16"/>
              <w:szCs w:val="16"/>
            </w:rPr>
          </w:pPr>
          <w:r w:rsidRPr="0764CD8C" w:rsidR="0764CD8C">
            <w:rPr>
              <w:rFonts w:eastAsia="Calibri" w:cs="Arial"/>
              <w:sz w:val="16"/>
              <w:szCs w:val="16"/>
            </w:rPr>
            <w:t>Doc ID:</w:t>
          </w:r>
        </w:p>
      </w:tc>
      <w:tc>
        <w:tcPr>
          <w:tcW w:w="1698" w:type="dxa"/>
          <w:tcMar/>
          <w:vAlign w:val="center"/>
        </w:tcPr>
        <w:p w:rsidRPr="00CA7A9A" w:rsidR="00804EEF" w:rsidP="000737E2" w:rsidRDefault="00804EEF" w14:paraId="1AC43934" w14:textId="77777777" w14:noSpellErr="1">
          <w:r w:rsidRPr="00CA7A9A">
            <w:rPr>
              <w:rFonts w:ascii="Calibri" w:hAnsi="Calibri"/>
              <w:color w:val="000000"/>
              <w:shd w:val="clear" w:color="auto" w:fill="FFFFFF"/>
            </w:rPr>
            <w:t>DCC000008</w:t>
          </w:r>
        </w:p>
        <w:p w:rsidRPr="000737E2" w:rsidR="00804EEF" w:rsidP="000737E2" w:rsidRDefault="00804EEF" w14:paraId="3BE3C41E" w14:textId="3B0A7200">
          <w:pPr>
            <w:rPr>
              <w:rFonts w:ascii="Times New Roman" w:hAnsi="Times New Roman"/>
              <w:szCs w:val="24"/>
            </w:rPr>
          </w:pPr>
        </w:p>
        <w:p w:rsidRPr="000737E2" w:rsidR="00804EEF" w:rsidP="000737E2" w:rsidRDefault="00804EEF" w14:paraId="2BE791C2" w14:textId="77777777">
          <w:pPr>
            <w:rPr>
              <w:rFonts w:eastAsia="Calibri" w:cs="Arial"/>
              <w:sz w:val="16"/>
              <w:szCs w:val="16"/>
            </w:rPr>
          </w:pPr>
        </w:p>
      </w:tc>
      <w:tc>
        <w:tcPr>
          <w:tcW w:w="4431" w:type="dxa"/>
          <w:gridSpan w:val="4"/>
          <w:tcMar/>
          <w:vAlign w:val="center"/>
        </w:tcPr>
        <w:p w:rsidRPr="000737E2" w:rsidR="00804EEF" w:rsidP="0764CD8C" w:rsidRDefault="00804EEF" w14:paraId="6DCF97AA" w14:textId="01A840CC" w14:noSpellErr="1">
          <w:pPr>
            <w:jc w:val="center"/>
            <w:rPr>
              <w:rFonts w:eastAsia="Calibri" w:cs="Arial"/>
              <w:sz w:val="16"/>
              <w:szCs w:val="16"/>
            </w:rPr>
          </w:pPr>
          <w:r w:rsidRPr="0764CD8C" w:rsidR="0764CD8C">
            <w:rPr>
              <w:rFonts w:eastAsia="Calibri" w:cs="Arial"/>
              <w:sz w:val="16"/>
              <w:szCs w:val="16"/>
            </w:rPr>
            <w:t xml:space="preserve">Document title: Software </w:t>
          </w:r>
          <w:r w:rsidRPr="0764CD8C" w:rsidR="0764CD8C">
            <w:rPr>
              <w:rFonts w:eastAsia="Calibri" w:cs="Arial"/>
              <w:sz w:val="16"/>
              <w:szCs w:val="16"/>
            </w:rPr>
            <w:t>Integration Guide</w:t>
          </w:r>
        </w:p>
      </w:tc>
      <w:tc>
        <w:tcPr>
          <w:tcW w:w="963" w:type="dxa"/>
          <w:tcMar/>
          <w:vAlign w:val="center"/>
        </w:tcPr>
        <w:p w:rsidRPr="000737E2" w:rsidR="00804EEF" w:rsidP="0764CD8C" w:rsidRDefault="00804EEF" w14:paraId="4FFA4CF1" w14:textId="77777777" w14:noSpellErr="1">
          <w:pPr>
            <w:jc w:val="right"/>
            <w:rPr>
              <w:rFonts w:eastAsia="Calibri" w:cs="Arial"/>
              <w:sz w:val="16"/>
              <w:szCs w:val="16"/>
            </w:rPr>
          </w:pPr>
          <w:r w:rsidRPr="0764CD8C" w:rsidR="0764CD8C">
            <w:rPr>
              <w:rFonts w:eastAsia="Calibri" w:cs="Arial"/>
              <w:sz w:val="16"/>
              <w:szCs w:val="16"/>
            </w:rPr>
            <w:t>Author:</w:t>
          </w:r>
        </w:p>
      </w:tc>
      <w:tc>
        <w:tcPr>
          <w:tcW w:w="1839" w:type="dxa"/>
          <w:tcMar/>
          <w:vAlign w:val="center"/>
        </w:tcPr>
        <w:p w:rsidRPr="000737E2" w:rsidR="00804EEF" w:rsidP="0764CD8C" w:rsidRDefault="00804EEF" w14:paraId="5066A0E0" w14:textId="77777777">
          <w:pPr>
            <w:rPr>
              <w:rFonts w:eastAsia="Calibri" w:cs="Arial"/>
              <w:sz w:val="16"/>
              <w:szCs w:val="16"/>
              <w:lang w:val="nl-NL"/>
            </w:rPr>
          </w:pPr>
          <w:proofErr w:type="spellStart"/>
          <w:r w:rsidRPr="0764CD8C" w:rsidR="0764CD8C">
            <w:rPr>
              <w:rFonts w:eastAsia="Calibri" w:cs="Arial"/>
              <w:sz w:val="16"/>
              <w:szCs w:val="16"/>
              <w:lang w:val="nl-NL"/>
            </w:rPr>
            <w:t>Sampath</w:t>
          </w:r>
          <w:proofErr w:type="spellEnd"/>
          <w:r w:rsidRPr="0764CD8C" w:rsidR="0764CD8C">
            <w:rPr>
              <w:rFonts w:eastAsia="Calibri" w:cs="Arial"/>
              <w:sz w:val="16"/>
              <w:szCs w:val="16"/>
              <w:lang w:val="nl-NL"/>
            </w:rPr>
            <w:t xml:space="preserve"> </w:t>
          </w:r>
          <w:proofErr w:type="spellStart"/>
          <w:r w:rsidRPr="0764CD8C" w:rsidR="0764CD8C">
            <w:rPr>
              <w:rFonts w:eastAsia="Calibri" w:cs="Arial"/>
              <w:sz w:val="16"/>
              <w:szCs w:val="16"/>
              <w:lang w:val="nl-NL"/>
            </w:rPr>
            <w:t>Kumar</w:t>
          </w:r>
          <w:proofErr w:type="spellEnd"/>
        </w:p>
        <w:p w:rsidRPr="000737E2" w:rsidR="00804EEF" w:rsidP="000737E2" w:rsidRDefault="00804EEF" w14:paraId="0C369DBA" w14:textId="77777777">
          <w:pPr>
            <w:rPr>
              <w:rFonts w:eastAsia="Calibri" w:cs="Arial"/>
              <w:sz w:val="16"/>
              <w:szCs w:val="16"/>
            </w:rPr>
          </w:pPr>
        </w:p>
      </w:tc>
    </w:tr>
    <w:tr w:rsidRPr="000737E2" w:rsidR="00804EEF" w:rsidTr="0764CD8C" w14:paraId="05FF69EE" w14:textId="77777777">
      <w:trPr>
        <w:trHeight w:val="397" w:hRule="exact"/>
      </w:trPr>
      <w:tc>
        <w:tcPr>
          <w:tcW w:w="992" w:type="dxa"/>
          <w:tcMar/>
          <w:vAlign w:val="center"/>
        </w:tcPr>
        <w:p w:rsidRPr="000737E2" w:rsidR="00804EEF" w:rsidP="0764CD8C" w:rsidRDefault="00804EEF" w14:paraId="0868A10E" w14:textId="77777777" w14:noSpellErr="1">
          <w:pPr>
            <w:jc w:val="right"/>
            <w:rPr>
              <w:rFonts w:eastAsia="Calibri" w:cs="Arial"/>
              <w:sz w:val="16"/>
              <w:szCs w:val="16"/>
            </w:rPr>
          </w:pPr>
          <w:r w:rsidRPr="0764CD8C" w:rsidR="0764CD8C">
            <w:rPr>
              <w:rFonts w:eastAsia="Calibri" w:cs="Arial"/>
              <w:sz w:val="16"/>
              <w:szCs w:val="16"/>
            </w:rPr>
            <w:t>Version:</w:t>
          </w:r>
        </w:p>
      </w:tc>
      <w:tc>
        <w:tcPr>
          <w:tcW w:w="1698" w:type="dxa"/>
          <w:tcMar/>
          <w:vAlign w:val="center"/>
        </w:tcPr>
        <w:p w:rsidRPr="000737E2" w:rsidR="00804EEF" w:rsidP="0764CD8C" w:rsidRDefault="00804EEF" w14:paraId="30F74DC2" w14:textId="697346D3">
          <w:pPr>
            <w:rPr>
              <w:rFonts w:eastAsia="Calibri" w:cs="Arial"/>
              <w:sz w:val="16"/>
              <w:szCs w:val="16"/>
            </w:rPr>
          </w:pPr>
          <w:r>
            <w:rPr>
              <w:rFonts w:eastAsia="Calibri" w:cs="Arial"/>
              <w:sz w:val="16"/>
              <w:szCs w:val="16"/>
            </w:rPr>
            <w:t>2.</w:t>
          </w:r>
          <w:ins w:author="Kumar, Sampath" w:date="2017-09-14T15:51:00Z" w:id="323">
            <w:r>
              <w:rPr>
                <w:rFonts w:eastAsia="Calibri" w:cs="Arial"/>
                <w:sz w:val="16"/>
                <w:szCs w:val="16"/>
              </w:rPr>
              <w:t>7</w:t>
            </w:r>
          </w:ins>
          <w:del w:author="Kumar, Sampath" w:date="2017-09-14T15:51:00Z" w:id="324">
            <w:r w:rsidDel="00133D0D">
              <w:rPr>
                <w:rFonts w:eastAsia="Calibri" w:cs="Arial"/>
                <w:sz w:val="16"/>
                <w:szCs w:val="16"/>
              </w:rPr>
              <w:delText>6</w:delText>
            </w:r>
          </w:del>
          <w:r w:rsidRPr="000737E2">
            <w:rPr>
              <w:rFonts w:eastAsia="Calibri" w:cs="Arial"/>
              <w:sz w:val="16"/>
              <w:szCs w:val="16"/>
            </w:rPr>
            <w:t>.0</w:t>
          </w:r>
        </w:p>
      </w:tc>
      <w:tc>
        <w:tcPr>
          <w:tcW w:w="4431" w:type="dxa"/>
          <w:gridSpan w:val="4"/>
          <w:tcMar/>
          <w:vAlign w:val="center"/>
        </w:tcPr>
        <w:p w:rsidRPr="000737E2" w:rsidR="00804EEF" w:rsidP="0764CD8C" w:rsidRDefault="00804EEF" w14:paraId="1A6EE3BF" w14:textId="24A4BAC1" w14:noSpellErr="1">
          <w:pPr>
            <w:jc w:val="center"/>
            <w:rPr>
              <w:rFonts w:eastAsia="Calibri" w:cs="Arial"/>
              <w:sz w:val="16"/>
              <w:szCs w:val="16"/>
            </w:rPr>
          </w:pPr>
          <w:r w:rsidRPr="0764CD8C" w:rsidR="0764CD8C">
            <w:rPr>
              <w:rFonts w:eastAsia="Calibri"/>
              <w:sz w:val="16"/>
              <w:szCs w:val="16"/>
            </w:rPr>
            <w:t>Integration document for Consumer Care</w:t>
          </w:r>
        </w:p>
      </w:tc>
      <w:tc>
        <w:tcPr>
          <w:tcW w:w="963" w:type="dxa"/>
          <w:tcMar/>
          <w:vAlign w:val="center"/>
        </w:tcPr>
        <w:p w:rsidRPr="000737E2" w:rsidR="00804EEF" w:rsidP="0764CD8C" w:rsidRDefault="00804EEF" w14:paraId="2B23C8D1" w14:textId="77777777" w14:noSpellErr="1">
          <w:pPr>
            <w:jc w:val="right"/>
            <w:rPr>
              <w:rFonts w:eastAsia="Calibri" w:cs="Arial"/>
              <w:sz w:val="16"/>
              <w:szCs w:val="16"/>
            </w:rPr>
          </w:pPr>
          <w:r w:rsidRPr="0764CD8C" w:rsidR="0764CD8C">
            <w:rPr>
              <w:rFonts w:eastAsia="Calibri" w:cs="Arial"/>
              <w:sz w:val="16"/>
              <w:szCs w:val="16"/>
            </w:rPr>
            <w:t>Approver:</w:t>
          </w:r>
        </w:p>
      </w:tc>
      <w:tc>
        <w:tcPr>
          <w:tcW w:w="1839" w:type="dxa"/>
          <w:tcMar/>
          <w:vAlign w:val="center"/>
        </w:tcPr>
        <w:p w:rsidRPr="000737E2" w:rsidR="00804EEF" w:rsidP="0764CD8C" w:rsidRDefault="00804EEF" w14:paraId="16DBB6C5" w14:textId="77777777" w14:noSpellErr="1">
          <w:pPr>
            <w:rPr>
              <w:rFonts w:eastAsia="Calibri" w:cs="Arial"/>
              <w:sz w:val="16"/>
              <w:szCs w:val="16"/>
              <w:lang w:val="nl-NL"/>
            </w:rPr>
          </w:pPr>
          <w:r w:rsidRPr="0764CD8C" w:rsidR="0764CD8C">
            <w:rPr>
              <w:rFonts w:eastAsia="Calibri" w:cs="Arial"/>
              <w:sz w:val="16"/>
              <w:szCs w:val="16"/>
            </w:rPr>
            <w:t>Deepthi Shivakumar</w:t>
          </w:r>
        </w:p>
      </w:tc>
    </w:tr>
    <w:tr w:rsidRPr="000737E2" w:rsidR="00804EEF" w:rsidTr="0764CD8C" w14:paraId="03317C39" w14:textId="77777777">
      <w:trPr>
        <w:trHeight w:val="397" w:hRule="exact"/>
      </w:trPr>
      <w:tc>
        <w:tcPr>
          <w:tcW w:w="992" w:type="dxa"/>
          <w:tcMar/>
          <w:vAlign w:val="center"/>
        </w:tcPr>
        <w:p w:rsidRPr="000737E2" w:rsidR="00804EEF" w:rsidP="0764CD8C" w:rsidRDefault="00804EEF" w14:paraId="328F7214" w14:textId="77777777" w14:noSpellErr="1">
          <w:pPr>
            <w:jc w:val="right"/>
            <w:rPr>
              <w:rFonts w:eastAsia="Calibri" w:cs="Arial"/>
              <w:sz w:val="16"/>
              <w:szCs w:val="16"/>
            </w:rPr>
          </w:pPr>
          <w:r w:rsidRPr="0764CD8C" w:rsidR="0764CD8C">
            <w:rPr>
              <w:rFonts w:eastAsia="Calibri" w:cs="Arial"/>
              <w:sz w:val="16"/>
              <w:szCs w:val="16"/>
            </w:rPr>
            <w:t>Status:</w:t>
          </w:r>
        </w:p>
      </w:tc>
      <w:tc>
        <w:tcPr>
          <w:tcW w:w="1698" w:type="dxa"/>
          <w:tcMar/>
          <w:vAlign w:val="center"/>
        </w:tcPr>
        <w:p w:rsidRPr="000737E2" w:rsidR="00804EEF" w:rsidP="0764CD8C" w:rsidRDefault="00804EEF" w14:paraId="44183FF5" w14:textId="20FE0B64" w14:noSpellErr="1">
          <w:pPr>
            <w:rPr>
              <w:rFonts w:eastAsia="Calibri" w:cs="Arial"/>
              <w:sz w:val="16"/>
              <w:szCs w:val="16"/>
            </w:rPr>
          </w:pPr>
          <w:r w:rsidRPr="0764CD8C" w:rsidR="0764CD8C">
            <w:rPr>
              <w:rFonts w:eastAsia="Calibri" w:cs="Arial"/>
              <w:sz w:val="16"/>
              <w:szCs w:val="16"/>
            </w:rPr>
            <w:t>Draft</w:t>
          </w:r>
        </w:p>
      </w:tc>
      <w:tc>
        <w:tcPr>
          <w:tcW w:w="1162" w:type="dxa"/>
          <w:tcMar/>
          <w:vAlign w:val="center"/>
        </w:tcPr>
        <w:p w:rsidRPr="000737E2" w:rsidR="00804EEF" w:rsidP="0764CD8C" w:rsidRDefault="00804EEF" w14:paraId="715A79E9" w14:textId="77777777" w14:noSpellErr="1">
          <w:pPr>
            <w:jc w:val="right"/>
            <w:rPr>
              <w:rFonts w:eastAsia="Calibri" w:cs="Arial"/>
              <w:sz w:val="16"/>
              <w:szCs w:val="16"/>
            </w:rPr>
          </w:pPr>
          <w:r w:rsidRPr="0764CD8C" w:rsidR="0764CD8C">
            <w:rPr>
              <w:rFonts w:eastAsia="Calibri" w:cs="Arial"/>
              <w:sz w:val="16"/>
              <w:szCs w:val="16"/>
            </w:rPr>
            <w:t xml:space="preserve">Template ID: </w:t>
          </w:r>
        </w:p>
      </w:tc>
      <w:tc>
        <w:tcPr>
          <w:tcW w:w="1706" w:type="dxa"/>
          <w:tcMar/>
          <w:vAlign w:val="center"/>
        </w:tcPr>
        <w:p w:rsidRPr="000737E2" w:rsidR="00804EEF" w:rsidP="0764CD8C" w:rsidRDefault="00804EEF" w14:paraId="3703CCAB" w14:textId="77777777" w14:noSpellErr="1">
          <w:pPr>
            <w:rPr>
              <w:rFonts w:eastAsia="Calibri" w:cs="Arial"/>
              <w:sz w:val="16"/>
              <w:szCs w:val="16"/>
            </w:rPr>
          </w:pPr>
          <w:r w:rsidRPr="0764CD8C" w:rsidR="0764CD8C">
            <w:rPr>
              <w:rFonts w:eastAsia="Calibri" w:cs="Arial"/>
              <w:sz w:val="16"/>
              <w:szCs w:val="16"/>
            </w:rPr>
            <w:t>CDPP-T-03000013</w:t>
          </w:r>
        </w:p>
      </w:tc>
      <w:tc>
        <w:tcPr>
          <w:tcW w:w="992" w:type="dxa"/>
          <w:tcMar/>
          <w:vAlign w:val="center"/>
        </w:tcPr>
        <w:p w:rsidRPr="000737E2" w:rsidR="00804EEF" w:rsidP="0764CD8C" w:rsidRDefault="00804EEF" w14:paraId="27CF7AB0" w14:textId="77777777" w14:noSpellErr="1">
          <w:pPr>
            <w:rPr>
              <w:rFonts w:eastAsia="Calibri" w:cs="Arial"/>
              <w:sz w:val="16"/>
              <w:szCs w:val="16"/>
            </w:rPr>
          </w:pPr>
          <w:r w:rsidRPr="0764CD8C" w:rsidR="0764CD8C">
            <w:rPr>
              <w:rFonts w:eastAsia="Calibri" w:cs="Arial"/>
              <w:sz w:val="16"/>
              <w:szCs w:val="16"/>
            </w:rPr>
            <w:t>Template version:</w:t>
          </w:r>
        </w:p>
      </w:tc>
      <w:tc>
        <w:tcPr>
          <w:tcW w:w="571" w:type="dxa"/>
          <w:tcMar/>
          <w:vAlign w:val="center"/>
        </w:tcPr>
        <w:p w:rsidRPr="000737E2" w:rsidR="00804EEF" w:rsidP="000737E2" w:rsidRDefault="00804EEF" w14:paraId="5DA27F1D" w14:textId="77777777">
          <w:pPr>
            <w:rPr>
              <w:rFonts w:eastAsia="Calibri" w:cs="Arial"/>
              <w:sz w:val="16"/>
              <w:szCs w:val="16"/>
            </w:rPr>
          </w:pPr>
          <w:r w:rsidRPr="000737E2">
            <w:rPr>
              <w:rFonts w:eastAsia="Calibri" w:cs="Arial"/>
              <w:sz w:val="16"/>
              <w:szCs w:val="16"/>
            </w:rPr>
            <w:t>1.0</w:t>
          </w:r>
        </w:p>
      </w:tc>
      <w:tc>
        <w:tcPr>
          <w:tcW w:w="963" w:type="dxa"/>
          <w:tcMar/>
          <w:vAlign w:val="center"/>
        </w:tcPr>
        <w:p w:rsidRPr="000737E2" w:rsidR="00804EEF" w:rsidP="0764CD8C" w:rsidRDefault="00804EEF" w14:paraId="3DF358D2" w14:textId="77777777" w14:noSpellErr="1">
          <w:pPr>
            <w:jc w:val="right"/>
            <w:rPr>
              <w:rFonts w:eastAsia="Calibri" w:cs="Arial"/>
              <w:sz w:val="16"/>
              <w:szCs w:val="16"/>
            </w:rPr>
          </w:pPr>
          <w:r w:rsidRPr="0764CD8C" w:rsidR="0764CD8C">
            <w:rPr>
              <w:rFonts w:eastAsia="Calibri" w:cs="Arial"/>
              <w:sz w:val="16"/>
              <w:szCs w:val="16"/>
            </w:rPr>
            <w:t>Page:</w:t>
          </w:r>
        </w:p>
      </w:tc>
      <w:tc>
        <w:tcPr>
          <w:tcW w:w="1839" w:type="dxa"/>
          <w:tcMar/>
          <w:vAlign w:val="center"/>
        </w:tcPr>
        <w:p w:rsidRPr="000737E2" w:rsidR="00804EEF" w:rsidP="0764CD8C" w:rsidRDefault="00804EEF" w14:paraId="3BA34F99" w14:textId="161B94FB" w14:noSpellErr="1">
          <w:pPr>
            <w:rPr>
              <w:rFonts w:eastAsia="Calibri" w:cs="Arial"/>
              <w:sz w:val="16"/>
              <w:szCs w:val="16"/>
            </w:rPr>
          </w:pPr>
          <w:r w:rsidRPr="0764CD8C">
            <w:rPr>
              <w:rFonts w:eastAsia="Calibri" w:cs="Arial"/>
              <w:noProof/>
              <w:sz w:val="16"/>
              <w:szCs w:val="16"/>
            </w:rPr>
            <w:fldChar w:fldCharType="begin"/>
          </w:r>
          <w:r w:rsidRPr="0764CD8C">
            <w:rPr>
              <w:rFonts w:eastAsia="Calibri" w:cs="Arial"/>
              <w:noProof/>
              <w:sz w:val="16"/>
              <w:szCs w:val="16"/>
            </w:rPr>
            <w:instrText xml:space="preserve"> PAGE   \* MERGEFORMAT </w:instrText>
          </w:r>
          <w:r w:rsidRPr="0764CD8C">
            <w:rPr>
              <w:rFonts w:eastAsia="Calibri" w:cs="Arial"/>
              <w:noProof/>
              <w:sz w:val="16"/>
              <w:szCs w:val="16"/>
            </w:rPr>
            <w:fldChar w:fldCharType="separate"/>
          </w:r>
          <w:r w:rsidRPr="0764CD8C" w:rsidR="0764CD8C">
            <w:rPr>
              <w:rFonts w:eastAsia="Calibri" w:cs="Arial"/>
              <w:noProof/>
              <w:sz w:val="16"/>
              <w:szCs w:val="16"/>
            </w:rPr>
            <w:t>23</w:t>
          </w:r>
          <w:r w:rsidRPr="0764CD8C">
            <w:rPr>
              <w:rFonts w:eastAsia="Calibri" w:cs="Arial"/>
              <w:noProof/>
              <w:sz w:val="16"/>
              <w:szCs w:val="16"/>
            </w:rPr>
            <w:fldChar w:fldCharType="end"/>
          </w:r>
          <w:r w:rsidRPr="0764CD8C" w:rsidR="0764CD8C">
            <w:rPr>
              <w:rFonts w:eastAsia="Calibri" w:cs="Arial"/>
              <w:sz w:val="16"/>
              <w:szCs w:val="16"/>
            </w:rPr>
            <w:t xml:space="preserve"> of </w:t>
          </w:r>
          <w:r w:rsidRPr="0764CD8C">
            <w:rPr>
              <w:rFonts w:eastAsia="Calibri"/>
              <w:noProof/>
              <w:sz w:val="16"/>
              <w:szCs w:val="16"/>
            </w:rPr>
            <w:fldChar w:fldCharType="begin"/>
          </w:r>
          <w:r w:rsidRPr="0764CD8C">
            <w:rPr>
              <w:rFonts w:eastAsia="Calibri"/>
              <w:noProof/>
              <w:sz w:val="16"/>
              <w:szCs w:val="16"/>
            </w:rPr>
            <w:instrText xml:space="preserve"> NUMPAGES  \* Arabic  \* MERGEFORMAT </w:instrText>
          </w:r>
          <w:r w:rsidRPr="0764CD8C">
            <w:rPr>
              <w:rFonts w:eastAsia="Calibri"/>
              <w:noProof/>
              <w:sz w:val="16"/>
              <w:szCs w:val="16"/>
            </w:rPr>
            <w:fldChar w:fldCharType="separate"/>
          </w:r>
          <w:r w:rsidRPr="0764CD8C" w:rsidR="0764CD8C">
            <w:rPr>
              <w:rFonts w:eastAsia="Calibri"/>
              <w:noProof/>
              <w:sz w:val="16"/>
              <w:szCs w:val="16"/>
            </w:rPr>
            <w:t>26</w:t>
          </w:r>
          <w:r w:rsidRPr="0764CD8C">
            <w:rPr>
              <w:rFonts w:eastAsia="Calibri"/>
              <w:noProof/>
              <w:sz w:val="16"/>
              <w:szCs w:val="16"/>
            </w:rPr>
            <w:fldChar w:fldCharType="end"/>
          </w:r>
        </w:p>
      </w:tc>
    </w:tr>
  </w:tbl>
  <w:p w:rsidRPr="003C4F40" w:rsidR="00804EEF" w:rsidP="000C6EC5" w:rsidRDefault="00804EEF" w14:paraId="66BBB41D" w14:textId="4C2D7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274" w:rsidP="003C4F40" w:rsidRDefault="00016274" w14:paraId="4DD89F64" w14:textId="77777777">
      <w:r>
        <w:separator/>
      </w:r>
    </w:p>
  </w:footnote>
  <w:footnote w:type="continuationSeparator" w:id="0">
    <w:p w:rsidR="00016274" w:rsidP="003C4F40" w:rsidRDefault="00016274" w14:paraId="44EFE6D5"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C4F40" w:rsidR="00804EEF" w:rsidP="0764CD8C" w:rsidRDefault="00804EEF" w14:paraId="32E32866" w14:textId="2C7AE07D" w14:noSpellErr="1">
    <w:pPr>
      <w:pStyle w:val="Header"/>
      <w:tabs>
        <w:tab w:val="left" w:pos="5140"/>
      </w:tabs>
      <w:rPr>
        <w:rFonts w:cs="Arial"/>
        <w:sz w:val="20"/>
        <w:szCs w:val="20"/>
      </w:rPr>
    </w:pPr>
    <w:r w:rsidRPr="0764CD8C">
      <w:rPr>
        <w:rFonts w:cs="Arial"/>
        <w:b w:val="1"/>
        <w:bCs w:val="1"/>
        <w:color w:val="4F81BD" w:themeColor="accent1"/>
        <w:sz w:val="36"/>
        <w:szCs w:val="36"/>
      </w:rPr>
      <w:t xml:space="preserve">Integration document for </w:t>
    </w:r>
    <w:ins w:author="Shivakumar, Deepthi" w:date="2017-09-14T18:39:00Z" w:id="315">
      <w:r w:rsidRPr="0764CD8C">
        <w:rPr>
          <w:rFonts w:cs="Arial"/>
          <w:b w:val="1"/>
          <w:bCs w:val="1"/>
          <w:color w:val="4F81BD" w:themeColor="accent1"/>
          <w:sz w:val="36"/>
          <w:szCs w:val="36"/>
        </w:rPr>
        <w:t xml:space="preserve">Digital </w:t>
      </w:r>
    </w:ins>
    <w:r w:rsidRPr="0764CD8C">
      <w:rPr>
        <w:rFonts w:cs="Arial"/>
        <w:b w:val="1"/>
        <w:bCs w:val="1"/>
        <w:color w:val="4F81BD" w:themeColor="accent1"/>
        <w:sz w:val="36"/>
        <w:szCs w:val="36"/>
      </w:rPr>
      <w:t>Consumer Care</w:t>
    </w:r>
    <w:r w:rsidRPr="00CA7A9A">
      <w:rPr>
        <w:rFonts w:cs="Arial"/>
        <w:b/>
        <w:color w:val="4F81BD" w:themeColor="accent1"/>
        <w:sz w:val="36"/>
        <w:szCs w:val="36"/>
      </w:rPr>
      <w:tab/>
    </w:r>
    <w:ins w:author="Shivakumar, Deepthi" w:date="2017-09-14T18:40:00Z" w:id="316">
      <w:r w:rsidRPr="0764CD8C">
        <w:rPr>
          <w:rFonts w:cs="Arial"/>
          <w:b w:val="1"/>
          <w:bCs w:val="1"/>
          <w:color w:val="4F81BD" w:themeColor="accent1"/>
          <w:sz w:val="36"/>
          <w:szCs w:val="36"/>
        </w:rPr>
        <w:t xml:space="preserve">  </w:t>
      </w:r>
    </w:ins>
    <w:r w:rsidRPr="0764CD8C">
      <w:rPr>
        <w:rFonts w:cs="Arial"/>
        <w:sz w:val="20"/>
        <w:szCs w:val="20"/>
      </w:rPr>
      <w:t>Version 1.0</w:t>
    </w:r>
  </w:p>
  <w:p w:rsidRPr="003C4F40" w:rsidR="00804EEF" w:rsidP="0764CD8C" w:rsidRDefault="00804EEF" w14:paraId="4F918DBF" w14:textId="2C984C42">
    <w:pPr>
      <w:pStyle w:val="Header"/>
      <w:rPr>
        <w:rFonts w:cs="Arial"/>
        <w:sz w:val="20"/>
        <w:szCs w:val="20"/>
      </w:rPr>
    </w:pPr>
    <w:ins w:author="Shivakumar, Deepthi" w:date="2017-09-14T18:40:00Z" w:id="317">
      <w:r w:rsidRPr="0764CD8C">
        <w:rPr>
          <w:rFonts w:cs="Arial"/>
          <w:sz w:val="20"/>
          <w:szCs w:val="20"/>
        </w:rPr>
        <w:t xml:space="preserve">                                                                                                                                                        </w:t>
      </w:r>
    </w:ins>
    <w:del w:author="Shivakumar, Deepthi" w:date="2017-09-14T18:40:00Z" w:id="318">
      <w:r w:rsidDel="00C92CE3">
        <w:rPr>
          <w:rFonts w:cs="Arial"/>
          <w:sz w:val="20"/>
        </w:rPr>
        <w:tab/>
      </w:r>
      <w:r w:rsidDel="00C92CE3">
        <w:rPr>
          <w:rFonts w:cs="Arial"/>
          <w:sz w:val="20"/>
        </w:rPr>
        <w:tab/>
      </w:r>
    </w:del>
    <w:ins w:author="Kumar, Sampath" w:date="2017-09-14T15:51:00Z" w:id="319">
      <w:r w:rsidRPr="0764CD8C">
        <w:rPr>
          <w:rFonts w:cs="Arial"/>
          <w:sz w:val="20"/>
          <w:szCs w:val="20"/>
        </w:rPr>
        <w:t>14</w:t>
      </w:r>
    </w:ins>
    <w:del w:author="Kumar, Sampath" w:date="2017-09-14T15:51:00Z" w:id="320">
      <w:r w:rsidDel="00133D0D">
        <w:rPr>
          <w:rFonts w:cs="Arial"/>
          <w:sz w:val="20"/>
        </w:rPr>
        <w:delText>06</w:delText>
      </w:r>
    </w:del>
    <w:r w:rsidRPr="0764CD8C">
      <w:rPr>
        <w:rFonts w:cs="Arial"/>
        <w:sz w:val="20"/>
        <w:szCs w:val="20"/>
      </w:rPr>
      <w:t>-0</w:t>
    </w:r>
    <w:ins w:author="Kumar, Sampath" w:date="2017-09-14T15:51:00Z" w:id="321">
      <w:r w:rsidRPr="0764CD8C">
        <w:rPr>
          <w:rFonts w:cs="Arial"/>
          <w:sz w:val="20"/>
          <w:szCs w:val="20"/>
        </w:rPr>
        <w:t>9</w:t>
      </w:r>
    </w:ins>
    <w:del w:author="Kumar, Sampath" w:date="2017-09-14T15:51:00Z" w:id="322">
      <w:r w:rsidDel="00133D0D">
        <w:rPr>
          <w:rFonts w:cs="Arial"/>
          <w:sz w:val="20"/>
        </w:rPr>
        <w:delText>7</w:delText>
      </w:r>
    </w:del>
    <w:r w:rsidRPr="0764CD8C">
      <w:rPr>
        <w:rFonts w:cs="Arial"/>
        <w:sz w:val="20"/>
        <w:szCs w:val="20"/>
      </w:rPr>
      <w:t>-2017</w:t>
    </w:r>
  </w:p>
  <w:p w:rsidRPr="003C4F40" w:rsidR="00804EEF" w:rsidRDefault="00804EEF" w14:paraId="1DF7B72C"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F072E05"/>
    <w:multiLevelType w:val="hybridMultilevel"/>
    <w:tmpl w:val="DAB62A28"/>
    <w:lvl w:ilvl="0" w:tplc="BA3654FA">
      <w:start w:val="1"/>
      <w:numFmt w:val="decimal"/>
      <w:lvlText w:val="%1."/>
      <w:lvlJc w:val="left"/>
      <w:pPr>
        <w:ind w:left="360" w:hanging="360"/>
      </w:pPr>
      <w:rPr>
        <w:rFonts w:hint="default" w:ascii="Arial" w:hAnsi="Arial" w:cs="Arial"/>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15:restartNumberingAfterBreak="0">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9">
    <w:abstractNumId w:val="17"/>
  </w:num>
  <w:num w:numId="1">
    <w:abstractNumId w:val="0"/>
  </w:num>
  <w:num w:numId="2">
    <w:abstractNumId w:val="3"/>
  </w:num>
  <w:num w:numId="3">
    <w:abstractNumId w:val="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 w:numId="13">
    <w:abstractNumId w:val="13"/>
  </w:num>
  <w:num w:numId="14">
    <w:abstractNumId w:val="15"/>
  </w:num>
  <w:num w:numId="15">
    <w:abstractNumId w:val="7"/>
  </w:num>
  <w:num w:numId="16">
    <w:abstractNumId w:val="8"/>
  </w:num>
  <w:num w:numId="17">
    <w:abstractNumId w:val="0"/>
    <w:lvlOverride w:ilvl="0">
      <w:startOverride w:val="7"/>
    </w:lvlOverride>
    <w:lvlOverride w:ilvl="1">
      <w:startOverride w:val="3"/>
    </w:lvlOverride>
  </w:num>
  <w:num w:numId="18">
    <w:abstractNumId w:val="10"/>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umar, Sampath">
    <w15:presenceInfo w15:providerId="None" w15:userId="Kumar, Sampath"/>
  </w15:person>
  <w15:person w15:author="Shivakumar, Deepthi">
    <w15:presenceInfo w15:providerId="None" w15:userId="Shivakumar, Deepthi"/>
  </w15:person>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hideGrammaticalErrors/>
  <w:activeWritingStyle w:lang="fr-FR" w:vendorID="64" w:dllVersion="6" w:nlCheck="1" w:checkStyle="1" w:appName="MSWord"/>
  <w:activeWritingStyle w:lang="en-US" w:vendorID="64" w:dllVersion="6" w:nlCheck="1" w:checkStyle="1" w:appName="MSWord"/>
  <w:activeWritingStyle w:lang="en-GB" w:vendorID="64" w:dllVersion="6" w:nlCheck="1" w:checkStyle="1" w:appName="MSWord"/>
  <w:activeWritingStyle w:lang="en-IN" w:vendorID="64" w:dllVersion="6" w:nlCheck="1" w:checkStyle="1" w:appName="MSWord"/>
  <w:activeWritingStyle w:lang="en-US" w:vendorID="64" w:dllVersion="0" w:nlCheck="1" w:checkStyle="0" w:appName="MSWord"/>
  <w:activeWritingStyle w:lang="fr-FR" w:vendorID="64" w:dllVersion="0" w:nlCheck="1" w:checkStyle="0" w:appName="MSWord"/>
  <w:activeWritingStyle w:lang="en-GB" w:vendorID="64" w:dllVersion="0" w:nlCheck="1" w:checkStyle="0" w:appName="MSWord"/>
  <w:activeWritingStyle w:lang="nl-NL" w:vendorID="64" w:dllVersion="0" w:nlCheck="1" w:checkStyle="0" w:appName="MSWord"/>
  <w:activeWritingStyle w:lang="en-US" w:vendorID="64" w:dllVersion="131078" w:nlCheck="1" w:checkStyle="1" w:appName="MSWord"/>
  <w:activeWritingStyle w:lang="fr-FR" w:vendorID="64" w:dllVersion="131078" w:nlCheck="1" w:checkStyle="1" w:appName="MSWord"/>
  <w:activeWritingStyle w:lang="en-GB" w:vendorID="64" w:dllVersion="131078" w:nlCheck="1" w:checkStyle="1" w:appName="MSWord"/>
  <w:activeWritingStyle w:lang="en-IN" w:vendorID="64" w:dllVersion="131078" w:nlCheck="1" w:checkStyle="1" w:appName="MSWord"/>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40"/>
    <w:rsid w:val="0000495B"/>
    <w:rsid w:val="000071E1"/>
    <w:rsid w:val="0000765F"/>
    <w:rsid w:val="00010061"/>
    <w:rsid w:val="00010AAE"/>
    <w:rsid w:val="00016274"/>
    <w:rsid w:val="000173FB"/>
    <w:rsid w:val="000303FE"/>
    <w:rsid w:val="00043B7F"/>
    <w:rsid w:val="00044690"/>
    <w:rsid w:val="00046B99"/>
    <w:rsid w:val="0005093C"/>
    <w:rsid w:val="00051E5E"/>
    <w:rsid w:val="00057DBC"/>
    <w:rsid w:val="00060A0C"/>
    <w:rsid w:val="000621EF"/>
    <w:rsid w:val="00062842"/>
    <w:rsid w:val="00062DE3"/>
    <w:rsid w:val="00064445"/>
    <w:rsid w:val="000674AC"/>
    <w:rsid w:val="00072376"/>
    <w:rsid w:val="000737E2"/>
    <w:rsid w:val="00076B0C"/>
    <w:rsid w:val="000776BB"/>
    <w:rsid w:val="000813DE"/>
    <w:rsid w:val="000819CC"/>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265C"/>
    <w:rsid w:val="000E4768"/>
    <w:rsid w:val="00100E4C"/>
    <w:rsid w:val="00102891"/>
    <w:rsid w:val="0011150A"/>
    <w:rsid w:val="00116FD5"/>
    <w:rsid w:val="00126844"/>
    <w:rsid w:val="00127E0E"/>
    <w:rsid w:val="00131774"/>
    <w:rsid w:val="00133D0D"/>
    <w:rsid w:val="00140F5B"/>
    <w:rsid w:val="00142164"/>
    <w:rsid w:val="0014354F"/>
    <w:rsid w:val="00143C78"/>
    <w:rsid w:val="001467AE"/>
    <w:rsid w:val="00150F04"/>
    <w:rsid w:val="00151D68"/>
    <w:rsid w:val="00152907"/>
    <w:rsid w:val="001536F8"/>
    <w:rsid w:val="00154DB4"/>
    <w:rsid w:val="001574CE"/>
    <w:rsid w:val="00173C5C"/>
    <w:rsid w:val="00181EB4"/>
    <w:rsid w:val="00183B55"/>
    <w:rsid w:val="00185B10"/>
    <w:rsid w:val="001868D0"/>
    <w:rsid w:val="00194321"/>
    <w:rsid w:val="00195429"/>
    <w:rsid w:val="0019620B"/>
    <w:rsid w:val="001A2DB9"/>
    <w:rsid w:val="001A4456"/>
    <w:rsid w:val="001A77D8"/>
    <w:rsid w:val="001B4886"/>
    <w:rsid w:val="001B6906"/>
    <w:rsid w:val="001B7549"/>
    <w:rsid w:val="001C0212"/>
    <w:rsid w:val="001C053D"/>
    <w:rsid w:val="001C05BE"/>
    <w:rsid w:val="001C144F"/>
    <w:rsid w:val="001C6180"/>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43B1E"/>
    <w:rsid w:val="00250466"/>
    <w:rsid w:val="00251993"/>
    <w:rsid w:val="00253F2B"/>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4E5"/>
    <w:rsid w:val="002F4E29"/>
    <w:rsid w:val="002F6735"/>
    <w:rsid w:val="00300AE2"/>
    <w:rsid w:val="00301BD9"/>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1974"/>
    <w:rsid w:val="00404759"/>
    <w:rsid w:val="00405CA4"/>
    <w:rsid w:val="00406248"/>
    <w:rsid w:val="0040688C"/>
    <w:rsid w:val="0041263A"/>
    <w:rsid w:val="00413806"/>
    <w:rsid w:val="004229F2"/>
    <w:rsid w:val="00426B9F"/>
    <w:rsid w:val="00431F88"/>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3B90"/>
    <w:rsid w:val="004A710B"/>
    <w:rsid w:val="004A774B"/>
    <w:rsid w:val="004B177B"/>
    <w:rsid w:val="004B4106"/>
    <w:rsid w:val="004B7F90"/>
    <w:rsid w:val="004C4C05"/>
    <w:rsid w:val="004D5FEC"/>
    <w:rsid w:val="004E0FCF"/>
    <w:rsid w:val="004E333B"/>
    <w:rsid w:val="004E5C37"/>
    <w:rsid w:val="004F19F1"/>
    <w:rsid w:val="00506946"/>
    <w:rsid w:val="00512778"/>
    <w:rsid w:val="00520A7D"/>
    <w:rsid w:val="00524FE1"/>
    <w:rsid w:val="0053519D"/>
    <w:rsid w:val="0053552D"/>
    <w:rsid w:val="00537C91"/>
    <w:rsid w:val="0054032E"/>
    <w:rsid w:val="0054259B"/>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32EE"/>
    <w:rsid w:val="00586BE7"/>
    <w:rsid w:val="00586C27"/>
    <w:rsid w:val="00586DEF"/>
    <w:rsid w:val="00591F9D"/>
    <w:rsid w:val="005A1855"/>
    <w:rsid w:val="005A5311"/>
    <w:rsid w:val="005B62EA"/>
    <w:rsid w:val="005C0BEF"/>
    <w:rsid w:val="005C2FF6"/>
    <w:rsid w:val="005D03B0"/>
    <w:rsid w:val="005D0584"/>
    <w:rsid w:val="005D253D"/>
    <w:rsid w:val="005D5EB3"/>
    <w:rsid w:val="005D7D08"/>
    <w:rsid w:val="005E38AA"/>
    <w:rsid w:val="005E551B"/>
    <w:rsid w:val="005E6A9E"/>
    <w:rsid w:val="005F4901"/>
    <w:rsid w:val="006017ED"/>
    <w:rsid w:val="0060207A"/>
    <w:rsid w:val="00607475"/>
    <w:rsid w:val="00607E94"/>
    <w:rsid w:val="00611F48"/>
    <w:rsid w:val="006129E8"/>
    <w:rsid w:val="0061303D"/>
    <w:rsid w:val="00613971"/>
    <w:rsid w:val="0061475C"/>
    <w:rsid w:val="00614C01"/>
    <w:rsid w:val="006178D1"/>
    <w:rsid w:val="00624872"/>
    <w:rsid w:val="00627752"/>
    <w:rsid w:val="00627BFB"/>
    <w:rsid w:val="00630317"/>
    <w:rsid w:val="006305C7"/>
    <w:rsid w:val="00631B93"/>
    <w:rsid w:val="00633A10"/>
    <w:rsid w:val="00634E49"/>
    <w:rsid w:val="0063714A"/>
    <w:rsid w:val="00642C52"/>
    <w:rsid w:val="00643B4A"/>
    <w:rsid w:val="00643B92"/>
    <w:rsid w:val="00644872"/>
    <w:rsid w:val="00646198"/>
    <w:rsid w:val="0064776B"/>
    <w:rsid w:val="00647D27"/>
    <w:rsid w:val="0065173B"/>
    <w:rsid w:val="00662764"/>
    <w:rsid w:val="00666580"/>
    <w:rsid w:val="006702BD"/>
    <w:rsid w:val="00674028"/>
    <w:rsid w:val="00674AC6"/>
    <w:rsid w:val="00674E72"/>
    <w:rsid w:val="00675022"/>
    <w:rsid w:val="006809E2"/>
    <w:rsid w:val="0068403E"/>
    <w:rsid w:val="00690D8C"/>
    <w:rsid w:val="006A11DB"/>
    <w:rsid w:val="006A42C9"/>
    <w:rsid w:val="006B1846"/>
    <w:rsid w:val="006B2A64"/>
    <w:rsid w:val="006B4943"/>
    <w:rsid w:val="006C5988"/>
    <w:rsid w:val="006C5E5E"/>
    <w:rsid w:val="006C6E3F"/>
    <w:rsid w:val="006D0BCC"/>
    <w:rsid w:val="006D123F"/>
    <w:rsid w:val="006D1E80"/>
    <w:rsid w:val="006D1F7B"/>
    <w:rsid w:val="006D422D"/>
    <w:rsid w:val="006D625B"/>
    <w:rsid w:val="006E4E7D"/>
    <w:rsid w:val="006E7835"/>
    <w:rsid w:val="006F4232"/>
    <w:rsid w:val="006F6573"/>
    <w:rsid w:val="006F71C1"/>
    <w:rsid w:val="00702A94"/>
    <w:rsid w:val="00702E32"/>
    <w:rsid w:val="007104FE"/>
    <w:rsid w:val="00712897"/>
    <w:rsid w:val="007272C4"/>
    <w:rsid w:val="00731E9B"/>
    <w:rsid w:val="00734DE2"/>
    <w:rsid w:val="00736154"/>
    <w:rsid w:val="007371DC"/>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C0371"/>
    <w:rsid w:val="007C6AEF"/>
    <w:rsid w:val="007D2090"/>
    <w:rsid w:val="007D2E46"/>
    <w:rsid w:val="007D680B"/>
    <w:rsid w:val="007E292E"/>
    <w:rsid w:val="007F0A96"/>
    <w:rsid w:val="007F1AD5"/>
    <w:rsid w:val="007F3E41"/>
    <w:rsid w:val="007F532C"/>
    <w:rsid w:val="007F5D90"/>
    <w:rsid w:val="007F64C4"/>
    <w:rsid w:val="00801A67"/>
    <w:rsid w:val="00804EEF"/>
    <w:rsid w:val="00810E6C"/>
    <w:rsid w:val="00811D38"/>
    <w:rsid w:val="0081707E"/>
    <w:rsid w:val="0081761A"/>
    <w:rsid w:val="008233ED"/>
    <w:rsid w:val="00823BA7"/>
    <w:rsid w:val="0082644D"/>
    <w:rsid w:val="00837240"/>
    <w:rsid w:val="00841E62"/>
    <w:rsid w:val="00843A6D"/>
    <w:rsid w:val="00850BCF"/>
    <w:rsid w:val="0085319A"/>
    <w:rsid w:val="0085550D"/>
    <w:rsid w:val="00855956"/>
    <w:rsid w:val="008641A5"/>
    <w:rsid w:val="00871496"/>
    <w:rsid w:val="0088458E"/>
    <w:rsid w:val="0089331C"/>
    <w:rsid w:val="008A1E51"/>
    <w:rsid w:val="008A3062"/>
    <w:rsid w:val="008A35DB"/>
    <w:rsid w:val="008A46DA"/>
    <w:rsid w:val="008A52EE"/>
    <w:rsid w:val="008B25AD"/>
    <w:rsid w:val="008B4255"/>
    <w:rsid w:val="008B6907"/>
    <w:rsid w:val="008B6A61"/>
    <w:rsid w:val="008B7E07"/>
    <w:rsid w:val="008C0104"/>
    <w:rsid w:val="008C1285"/>
    <w:rsid w:val="008C28E8"/>
    <w:rsid w:val="008C4D91"/>
    <w:rsid w:val="008C52F7"/>
    <w:rsid w:val="008D2958"/>
    <w:rsid w:val="008D4020"/>
    <w:rsid w:val="008D6FA5"/>
    <w:rsid w:val="008D7A93"/>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16877"/>
    <w:rsid w:val="00921ACE"/>
    <w:rsid w:val="00925471"/>
    <w:rsid w:val="00931714"/>
    <w:rsid w:val="00941667"/>
    <w:rsid w:val="009424B1"/>
    <w:rsid w:val="009426E5"/>
    <w:rsid w:val="009448CF"/>
    <w:rsid w:val="00947877"/>
    <w:rsid w:val="00950CD7"/>
    <w:rsid w:val="0095328B"/>
    <w:rsid w:val="009556BE"/>
    <w:rsid w:val="00955BF5"/>
    <w:rsid w:val="009560E4"/>
    <w:rsid w:val="00964F4C"/>
    <w:rsid w:val="00966DD7"/>
    <w:rsid w:val="00966F8E"/>
    <w:rsid w:val="00967213"/>
    <w:rsid w:val="00983AEE"/>
    <w:rsid w:val="009904ED"/>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534D"/>
    <w:rsid w:val="00A331C6"/>
    <w:rsid w:val="00A33EFD"/>
    <w:rsid w:val="00A340F1"/>
    <w:rsid w:val="00A3490C"/>
    <w:rsid w:val="00A403B4"/>
    <w:rsid w:val="00A50BAE"/>
    <w:rsid w:val="00A5318D"/>
    <w:rsid w:val="00A5454E"/>
    <w:rsid w:val="00A54D90"/>
    <w:rsid w:val="00A569BF"/>
    <w:rsid w:val="00A57309"/>
    <w:rsid w:val="00A60F1D"/>
    <w:rsid w:val="00A7633D"/>
    <w:rsid w:val="00A80E3E"/>
    <w:rsid w:val="00A81AC8"/>
    <w:rsid w:val="00A823F3"/>
    <w:rsid w:val="00A8282D"/>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A74"/>
    <w:rsid w:val="00AE2E58"/>
    <w:rsid w:val="00AE6499"/>
    <w:rsid w:val="00AF3C2A"/>
    <w:rsid w:val="00AF4BA8"/>
    <w:rsid w:val="00AF4D08"/>
    <w:rsid w:val="00AF5B03"/>
    <w:rsid w:val="00B12F5D"/>
    <w:rsid w:val="00B1639C"/>
    <w:rsid w:val="00B178F8"/>
    <w:rsid w:val="00B200A5"/>
    <w:rsid w:val="00B234E4"/>
    <w:rsid w:val="00B2558D"/>
    <w:rsid w:val="00B25B22"/>
    <w:rsid w:val="00B30708"/>
    <w:rsid w:val="00B32CC6"/>
    <w:rsid w:val="00B351DD"/>
    <w:rsid w:val="00B40432"/>
    <w:rsid w:val="00B417AF"/>
    <w:rsid w:val="00B41833"/>
    <w:rsid w:val="00B42B2D"/>
    <w:rsid w:val="00B47A15"/>
    <w:rsid w:val="00B666F3"/>
    <w:rsid w:val="00B76B4F"/>
    <w:rsid w:val="00B85D7D"/>
    <w:rsid w:val="00B85DBC"/>
    <w:rsid w:val="00B918A7"/>
    <w:rsid w:val="00B94486"/>
    <w:rsid w:val="00B97143"/>
    <w:rsid w:val="00B97701"/>
    <w:rsid w:val="00BA043C"/>
    <w:rsid w:val="00BA1FAE"/>
    <w:rsid w:val="00BA3C03"/>
    <w:rsid w:val="00BA4A56"/>
    <w:rsid w:val="00BA5A11"/>
    <w:rsid w:val="00BA6A8F"/>
    <w:rsid w:val="00BB6641"/>
    <w:rsid w:val="00BB6C6D"/>
    <w:rsid w:val="00BC373D"/>
    <w:rsid w:val="00BD4B5B"/>
    <w:rsid w:val="00BD5BE7"/>
    <w:rsid w:val="00BD5DF7"/>
    <w:rsid w:val="00BD683B"/>
    <w:rsid w:val="00BE1BAD"/>
    <w:rsid w:val="00BE7E42"/>
    <w:rsid w:val="00BF06CC"/>
    <w:rsid w:val="00C00062"/>
    <w:rsid w:val="00C008D1"/>
    <w:rsid w:val="00C0294C"/>
    <w:rsid w:val="00C04E7F"/>
    <w:rsid w:val="00C05C6D"/>
    <w:rsid w:val="00C101F4"/>
    <w:rsid w:val="00C11A52"/>
    <w:rsid w:val="00C12C18"/>
    <w:rsid w:val="00C134FB"/>
    <w:rsid w:val="00C1410E"/>
    <w:rsid w:val="00C14234"/>
    <w:rsid w:val="00C149E8"/>
    <w:rsid w:val="00C20BDF"/>
    <w:rsid w:val="00C22AC7"/>
    <w:rsid w:val="00C26147"/>
    <w:rsid w:val="00C2622B"/>
    <w:rsid w:val="00C26733"/>
    <w:rsid w:val="00C31FAB"/>
    <w:rsid w:val="00C34C79"/>
    <w:rsid w:val="00C34F60"/>
    <w:rsid w:val="00C453BA"/>
    <w:rsid w:val="00C4638C"/>
    <w:rsid w:val="00C50046"/>
    <w:rsid w:val="00C51D2D"/>
    <w:rsid w:val="00C60D10"/>
    <w:rsid w:val="00C6311C"/>
    <w:rsid w:val="00C6550C"/>
    <w:rsid w:val="00C67B0F"/>
    <w:rsid w:val="00C70F45"/>
    <w:rsid w:val="00C72EB5"/>
    <w:rsid w:val="00C73463"/>
    <w:rsid w:val="00C74513"/>
    <w:rsid w:val="00C77125"/>
    <w:rsid w:val="00C779CE"/>
    <w:rsid w:val="00C84B4D"/>
    <w:rsid w:val="00C8559A"/>
    <w:rsid w:val="00C87DA0"/>
    <w:rsid w:val="00C90B26"/>
    <w:rsid w:val="00C915DD"/>
    <w:rsid w:val="00C92CE3"/>
    <w:rsid w:val="00C94F07"/>
    <w:rsid w:val="00CA0DE2"/>
    <w:rsid w:val="00CA1790"/>
    <w:rsid w:val="00CA1801"/>
    <w:rsid w:val="00CA302A"/>
    <w:rsid w:val="00CA5BEA"/>
    <w:rsid w:val="00CA6CCB"/>
    <w:rsid w:val="00CA7A9A"/>
    <w:rsid w:val="00CB045C"/>
    <w:rsid w:val="00CB203D"/>
    <w:rsid w:val="00CB2740"/>
    <w:rsid w:val="00CB2B9E"/>
    <w:rsid w:val="00CB4A15"/>
    <w:rsid w:val="00CC122A"/>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510"/>
    <w:rsid w:val="00D45F45"/>
    <w:rsid w:val="00D46E77"/>
    <w:rsid w:val="00D52A7A"/>
    <w:rsid w:val="00D545BD"/>
    <w:rsid w:val="00D573A3"/>
    <w:rsid w:val="00D6724F"/>
    <w:rsid w:val="00D746F1"/>
    <w:rsid w:val="00D811B0"/>
    <w:rsid w:val="00D8148B"/>
    <w:rsid w:val="00D835E9"/>
    <w:rsid w:val="00D867F9"/>
    <w:rsid w:val="00D91F91"/>
    <w:rsid w:val="00DB3644"/>
    <w:rsid w:val="00DC005E"/>
    <w:rsid w:val="00DC188E"/>
    <w:rsid w:val="00DD160F"/>
    <w:rsid w:val="00DD2332"/>
    <w:rsid w:val="00DD46EA"/>
    <w:rsid w:val="00DD5F50"/>
    <w:rsid w:val="00DE67C3"/>
    <w:rsid w:val="00DF0894"/>
    <w:rsid w:val="00DF3F8B"/>
    <w:rsid w:val="00DF6AD9"/>
    <w:rsid w:val="00E00B29"/>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44B"/>
    <w:rsid w:val="00E70503"/>
    <w:rsid w:val="00E741D0"/>
    <w:rsid w:val="00E808B1"/>
    <w:rsid w:val="00E809A1"/>
    <w:rsid w:val="00E82274"/>
    <w:rsid w:val="00E840F9"/>
    <w:rsid w:val="00E84507"/>
    <w:rsid w:val="00E8500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EF75CE"/>
    <w:rsid w:val="00EF761E"/>
    <w:rsid w:val="00F03576"/>
    <w:rsid w:val="00F21D2E"/>
    <w:rsid w:val="00F2404E"/>
    <w:rsid w:val="00F31F86"/>
    <w:rsid w:val="00F34B1F"/>
    <w:rsid w:val="00F352CF"/>
    <w:rsid w:val="00F4113E"/>
    <w:rsid w:val="00F479BE"/>
    <w:rsid w:val="00F54C63"/>
    <w:rsid w:val="00F554F6"/>
    <w:rsid w:val="00F612F0"/>
    <w:rsid w:val="00F61548"/>
    <w:rsid w:val="00F61A96"/>
    <w:rsid w:val="00F676EC"/>
    <w:rsid w:val="00F7231D"/>
    <w:rsid w:val="00F90B03"/>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 w:val="0764CD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C4F40"/>
    <w:rPr>
      <w:rFonts w:ascii="Arial" w:hAnsi="Arial" w:eastAsia="Times New Roman"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styleId="HeaderChar" w:customStyle="1">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styleId="FooterChar" w:customStyle="1">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styleId="TitleChar" w:customStyle="1">
    <w:name w:val="Title Char"/>
    <w:basedOn w:val="DefaultParagraphFont"/>
    <w:link w:val="Title"/>
    <w:rsid w:val="003C4F40"/>
    <w:rPr>
      <w:rFonts w:ascii="Arial" w:hAnsi="Arial" w:eastAsia="Times New Roman"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styleId="SubtitleChar" w:customStyle="1">
    <w:name w:val="Subtitle Char"/>
    <w:basedOn w:val="DefaultParagraphFont"/>
    <w:link w:val="Subtitle"/>
    <w:rsid w:val="003C4F40"/>
    <w:rPr>
      <w:rFonts w:ascii="Arial" w:hAnsi="Arial" w:eastAsia="Times New Roman"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styleId="Heading1Char" w:customStyle="1">
    <w:name w:val="Heading 1 Char"/>
    <w:basedOn w:val="DefaultParagraphFont"/>
    <w:link w:val="Heading1"/>
    <w:rsid w:val="00F31F86"/>
    <w:rPr>
      <w:rFonts w:ascii="Arial" w:hAnsi="Arial" w:eastAsia="Times New Roman" w:cs="Times New Roman"/>
      <w:b/>
      <w:kern w:val="28"/>
      <w:sz w:val="28"/>
      <w:szCs w:val="20"/>
      <w:lang w:val="en-GB"/>
    </w:rPr>
  </w:style>
  <w:style w:type="character" w:styleId="Heading2Char" w:customStyle="1">
    <w:name w:val="Heading 2 Char"/>
    <w:basedOn w:val="DefaultParagraphFont"/>
    <w:link w:val="Heading2"/>
    <w:rsid w:val="00F31F86"/>
    <w:rPr>
      <w:rFonts w:ascii="Arial" w:hAnsi="Arial" w:eastAsia="Times New Roman" w:cs="Times New Roman"/>
      <w:b/>
      <w:szCs w:val="20"/>
      <w:lang w:val="en-GB"/>
    </w:rPr>
  </w:style>
  <w:style w:type="character" w:styleId="Heading3Char" w:customStyle="1">
    <w:name w:val="Heading 3 Char"/>
    <w:basedOn w:val="DefaultParagraphFont"/>
    <w:link w:val="Heading3"/>
    <w:rsid w:val="00F31F86"/>
    <w:rPr>
      <w:rFonts w:ascii="Arial" w:hAnsi="Arial" w:eastAsia="Times New Roman" w:cs="Times New Roman"/>
      <w:b/>
      <w:szCs w:val="20"/>
      <w:lang w:val="en-GB"/>
    </w:rPr>
  </w:style>
  <w:style w:type="character" w:styleId="Heading4Char" w:customStyle="1">
    <w:name w:val="Heading 4 Char"/>
    <w:basedOn w:val="DefaultParagraphFont"/>
    <w:link w:val="Heading4"/>
    <w:rsid w:val="00F31F86"/>
    <w:rPr>
      <w:rFonts w:ascii="Arial" w:hAnsi="Arial" w:eastAsia="Times New Roman" w:cs="Times New Roman"/>
      <w:b/>
      <w:i/>
      <w:szCs w:val="20"/>
    </w:rPr>
  </w:style>
  <w:style w:type="character" w:styleId="Heading5Char" w:customStyle="1">
    <w:name w:val="Heading 5 Char"/>
    <w:basedOn w:val="DefaultParagraphFont"/>
    <w:link w:val="Heading5"/>
    <w:rsid w:val="00F31F86"/>
    <w:rPr>
      <w:rFonts w:ascii="Arial" w:hAnsi="Arial" w:eastAsia="Times New Roman" w:cs="Times New Roman"/>
      <w:sz w:val="22"/>
      <w:szCs w:val="20"/>
    </w:rPr>
  </w:style>
  <w:style w:type="character" w:styleId="Heading6Char" w:customStyle="1">
    <w:name w:val="Heading 6 Char"/>
    <w:basedOn w:val="DefaultParagraphFont"/>
    <w:link w:val="Heading6"/>
    <w:rsid w:val="00F31F86"/>
    <w:rPr>
      <w:rFonts w:ascii="Arial" w:hAnsi="Arial" w:eastAsia="Times New Roman" w:cs="Times New Roman"/>
      <w:i/>
      <w:sz w:val="22"/>
      <w:szCs w:val="20"/>
    </w:rPr>
  </w:style>
  <w:style w:type="character" w:styleId="Heading7Char" w:customStyle="1">
    <w:name w:val="Heading 7 Char"/>
    <w:basedOn w:val="DefaultParagraphFont"/>
    <w:link w:val="Heading7"/>
    <w:rsid w:val="00F31F86"/>
    <w:rPr>
      <w:rFonts w:ascii="Arial" w:hAnsi="Arial" w:eastAsia="Times New Roman" w:cs="Times New Roman"/>
      <w:szCs w:val="20"/>
    </w:rPr>
  </w:style>
  <w:style w:type="character" w:styleId="Heading8Char" w:customStyle="1">
    <w:name w:val="Heading 8 Char"/>
    <w:basedOn w:val="DefaultParagraphFont"/>
    <w:link w:val="Heading8"/>
    <w:rsid w:val="00F31F86"/>
    <w:rPr>
      <w:rFonts w:ascii="Arial" w:hAnsi="Arial" w:eastAsia="Times New Roman" w:cs="Times New Roman"/>
      <w:i/>
      <w:szCs w:val="20"/>
    </w:rPr>
  </w:style>
  <w:style w:type="character" w:styleId="Heading9Char" w:customStyle="1">
    <w:name w:val="Heading 9 Char"/>
    <w:basedOn w:val="DefaultParagraphFont"/>
    <w:link w:val="Heading9"/>
    <w:rsid w:val="00F31F86"/>
    <w:rPr>
      <w:rFonts w:ascii="Arial" w:hAnsi="Arial" w:eastAsia="Times New Roman" w:cs="Times New Roman"/>
      <w:i/>
      <w:sz w:val="18"/>
      <w:szCs w:val="20"/>
    </w:rPr>
  </w:style>
  <w:style w:type="paragraph" w:styleId="BodyText">
    <w:name w:val="Body Text"/>
    <w:basedOn w:val="Normal"/>
    <w:link w:val="BodyTextChar"/>
    <w:uiPriority w:val="99"/>
    <w:unhideWhenUsed/>
    <w:rsid w:val="00F31F86"/>
    <w:pPr>
      <w:spacing w:after="120"/>
    </w:pPr>
  </w:style>
  <w:style w:type="character" w:styleId="BodyTextChar" w:customStyle="1">
    <w:name w:val="Body Text Char"/>
    <w:basedOn w:val="DefaultParagraphFont"/>
    <w:link w:val="BodyText"/>
    <w:uiPriority w:val="99"/>
    <w:rsid w:val="00F31F86"/>
    <w:rPr>
      <w:rFonts w:ascii="Arial" w:hAnsi="Arial" w:eastAsia="Times New Roman" w:cs="Times New Roman"/>
      <w:szCs w:val="20"/>
    </w:rPr>
  </w:style>
  <w:style w:type="character" w:styleId="apple-converted-space" w:customStyle="1">
    <w:name w:val="apple-converted-space"/>
    <w:basedOn w:val="DefaultParagraphFont"/>
    <w:rsid w:val="00E060AE"/>
  </w:style>
  <w:style w:type="character" w:styleId="HTMLCode">
    <w:name w:val="HTML Code"/>
    <w:basedOn w:val="DefaultParagraphFont"/>
    <w:uiPriority w:val="99"/>
    <w:semiHidden/>
    <w:unhideWhenUsed/>
    <w:rsid w:val="00E060AE"/>
    <w:rPr>
      <w:rFonts w:ascii="Courier" w:hAnsi="Courier" w:cs="Courier" w:eastAsiaTheme="minorEastAsia"/>
      <w:sz w:val="20"/>
      <w:szCs w:val="20"/>
    </w:rPr>
  </w:style>
  <w:style w:type="paragraph" w:styleId="NormalWeb">
    <w:name w:val="Normal (Web)"/>
    <w:basedOn w:val="Normal"/>
    <w:uiPriority w:val="99"/>
    <w:unhideWhenUsed/>
    <w:rsid w:val="00966DD7"/>
    <w:pPr>
      <w:spacing w:before="100" w:beforeAutospacing="1" w:after="100" w:afterAutospacing="1"/>
    </w:pPr>
    <w:rPr>
      <w:rFonts w:ascii="Times" w:hAnsi="Times" w:eastAsiaTheme="minorEastAsia"/>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194321"/>
    <w:rPr>
      <w:rFonts w:ascii="Lucida Grande" w:hAnsi="Lucida Grande" w:eastAsia="Times New Roman" w:cs="Lucida Grande"/>
      <w:sz w:val="18"/>
      <w:szCs w:val="18"/>
    </w:rPr>
  </w:style>
  <w:style w:type="table" w:styleId="TableGrid">
    <w:name w:val="Table Grid"/>
    <w:basedOn w:val="TableNormal"/>
    <w:rsid w:val="009B5DA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hAnsiTheme="majorHAnsi" w:eastAsiaTheme="majorEastAsia"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eastAsiaTheme="minorHAnsi"/>
      <w:sz w:val="20"/>
    </w:rPr>
  </w:style>
  <w:style w:type="character" w:styleId="HTMLPreformattedChar" w:customStyle="1">
    <w:name w:val="HTML Preformatted Char"/>
    <w:basedOn w:val="DefaultParagraphFont"/>
    <w:link w:val="HTMLPreformatted"/>
    <w:uiPriority w:val="99"/>
    <w:rsid w:val="006D1E80"/>
    <w:rPr>
      <w:rFonts w:ascii="Courier New" w:hAnsi="Courier New" w:cs="Courier New" w:eastAsiaTheme="minorHAnsi"/>
      <w:sz w:val="20"/>
      <w:szCs w:val="20"/>
    </w:rPr>
  </w:style>
  <w:style w:type="character" w:styleId="pln" w:customStyle="1">
    <w:name w:val="pln"/>
    <w:basedOn w:val="DefaultParagraphFont"/>
    <w:rsid w:val="006D1E80"/>
  </w:style>
  <w:style w:type="character" w:styleId="pun" w:customStyle="1">
    <w:name w:val="pun"/>
    <w:basedOn w:val="DefaultParagraphFont"/>
    <w:rsid w:val="006D1E80"/>
  </w:style>
  <w:style w:type="character" w:styleId="str" w:customStyle="1">
    <w:name w:val="str"/>
    <w:basedOn w:val="DefaultParagraphFont"/>
    <w:rsid w:val="006D1E80"/>
  </w:style>
  <w:style w:type="character" w:styleId="dac-header-crumbs-link" w:customStyle="1">
    <w:name w:val="dac-header-crumbs-link"/>
    <w:basedOn w:val="DefaultParagraphFont"/>
    <w:rsid w:val="00B25B22"/>
  </w:style>
  <w:style w:type="paragraph" w:styleId="Default" w:customStyle="1">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styleId="CommentTextChar" w:customStyle="1">
    <w:name w:val="Comment Text Char"/>
    <w:basedOn w:val="DefaultParagraphFont"/>
    <w:link w:val="CommentText"/>
    <w:uiPriority w:val="99"/>
    <w:semiHidden/>
    <w:rsid w:val="00DD5F50"/>
    <w:rPr>
      <w:rFonts w:ascii="Arial" w:hAnsi="Arial"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styleId="CommentSubjectChar" w:customStyle="1">
    <w:name w:val="Comment Subject Char"/>
    <w:basedOn w:val="CommentTextChar"/>
    <w:link w:val="CommentSubject"/>
    <w:uiPriority w:val="99"/>
    <w:semiHidden/>
    <w:rsid w:val="00DD5F50"/>
    <w:rPr>
      <w:rFonts w:ascii="Arial" w:hAnsi="Arial" w:eastAsia="Times New Roman" w:cs="Times New Roman"/>
      <w:b/>
      <w:bCs/>
      <w:sz w:val="20"/>
      <w:szCs w:val="20"/>
    </w:rPr>
  </w:style>
  <w:style w:type="paragraph" w:styleId="Revision">
    <w:name w:val="Revision"/>
    <w:hidden/>
    <w:uiPriority w:val="99"/>
    <w:semiHidden/>
    <w:rsid w:val="00747C49"/>
    <w:rPr>
      <w:rFonts w:ascii="Arial" w:hAnsi="Arial" w:eastAsia="Times New Roman" w:cs="Times New Roman"/>
      <w:szCs w:val="20"/>
    </w:rPr>
  </w:style>
  <w:style w:type="table" w:styleId="TableGrid1" w:customStyle="1">
    <w:name w:val="Table Grid1"/>
    <w:basedOn w:val="TableNormal"/>
    <w:next w:val="TableGrid"/>
    <w:rsid w:val="000737E2"/>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54672081">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0288567">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25888723">
      <w:bodyDiv w:val="1"/>
      <w:marLeft w:val="0"/>
      <w:marRight w:val="0"/>
      <w:marTop w:val="0"/>
      <w:marBottom w:val="0"/>
      <w:divBdr>
        <w:top w:val="none" w:sz="0" w:space="0" w:color="auto"/>
        <w:left w:val="none" w:sz="0" w:space="0" w:color="auto"/>
        <w:bottom w:val="none" w:sz="0" w:space="0" w:color="auto"/>
        <w:right w:val="none" w:sz="0" w:space="0" w:color="auto"/>
      </w:divBdr>
    </w:div>
    <w:div w:id="1665859765">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78437819">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hyperlink" Target="http://tfsemea1.ta.philips.com:8080/tfs/TPC_Region24/CDP2/TEAM%20Sabers/_git/ail-android-appinfra?path=%2FDocuments&amp;version=GBdevelop&amp;_a=contents" TargetMode="External" Id="rId26" /><Relationship Type="http://schemas.openxmlformats.org/officeDocument/2006/relationships/styles" Target="styles.xml" Id="rId3" /><Relationship Type="http://schemas.openxmlformats.org/officeDocument/2006/relationships/image" Target="media/image9.emf" Id="rId21" /><Relationship Type="http://schemas.openxmlformats.org/officeDocument/2006/relationships/customXml" Target="../customXml/item2.xml" Id="rId34"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hyperlink" Target="http://tfsemea1.ta.philips.com:8080/tfs/TPC_Region24/CDP2/TEAM%20Sabers/_git/uid-android?path=%2FDocuments%2FExternal&amp;version=GBdevelop&amp;_a=contents" TargetMode="External"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hyperlink" Target="https://developer.android.com/tools/building/multidex.html" TargetMode="External"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evelopers.google.com/maps/documentation/android/signup" TargetMode="External" Id="rId11" /><Relationship Type="http://schemas.openxmlformats.org/officeDocument/2006/relationships/hyperlink" Target="http://nlvu077.gdc1.ce.philips.com:9080/repobrowser/catalogBrowser.jsp?catalogid=catalog_CL_CONSUMER&amp;catalogType=CONSUMER&amp;country=CL&amp;language=es" TargetMode="External" Id="rId24" /><Relationship Type="http://schemas.microsoft.com/office/2011/relationships/people" Target="people.xml" Id="rId32"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yperlink" Target="http://www.philips.co.uk/prx/product/B2C/en_GB/CONSUMER/products/HD9240/90.summary" TargetMode="External" Id="rId23" /><Relationship Type="http://schemas.openxmlformats.org/officeDocument/2006/relationships/package" Target="embeddings/Microsoft_Word_Document1.docx" Id="rId28" /><Relationship Type="http://schemas.openxmlformats.org/officeDocument/2006/relationships/customXml" Target="../customXml/item4.xml" Id="rId36" /><Relationship Type="http://schemas.microsoft.com/office/2011/relationships/commentsExtended" Target="commentsExtended.xml" Id="rId10" /><Relationship Type="http://schemas.openxmlformats.org/officeDocument/2006/relationships/image" Target="media/image8.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3.png" Id="rId14" /><Relationship Type="http://schemas.openxmlformats.org/officeDocument/2006/relationships/oleObject" Target="embeddings/oleObject1.bin" Id="rId22" /><Relationship Type="http://schemas.openxmlformats.org/officeDocument/2006/relationships/image" Target="media/image10.emf" Id="rId27" /><Relationship Type="http://schemas.openxmlformats.org/officeDocument/2006/relationships/footer" Target="footer1.xml" Id="rId30" /><Relationship Type="http://schemas.openxmlformats.org/officeDocument/2006/relationships/customXml" Target="../customXml/item3.xml" Id="rId35" /><Relationship Type="http://schemas.openxmlformats.org/officeDocument/2006/relationships/hyperlink" Target="http://tfsemea1.ta.philips.com:8080/tfs/TPC_Region24/CDP2/TEAM%20Sabers/_git/ail-android-appinfra?path=%2FDocuments&amp;version=GBdevelop&amp;_a=contents" TargetMode="External" Id="rId8" /><Relationship Type="http://schemas.openxmlformats.org/officeDocument/2006/relationships/glossaryDocument" Target="/word/glossary/document.xml" Id="R810db85b04c3484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8391c58-36b8-4572-9188-67be3e60cd01}"/>
      </w:docPartPr>
      <w:docPartBody>
        <w:p w14:paraId="7652CAD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266E0DAF89C80479739DDA9394D52B1" ma:contentTypeVersion="2" ma:contentTypeDescription="Create a new document." ma:contentTypeScope="" ma:versionID="e067b53ec60bb156d7c6266aa92b4110">
  <xsd:schema xmlns:xsd="http://www.w3.org/2001/XMLSchema" xmlns:xs="http://www.w3.org/2001/XMLSchema" xmlns:p="http://schemas.microsoft.com/office/2006/metadata/properties" xmlns:ns2="5e3e13ea-9db1-4ac2-a79b-d9c69b086563" targetNamespace="http://schemas.microsoft.com/office/2006/metadata/properties" ma:root="true" ma:fieldsID="ccb1dfc4ada30b5e357f650a5f0f0570" ns2:_="">
    <xsd:import namespace="5e3e13ea-9db1-4ac2-a79b-d9c69b08656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3e13ea-9db1-4ac2-a79b-d9c69b08656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0DF934-CE65-4396-B2F9-528A781132A9}">
  <ds:schemaRefs>
    <ds:schemaRef ds:uri="http://schemas.openxmlformats.org/officeDocument/2006/bibliography"/>
  </ds:schemaRefs>
</ds:datastoreItem>
</file>

<file path=customXml/itemProps2.xml><?xml version="1.0" encoding="utf-8"?>
<ds:datastoreItem xmlns:ds="http://schemas.openxmlformats.org/officeDocument/2006/customXml" ds:itemID="{2A2F82B3-1F48-4A34-971C-B7D9AFB86CBE}"/>
</file>

<file path=customXml/itemProps3.xml><?xml version="1.0" encoding="utf-8"?>
<ds:datastoreItem xmlns:ds="http://schemas.openxmlformats.org/officeDocument/2006/customXml" ds:itemID="{97FDA49F-8141-4389-9A88-84CC2B5B54A0}"/>
</file>

<file path=customXml/itemProps4.xml><?xml version="1.0" encoding="utf-8"?>
<ds:datastoreItem xmlns:ds="http://schemas.openxmlformats.org/officeDocument/2006/customXml" ds:itemID="{D224D72B-8916-45D6-94C2-8C88800B59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Philips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Viswaradh viswarad.reddy@philips.com</dc:creator>
  <lastModifiedBy>Kantubukta, Karthika</lastModifiedBy>
  <revision>4</revision>
  <lastPrinted>2016-05-16T15:13:00.0000000Z</lastPrinted>
  <dcterms:created xsi:type="dcterms:W3CDTF">2017-10-10T10:43:00.0000000Z</dcterms:created>
  <dcterms:modified xsi:type="dcterms:W3CDTF">2017-10-11T07:37:21.2238614Z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0x010100C266E0DAF89C80479739DDA9394D52B1</vt:lpwstr>
  </property>
</Properties>
</file>